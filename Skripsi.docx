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510" w:rsidRPr="00D53290" w:rsidRDefault="00FA0510" w:rsidP="00FA0510">
      <w:pPr>
        <w:spacing w:line="360" w:lineRule="auto"/>
        <w:jc w:val="center"/>
        <w:rPr>
          <w:rFonts w:ascii="Times New Roman" w:hAnsi="Times New Roman" w:cs="Times New Roman"/>
          <w:b/>
          <w:sz w:val="36"/>
          <w:szCs w:val="36"/>
        </w:rPr>
      </w:pPr>
      <w:r w:rsidRPr="00356F6D">
        <w:rPr>
          <w:rFonts w:ascii="Times New Roman" w:hAnsi="Times New Roman" w:cs="Times New Roman"/>
          <w:b/>
          <w:sz w:val="32"/>
          <w:szCs w:val="32"/>
        </w:rPr>
        <w:t>PEMBUATAN APLIK</w:t>
      </w:r>
      <w:r w:rsidR="00262219">
        <w:rPr>
          <w:rFonts w:ascii="Times New Roman" w:hAnsi="Times New Roman" w:cs="Times New Roman"/>
          <w:b/>
          <w:sz w:val="32"/>
          <w:szCs w:val="32"/>
        </w:rPr>
        <w:t>ASI</w:t>
      </w:r>
      <w:r w:rsidR="00C102CC">
        <w:rPr>
          <w:rFonts w:ascii="Times New Roman" w:hAnsi="Times New Roman" w:cs="Times New Roman"/>
          <w:b/>
          <w:sz w:val="32"/>
          <w:szCs w:val="32"/>
        </w:rPr>
        <w:t xml:space="preserve"> </w:t>
      </w:r>
      <w:r w:rsidR="00EE4211">
        <w:rPr>
          <w:rFonts w:ascii="Times New Roman" w:hAnsi="Times New Roman" w:cs="Times New Roman"/>
          <w:b/>
          <w:sz w:val="32"/>
          <w:szCs w:val="32"/>
        </w:rPr>
        <w:t>PEMESANAN</w:t>
      </w:r>
      <w:r w:rsidR="00262219">
        <w:rPr>
          <w:rFonts w:ascii="Times New Roman" w:hAnsi="Times New Roman" w:cs="Times New Roman"/>
          <w:b/>
          <w:sz w:val="32"/>
          <w:szCs w:val="32"/>
        </w:rPr>
        <w:t xml:space="preserve"> DESTINASI WISATA INDONESIA DENGAN SISTEM INFORMASI GEOGRAFIS BERBASIS ANDROID</w:t>
      </w:r>
      <w:r w:rsidR="00DE0496">
        <w:rPr>
          <w:rFonts w:ascii="Times New Roman" w:hAnsi="Times New Roman" w:cs="Times New Roman"/>
          <w:b/>
          <w:sz w:val="32"/>
          <w:szCs w:val="32"/>
        </w:rPr>
        <w:t xml:space="preserve"> MENGGUNAKAN METODE </w:t>
      </w:r>
      <w:r w:rsidR="000D6F16">
        <w:rPr>
          <w:rFonts w:ascii="Times New Roman" w:hAnsi="Times New Roman" w:cs="Times New Roman"/>
          <w:b/>
          <w:sz w:val="32"/>
          <w:szCs w:val="32"/>
        </w:rPr>
        <w:t>WATERFALL DI PT SINERGI NUSANTARA</w:t>
      </w:r>
    </w:p>
    <w:p w:rsidR="00FA0510" w:rsidRPr="002E042D" w:rsidRDefault="00FA0510" w:rsidP="00FA0510">
      <w:pPr>
        <w:jc w:val="center"/>
      </w:pPr>
      <w:r>
        <w:rPr>
          <w:noProof/>
        </w:rPr>
        <w:drawing>
          <wp:inline distT="0" distB="0" distL="0" distR="0" wp14:anchorId="28D529E9" wp14:editId="14B588E5">
            <wp:extent cx="4989830" cy="2165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a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2436" cy="2170700"/>
                    </a:xfrm>
                    <a:prstGeom prst="rect">
                      <a:avLst/>
                    </a:prstGeom>
                  </pic:spPr>
                </pic:pic>
              </a:graphicData>
            </a:graphic>
          </wp:inline>
        </w:drawing>
      </w:r>
    </w:p>
    <w:p w:rsidR="00990B93" w:rsidRDefault="00990B93" w:rsidP="00FA0510">
      <w:pPr>
        <w:jc w:val="center"/>
        <w:rPr>
          <w:rFonts w:ascii="Times New Roman" w:hAnsi="Times New Roman" w:cs="Times New Roman"/>
          <w:b/>
          <w:sz w:val="36"/>
          <w:szCs w:val="36"/>
        </w:rPr>
      </w:pPr>
    </w:p>
    <w:p w:rsidR="00262219" w:rsidRDefault="00262219" w:rsidP="00FA0510">
      <w:pPr>
        <w:jc w:val="center"/>
        <w:rPr>
          <w:rFonts w:ascii="Times New Roman" w:hAnsi="Times New Roman" w:cs="Times New Roman"/>
          <w:b/>
          <w:sz w:val="36"/>
          <w:szCs w:val="36"/>
        </w:rPr>
      </w:pPr>
    </w:p>
    <w:p w:rsidR="00FA0510" w:rsidRDefault="00FA0510" w:rsidP="00FA0510">
      <w:pPr>
        <w:jc w:val="center"/>
        <w:rPr>
          <w:rFonts w:ascii="Times New Roman" w:hAnsi="Times New Roman" w:cs="Times New Roman"/>
          <w:b/>
          <w:sz w:val="36"/>
          <w:szCs w:val="36"/>
        </w:rPr>
      </w:pPr>
      <w:r w:rsidRPr="00323B7F">
        <w:rPr>
          <w:rFonts w:ascii="Times New Roman" w:hAnsi="Times New Roman" w:cs="Times New Roman"/>
          <w:b/>
          <w:sz w:val="36"/>
          <w:szCs w:val="36"/>
        </w:rPr>
        <w:t>SKRIPSI</w:t>
      </w:r>
    </w:p>
    <w:p w:rsidR="00FA0510" w:rsidRDefault="00FA0510" w:rsidP="00FA0510">
      <w:pPr>
        <w:jc w:val="center"/>
        <w:rPr>
          <w:rFonts w:ascii="Times New Roman" w:hAnsi="Times New Roman" w:cs="Times New Roman"/>
          <w:sz w:val="28"/>
          <w:szCs w:val="28"/>
        </w:rPr>
      </w:pPr>
      <w:r>
        <w:rPr>
          <w:rFonts w:ascii="Times New Roman" w:hAnsi="Times New Roman" w:cs="Times New Roman"/>
          <w:sz w:val="28"/>
          <w:szCs w:val="28"/>
        </w:rPr>
        <w:t>Diajukan Sebagai Salah Satu Syarat Untuk Memperoleh</w:t>
      </w:r>
    </w:p>
    <w:p w:rsidR="00FA0510" w:rsidRDefault="00FA0510" w:rsidP="00FA0510">
      <w:pPr>
        <w:jc w:val="center"/>
        <w:rPr>
          <w:rFonts w:ascii="Times New Roman" w:hAnsi="Times New Roman" w:cs="Times New Roman"/>
          <w:sz w:val="28"/>
          <w:szCs w:val="28"/>
        </w:rPr>
      </w:pPr>
      <w:r>
        <w:rPr>
          <w:rFonts w:ascii="Times New Roman" w:hAnsi="Times New Roman" w:cs="Times New Roman"/>
          <w:sz w:val="28"/>
          <w:szCs w:val="28"/>
        </w:rPr>
        <w:t>Gelar Sarjana Komputer (</w:t>
      </w:r>
      <w:proofErr w:type="gramStart"/>
      <w:r>
        <w:rPr>
          <w:rFonts w:ascii="Times New Roman" w:hAnsi="Times New Roman" w:cs="Times New Roman"/>
          <w:sz w:val="28"/>
          <w:szCs w:val="28"/>
        </w:rPr>
        <w:t>S.Kom</w:t>
      </w:r>
      <w:proofErr w:type="gramEnd"/>
      <w:r>
        <w:rPr>
          <w:rFonts w:ascii="Times New Roman" w:hAnsi="Times New Roman" w:cs="Times New Roman"/>
          <w:sz w:val="28"/>
          <w:szCs w:val="28"/>
        </w:rPr>
        <w:t>) Jenjang Pendidikan Strata-1</w:t>
      </w:r>
    </w:p>
    <w:p w:rsidR="00FA0510" w:rsidRDefault="00FA0510" w:rsidP="00FA0510">
      <w:pPr>
        <w:rPr>
          <w:rFonts w:ascii="Times New Roman" w:hAnsi="Times New Roman" w:cs="Times New Roman"/>
          <w:sz w:val="28"/>
          <w:szCs w:val="28"/>
        </w:rPr>
      </w:pPr>
    </w:p>
    <w:p w:rsidR="00262219" w:rsidRDefault="00262219" w:rsidP="00FA0510">
      <w:pPr>
        <w:rPr>
          <w:rFonts w:ascii="Times New Roman" w:hAnsi="Times New Roman" w:cs="Times New Roman"/>
          <w:sz w:val="28"/>
          <w:szCs w:val="28"/>
        </w:rPr>
      </w:pPr>
    </w:p>
    <w:p w:rsidR="00262219" w:rsidRDefault="00262219" w:rsidP="00FA0510">
      <w:pPr>
        <w:rPr>
          <w:rFonts w:ascii="Times New Roman" w:hAnsi="Times New Roman" w:cs="Times New Roman"/>
          <w:sz w:val="28"/>
          <w:szCs w:val="28"/>
        </w:rPr>
      </w:pPr>
    </w:p>
    <w:p w:rsidR="00262219" w:rsidRDefault="00262219" w:rsidP="00FA0510">
      <w:pPr>
        <w:rPr>
          <w:rFonts w:ascii="Times New Roman" w:hAnsi="Times New Roman" w:cs="Times New Roman"/>
          <w:sz w:val="28"/>
          <w:szCs w:val="28"/>
        </w:rPr>
      </w:pPr>
    </w:p>
    <w:p w:rsidR="00FA0510" w:rsidRPr="002E042D" w:rsidRDefault="00FA0510" w:rsidP="00FA0510">
      <w:pPr>
        <w:jc w:val="center"/>
        <w:rPr>
          <w:rFonts w:ascii="Times New Roman" w:hAnsi="Times New Roman" w:cs="Times New Roman"/>
          <w:b/>
          <w:sz w:val="28"/>
          <w:szCs w:val="28"/>
        </w:rPr>
      </w:pPr>
      <w:r w:rsidRPr="002E042D">
        <w:rPr>
          <w:rFonts w:ascii="Times New Roman" w:hAnsi="Times New Roman" w:cs="Times New Roman"/>
          <w:b/>
          <w:sz w:val="28"/>
          <w:szCs w:val="28"/>
        </w:rPr>
        <w:t>150101057</w:t>
      </w:r>
    </w:p>
    <w:p w:rsidR="00FA0510" w:rsidRPr="002E042D" w:rsidRDefault="0081458B" w:rsidP="00FA0510">
      <w:pPr>
        <w:jc w:val="center"/>
        <w:rPr>
          <w:rFonts w:ascii="Times New Roman" w:hAnsi="Times New Roman" w:cs="Times New Roman"/>
          <w:b/>
          <w:sz w:val="28"/>
          <w:szCs w:val="28"/>
        </w:rPr>
      </w:pPr>
      <w:r>
        <w:rPr>
          <w:rFonts w:ascii="Times New Roman" w:hAnsi="Times New Roman" w:cs="Times New Roman"/>
          <w:b/>
          <w:sz w:val="28"/>
          <w:szCs w:val="28"/>
        </w:rPr>
        <w:t>BUDIANTO</w:t>
      </w:r>
    </w:p>
    <w:p w:rsidR="00FA0510" w:rsidRPr="002E042D" w:rsidRDefault="00FA0510" w:rsidP="00FA0510">
      <w:pPr>
        <w:jc w:val="center"/>
        <w:rPr>
          <w:rFonts w:ascii="Times New Roman" w:hAnsi="Times New Roman" w:cs="Times New Roman"/>
          <w:b/>
          <w:sz w:val="28"/>
          <w:szCs w:val="28"/>
        </w:rPr>
      </w:pPr>
    </w:p>
    <w:p w:rsidR="00FA0510" w:rsidRPr="002E042D" w:rsidRDefault="00FA0510" w:rsidP="00FA0510">
      <w:pPr>
        <w:jc w:val="center"/>
        <w:rPr>
          <w:rFonts w:ascii="Times New Roman" w:hAnsi="Times New Roman" w:cs="Times New Roman"/>
          <w:b/>
          <w:sz w:val="28"/>
          <w:szCs w:val="28"/>
        </w:rPr>
      </w:pPr>
      <w:r w:rsidRPr="002E042D">
        <w:rPr>
          <w:rFonts w:ascii="Times New Roman" w:hAnsi="Times New Roman" w:cs="Times New Roman"/>
          <w:b/>
          <w:sz w:val="28"/>
          <w:szCs w:val="28"/>
        </w:rPr>
        <w:t>PROGRAM STUDI TEKNIK INFORMATIKA</w:t>
      </w:r>
    </w:p>
    <w:p w:rsidR="00FA0510" w:rsidRPr="002E042D" w:rsidRDefault="00FA0510" w:rsidP="00FA0510">
      <w:pPr>
        <w:jc w:val="center"/>
        <w:rPr>
          <w:rFonts w:ascii="Times New Roman" w:hAnsi="Times New Roman" w:cs="Times New Roman"/>
          <w:b/>
          <w:sz w:val="28"/>
          <w:szCs w:val="28"/>
        </w:rPr>
      </w:pPr>
      <w:r w:rsidRPr="002E042D">
        <w:rPr>
          <w:rFonts w:ascii="Times New Roman" w:hAnsi="Times New Roman" w:cs="Times New Roman"/>
          <w:b/>
          <w:sz w:val="28"/>
          <w:szCs w:val="28"/>
        </w:rPr>
        <w:t>UNIVERSITAS PRADITA</w:t>
      </w:r>
    </w:p>
    <w:p w:rsidR="00FA0510" w:rsidRPr="002E042D" w:rsidRDefault="00FA0510" w:rsidP="00FA0510">
      <w:pPr>
        <w:jc w:val="center"/>
        <w:rPr>
          <w:rFonts w:ascii="Times New Roman" w:hAnsi="Times New Roman" w:cs="Times New Roman"/>
          <w:b/>
          <w:sz w:val="28"/>
          <w:szCs w:val="28"/>
        </w:rPr>
      </w:pPr>
      <w:r w:rsidRPr="002E042D">
        <w:rPr>
          <w:rFonts w:ascii="Times New Roman" w:hAnsi="Times New Roman" w:cs="Times New Roman"/>
          <w:b/>
          <w:sz w:val="28"/>
          <w:szCs w:val="28"/>
        </w:rPr>
        <w:t>JAKARTA</w:t>
      </w:r>
    </w:p>
    <w:p w:rsidR="00FA0510" w:rsidRPr="002E042D" w:rsidRDefault="00FA0510" w:rsidP="00FA0510">
      <w:pPr>
        <w:jc w:val="center"/>
        <w:rPr>
          <w:rFonts w:ascii="Times New Roman" w:hAnsi="Times New Roman" w:cs="Times New Roman"/>
          <w:b/>
          <w:sz w:val="28"/>
          <w:szCs w:val="28"/>
        </w:rPr>
      </w:pPr>
      <w:r w:rsidRPr="002E042D">
        <w:rPr>
          <w:rFonts w:ascii="Times New Roman" w:hAnsi="Times New Roman" w:cs="Times New Roman"/>
          <w:b/>
          <w:sz w:val="28"/>
          <w:szCs w:val="28"/>
        </w:rPr>
        <w:t>2020</w:t>
      </w:r>
    </w:p>
    <w:p w:rsidR="00FA0510" w:rsidRDefault="00FA0510">
      <w:pPr>
        <w:rPr>
          <w:rFonts w:ascii="Times New Roman" w:hAnsi="Times New Roman" w:cs="Times New Roman"/>
          <w:b/>
          <w:sz w:val="28"/>
          <w:szCs w:val="28"/>
        </w:rPr>
      </w:pPr>
    </w:p>
    <w:p w:rsidR="0081458B" w:rsidRDefault="00FA0510" w:rsidP="0081458B">
      <w:pPr>
        <w:spacing w:line="360" w:lineRule="auto"/>
        <w:jc w:val="center"/>
        <w:rPr>
          <w:rFonts w:ascii="Times New Roman" w:hAnsi="Times New Roman" w:cs="Times New Roman"/>
          <w:b/>
          <w:sz w:val="32"/>
          <w:szCs w:val="32"/>
        </w:rPr>
      </w:pPr>
      <w:r>
        <w:rPr>
          <w:rFonts w:ascii="Times New Roman" w:hAnsi="Times New Roman" w:cs="Times New Roman"/>
          <w:b/>
          <w:sz w:val="28"/>
          <w:szCs w:val="28"/>
        </w:rPr>
        <w:br w:type="page"/>
      </w:r>
      <w:r w:rsidR="0081458B">
        <w:rPr>
          <w:rFonts w:ascii="Times New Roman" w:hAnsi="Times New Roman" w:cs="Times New Roman"/>
          <w:b/>
          <w:sz w:val="32"/>
          <w:szCs w:val="32"/>
        </w:rPr>
        <w:lastRenderedPageBreak/>
        <w:t>PERSETUJUAN SIDANG SKRIPSI</w:t>
      </w:r>
    </w:p>
    <w:p w:rsidR="00262219" w:rsidRPr="00D53290" w:rsidRDefault="00262219" w:rsidP="00262219">
      <w:pPr>
        <w:spacing w:line="360" w:lineRule="auto"/>
        <w:jc w:val="center"/>
        <w:rPr>
          <w:rFonts w:ascii="Times New Roman" w:hAnsi="Times New Roman" w:cs="Times New Roman"/>
          <w:b/>
          <w:sz w:val="36"/>
          <w:szCs w:val="36"/>
        </w:rPr>
      </w:pPr>
      <w:r w:rsidRPr="00356F6D">
        <w:rPr>
          <w:rFonts w:ascii="Times New Roman" w:hAnsi="Times New Roman" w:cs="Times New Roman"/>
          <w:b/>
          <w:sz w:val="32"/>
          <w:szCs w:val="32"/>
        </w:rPr>
        <w:t>PEMBUATAN APLIK</w:t>
      </w:r>
      <w:r w:rsidR="00EE4211">
        <w:rPr>
          <w:rFonts w:ascii="Times New Roman" w:hAnsi="Times New Roman" w:cs="Times New Roman"/>
          <w:b/>
          <w:sz w:val="32"/>
          <w:szCs w:val="32"/>
        </w:rPr>
        <w:t>ASI PEMESANAN</w:t>
      </w:r>
      <w:r>
        <w:rPr>
          <w:rFonts w:ascii="Times New Roman" w:hAnsi="Times New Roman" w:cs="Times New Roman"/>
          <w:b/>
          <w:sz w:val="32"/>
          <w:szCs w:val="32"/>
        </w:rPr>
        <w:t xml:space="preserve"> DESTINASI WISATA INDONESIA DENGAN SISTEM INFORMASI GEOGRAFIS BERBASIS ANDROID</w:t>
      </w:r>
      <w:r w:rsidR="00DE0496">
        <w:rPr>
          <w:rFonts w:ascii="Times New Roman" w:hAnsi="Times New Roman" w:cs="Times New Roman"/>
          <w:b/>
          <w:sz w:val="32"/>
          <w:szCs w:val="32"/>
        </w:rPr>
        <w:t xml:space="preserve"> MENGGUNAKAN METODE AGILE &amp; SCRUM</w:t>
      </w:r>
    </w:p>
    <w:p w:rsidR="0081458B" w:rsidRPr="0081458B" w:rsidRDefault="0081458B" w:rsidP="0081458B">
      <w:pPr>
        <w:spacing w:line="360" w:lineRule="auto"/>
        <w:jc w:val="center"/>
        <w:rPr>
          <w:rFonts w:ascii="Times New Roman" w:hAnsi="Times New Roman" w:cs="Times New Roman"/>
          <w:b/>
          <w:sz w:val="32"/>
          <w:szCs w:val="32"/>
        </w:rPr>
      </w:pPr>
    </w:p>
    <w:p w:rsidR="0081458B" w:rsidRPr="002E042D" w:rsidRDefault="0081458B" w:rsidP="0081458B">
      <w:pPr>
        <w:jc w:val="center"/>
      </w:pPr>
      <w:r>
        <w:rPr>
          <w:noProof/>
        </w:rPr>
        <w:drawing>
          <wp:inline distT="0" distB="0" distL="0" distR="0" wp14:anchorId="74D953CF" wp14:editId="50711B18">
            <wp:extent cx="4989830" cy="2371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a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7177" cy="2375217"/>
                    </a:xfrm>
                    <a:prstGeom prst="rect">
                      <a:avLst/>
                    </a:prstGeom>
                  </pic:spPr>
                </pic:pic>
              </a:graphicData>
            </a:graphic>
          </wp:inline>
        </w:drawing>
      </w:r>
    </w:p>
    <w:p w:rsidR="0081458B" w:rsidRDefault="0081458B" w:rsidP="0081458B">
      <w:pPr>
        <w:rPr>
          <w:rFonts w:ascii="Times New Roman" w:hAnsi="Times New Roman" w:cs="Times New Roman"/>
          <w:b/>
          <w:sz w:val="28"/>
          <w:szCs w:val="28"/>
        </w:rPr>
      </w:pPr>
    </w:p>
    <w:p w:rsidR="0081458B" w:rsidRPr="002E042D" w:rsidRDefault="0081458B" w:rsidP="0081458B">
      <w:pPr>
        <w:rPr>
          <w:rFonts w:ascii="Times New Roman" w:hAnsi="Times New Roman" w:cs="Times New Roman"/>
          <w:b/>
          <w:sz w:val="28"/>
          <w:szCs w:val="28"/>
        </w:rPr>
      </w:pPr>
    </w:p>
    <w:p w:rsidR="0081458B" w:rsidRDefault="0081458B" w:rsidP="0081458B">
      <w:pPr>
        <w:jc w:val="center"/>
        <w:rPr>
          <w:rFonts w:ascii="Times New Roman" w:hAnsi="Times New Roman" w:cs="Times New Roman"/>
          <w:b/>
          <w:sz w:val="28"/>
          <w:szCs w:val="28"/>
        </w:rPr>
      </w:pPr>
      <w:r>
        <w:rPr>
          <w:rFonts w:ascii="Times New Roman" w:hAnsi="Times New Roman" w:cs="Times New Roman"/>
          <w:b/>
          <w:sz w:val="28"/>
          <w:szCs w:val="28"/>
        </w:rPr>
        <w:t>BUDIANTO</w:t>
      </w:r>
    </w:p>
    <w:p w:rsidR="0081458B" w:rsidRDefault="0081458B" w:rsidP="0081458B">
      <w:pPr>
        <w:jc w:val="center"/>
        <w:rPr>
          <w:rFonts w:ascii="Times New Roman" w:hAnsi="Times New Roman" w:cs="Times New Roman"/>
          <w:sz w:val="28"/>
          <w:szCs w:val="28"/>
        </w:rPr>
      </w:pPr>
      <w:proofErr w:type="gramStart"/>
      <w:r>
        <w:rPr>
          <w:rFonts w:ascii="Times New Roman" w:hAnsi="Times New Roman" w:cs="Times New Roman"/>
          <w:sz w:val="28"/>
          <w:szCs w:val="28"/>
        </w:rPr>
        <w:t>NIM :</w:t>
      </w:r>
      <w:proofErr w:type="gramEnd"/>
      <w:r>
        <w:rPr>
          <w:rFonts w:ascii="Times New Roman" w:hAnsi="Times New Roman" w:cs="Times New Roman"/>
          <w:sz w:val="28"/>
          <w:szCs w:val="28"/>
        </w:rPr>
        <w:t xml:space="preserve"> 150101057</w:t>
      </w:r>
    </w:p>
    <w:p w:rsidR="0081458B" w:rsidRDefault="0081458B" w:rsidP="0081458B">
      <w:pPr>
        <w:jc w:val="center"/>
        <w:rPr>
          <w:rFonts w:ascii="Times New Roman" w:hAnsi="Times New Roman" w:cs="Times New Roman"/>
          <w:sz w:val="28"/>
          <w:szCs w:val="28"/>
        </w:rPr>
      </w:pPr>
      <w:r>
        <w:rPr>
          <w:rFonts w:ascii="Times New Roman" w:hAnsi="Times New Roman" w:cs="Times New Roman"/>
          <w:sz w:val="28"/>
          <w:szCs w:val="28"/>
        </w:rPr>
        <w:t>Telah diperiksa dan disetujui oleh Dosen Pembimbing</w:t>
      </w:r>
    </w:p>
    <w:p w:rsidR="0081458B" w:rsidRDefault="0081458B" w:rsidP="0081458B">
      <w:pPr>
        <w:jc w:val="center"/>
        <w:rPr>
          <w:rFonts w:ascii="Times New Roman" w:hAnsi="Times New Roman" w:cs="Times New Roman"/>
          <w:sz w:val="28"/>
          <w:szCs w:val="28"/>
        </w:rPr>
      </w:pPr>
      <w:r>
        <w:rPr>
          <w:rFonts w:ascii="Times New Roman" w:hAnsi="Times New Roman" w:cs="Times New Roman"/>
          <w:sz w:val="28"/>
          <w:szCs w:val="28"/>
        </w:rPr>
        <w:t>Pembimbing</w:t>
      </w:r>
    </w:p>
    <w:p w:rsidR="0081458B" w:rsidRDefault="0081458B" w:rsidP="0081458B">
      <w:pPr>
        <w:jc w:val="center"/>
        <w:rPr>
          <w:rFonts w:ascii="Times New Roman" w:hAnsi="Times New Roman" w:cs="Times New Roman"/>
          <w:sz w:val="28"/>
          <w:szCs w:val="28"/>
        </w:rPr>
      </w:pPr>
    </w:p>
    <w:p w:rsidR="0081458B" w:rsidRDefault="0081458B" w:rsidP="0081458B">
      <w:pPr>
        <w:jc w:val="center"/>
        <w:rPr>
          <w:rFonts w:ascii="Times New Roman" w:hAnsi="Times New Roman" w:cs="Times New Roman"/>
          <w:sz w:val="28"/>
          <w:szCs w:val="28"/>
        </w:rPr>
      </w:pPr>
    </w:p>
    <w:p w:rsidR="007F5E73" w:rsidRDefault="007F5E73" w:rsidP="0081458B">
      <w:pPr>
        <w:jc w:val="center"/>
        <w:rPr>
          <w:rFonts w:ascii="Times New Roman" w:hAnsi="Times New Roman" w:cs="Times New Roman"/>
          <w:sz w:val="28"/>
          <w:szCs w:val="28"/>
        </w:rPr>
      </w:pPr>
    </w:p>
    <w:p w:rsidR="007F5E73" w:rsidRDefault="007F5E73" w:rsidP="0081458B">
      <w:pPr>
        <w:jc w:val="center"/>
        <w:rPr>
          <w:rFonts w:ascii="Times New Roman" w:hAnsi="Times New Roman" w:cs="Times New Roman"/>
          <w:sz w:val="28"/>
          <w:szCs w:val="28"/>
        </w:rPr>
      </w:pPr>
    </w:p>
    <w:p w:rsidR="007F5E73" w:rsidRDefault="007F5E73" w:rsidP="0081458B">
      <w:pPr>
        <w:jc w:val="center"/>
        <w:rPr>
          <w:rFonts w:ascii="Times New Roman" w:hAnsi="Times New Roman" w:cs="Times New Roman"/>
          <w:sz w:val="28"/>
          <w:szCs w:val="28"/>
        </w:rPr>
      </w:pPr>
    </w:p>
    <w:p w:rsidR="0081458B" w:rsidRDefault="0081458B" w:rsidP="0081458B">
      <w:pPr>
        <w:jc w:val="center"/>
        <w:rPr>
          <w:rFonts w:ascii="Times New Roman" w:hAnsi="Times New Roman" w:cs="Times New Roman"/>
          <w:sz w:val="28"/>
          <w:szCs w:val="28"/>
        </w:rPr>
      </w:pPr>
    </w:p>
    <w:p w:rsidR="0081458B" w:rsidRPr="004F798C" w:rsidRDefault="00262219" w:rsidP="0081458B">
      <w:pPr>
        <w:jc w:val="center"/>
        <w:rPr>
          <w:rFonts w:ascii="Times New Roman" w:hAnsi="Times New Roman" w:cs="Times New Roman"/>
          <w:sz w:val="28"/>
          <w:szCs w:val="28"/>
          <w:u w:val="single"/>
        </w:rPr>
      </w:pPr>
      <w:r>
        <w:rPr>
          <w:rFonts w:ascii="Times New Roman" w:hAnsi="Times New Roman" w:cs="Times New Roman"/>
          <w:sz w:val="28"/>
          <w:szCs w:val="28"/>
          <w:u w:val="single"/>
        </w:rPr>
        <w:t>Wahyu Tisno</w:t>
      </w:r>
      <w:r w:rsidR="004F798C">
        <w:rPr>
          <w:rFonts w:ascii="Times New Roman" w:hAnsi="Times New Roman" w:cs="Times New Roman"/>
          <w:sz w:val="28"/>
          <w:szCs w:val="28"/>
          <w:u w:val="single"/>
        </w:rPr>
        <w:t xml:space="preserve">, </w:t>
      </w:r>
      <w:proofErr w:type="gramStart"/>
      <w:r w:rsidR="004F798C">
        <w:rPr>
          <w:rFonts w:ascii="Times New Roman" w:hAnsi="Times New Roman" w:cs="Times New Roman"/>
          <w:sz w:val="28"/>
          <w:szCs w:val="28"/>
          <w:u w:val="single"/>
        </w:rPr>
        <w:t>S.Kom</w:t>
      </w:r>
      <w:proofErr w:type="gramEnd"/>
      <w:r w:rsidR="004F798C">
        <w:rPr>
          <w:rFonts w:ascii="Times New Roman" w:hAnsi="Times New Roman" w:cs="Times New Roman"/>
          <w:sz w:val="28"/>
          <w:szCs w:val="28"/>
          <w:u w:val="single"/>
        </w:rPr>
        <w:t>, M.kom</w:t>
      </w:r>
    </w:p>
    <w:p w:rsidR="00FA0510" w:rsidRDefault="00FA0510">
      <w:pPr>
        <w:rPr>
          <w:rFonts w:ascii="Times New Roman" w:hAnsi="Times New Roman" w:cs="Times New Roman"/>
          <w:b/>
          <w:sz w:val="28"/>
          <w:szCs w:val="28"/>
        </w:rPr>
      </w:pPr>
    </w:p>
    <w:p w:rsidR="00FA0510" w:rsidRPr="004F798C" w:rsidRDefault="00FA0510" w:rsidP="00FA0510">
      <w:pPr>
        <w:spacing w:line="360" w:lineRule="auto"/>
        <w:jc w:val="center"/>
        <w:rPr>
          <w:rFonts w:ascii="Times New Roman" w:hAnsi="Times New Roman" w:cs="Times New Roman"/>
          <w:b/>
          <w:sz w:val="32"/>
          <w:szCs w:val="32"/>
        </w:rPr>
      </w:pPr>
    </w:p>
    <w:p w:rsidR="004F798C" w:rsidRPr="006D19DD" w:rsidRDefault="004F798C" w:rsidP="00583C37">
      <w:pPr>
        <w:spacing w:line="360" w:lineRule="auto"/>
        <w:ind w:left="720"/>
        <w:jc w:val="both"/>
        <w:rPr>
          <w:rStyle w:val="fontstyle01"/>
          <w:rFonts w:ascii="Times New Roman" w:hAnsi="Times New Roman" w:cs="Times New Roman"/>
          <w:b/>
          <w:sz w:val="24"/>
          <w:szCs w:val="24"/>
        </w:rPr>
      </w:pPr>
      <w:r w:rsidRPr="006D19DD">
        <w:rPr>
          <w:rStyle w:val="fontstyle01"/>
          <w:rFonts w:ascii="Times New Roman" w:hAnsi="Times New Roman" w:cs="Times New Roman"/>
          <w:b/>
          <w:sz w:val="24"/>
          <w:szCs w:val="24"/>
        </w:rPr>
        <w:lastRenderedPageBreak/>
        <w:t>LEMBAR PENGESAHIAN SKRIPSI</w:t>
      </w:r>
    </w:p>
    <w:p w:rsidR="004F798C" w:rsidRPr="006D19DD" w:rsidRDefault="004F798C" w:rsidP="00583C37">
      <w:pPr>
        <w:tabs>
          <w:tab w:val="right" w:pos="720"/>
        </w:tabs>
        <w:spacing w:line="360" w:lineRule="auto"/>
        <w:ind w:left="3240" w:hanging="2520"/>
        <w:jc w:val="both"/>
        <w:rPr>
          <w:rFonts w:ascii="Times New Roman" w:hAnsi="Times New Roman" w:cs="Times New Roman"/>
          <w:sz w:val="24"/>
          <w:szCs w:val="24"/>
        </w:rPr>
      </w:pPr>
      <w:r w:rsidRPr="006D19DD">
        <w:rPr>
          <w:rFonts w:ascii="Times New Roman" w:hAnsi="Times New Roman" w:cs="Times New Roman"/>
          <w:sz w:val="24"/>
          <w:szCs w:val="24"/>
        </w:rPr>
        <w:t>Judul Skripsi</w:t>
      </w:r>
      <w:r w:rsidR="007414CF" w:rsidRPr="006D19DD">
        <w:rPr>
          <w:rFonts w:ascii="Times New Roman" w:hAnsi="Times New Roman" w:cs="Times New Roman"/>
          <w:sz w:val="24"/>
          <w:szCs w:val="24"/>
        </w:rPr>
        <w:t xml:space="preserve"> </w:t>
      </w:r>
      <w:r w:rsidR="00DE0496">
        <w:rPr>
          <w:rFonts w:ascii="Times New Roman" w:hAnsi="Times New Roman" w:cs="Times New Roman"/>
          <w:sz w:val="24"/>
          <w:szCs w:val="24"/>
        </w:rPr>
        <w:t xml:space="preserve">           </w:t>
      </w:r>
      <w:proofErr w:type="gramStart"/>
      <w:r w:rsidR="00DE0496">
        <w:rPr>
          <w:rFonts w:ascii="Times New Roman" w:hAnsi="Times New Roman" w:cs="Times New Roman"/>
          <w:sz w:val="24"/>
          <w:szCs w:val="24"/>
        </w:rPr>
        <w:t xml:space="preserve">  </w:t>
      </w:r>
      <w:r w:rsidR="00EE4211">
        <w:rPr>
          <w:rFonts w:ascii="Times New Roman" w:hAnsi="Times New Roman" w:cs="Times New Roman"/>
          <w:sz w:val="24"/>
          <w:szCs w:val="24"/>
        </w:rPr>
        <w:t>:</w:t>
      </w:r>
      <w:proofErr w:type="gramEnd"/>
      <w:r w:rsidR="00EE4211">
        <w:rPr>
          <w:rFonts w:ascii="Times New Roman" w:hAnsi="Times New Roman" w:cs="Times New Roman"/>
          <w:sz w:val="24"/>
          <w:szCs w:val="24"/>
        </w:rPr>
        <w:tab/>
      </w:r>
      <w:r w:rsidR="00C102CC">
        <w:rPr>
          <w:rFonts w:ascii="Times New Roman" w:hAnsi="Times New Roman" w:cs="Times New Roman"/>
          <w:sz w:val="24"/>
          <w:szCs w:val="24"/>
        </w:rPr>
        <w:t xml:space="preserve">Pembuatan Aplikasi </w:t>
      </w:r>
      <w:r w:rsidR="00EE4211">
        <w:rPr>
          <w:rFonts w:ascii="Times New Roman" w:hAnsi="Times New Roman" w:cs="Times New Roman"/>
          <w:sz w:val="24"/>
          <w:szCs w:val="24"/>
        </w:rPr>
        <w:t>Pemesanan</w:t>
      </w:r>
      <w:r w:rsidR="00262219">
        <w:rPr>
          <w:rFonts w:ascii="Times New Roman" w:hAnsi="Times New Roman" w:cs="Times New Roman"/>
          <w:sz w:val="24"/>
          <w:szCs w:val="24"/>
        </w:rPr>
        <w:t xml:space="preserve"> Destinasi Wisata Dengan Sitem Informasi Geografis Berbas</w:t>
      </w:r>
      <w:r w:rsidR="00DE0496">
        <w:rPr>
          <w:rFonts w:ascii="Times New Roman" w:hAnsi="Times New Roman" w:cs="Times New Roman"/>
          <w:sz w:val="24"/>
          <w:szCs w:val="24"/>
        </w:rPr>
        <w:t>is Android Menggunakan Metode Agile &amp; Scrum</w:t>
      </w:r>
    </w:p>
    <w:p w:rsidR="00F71694" w:rsidRPr="006D19DD" w:rsidRDefault="00583C37" w:rsidP="00583C3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71694" w:rsidRPr="006D19DD">
        <w:rPr>
          <w:rFonts w:ascii="Times New Roman" w:hAnsi="Times New Roman" w:cs="Times New Roman"/>
          <w:sz w:val="24"/>
          <w:szCs w:val="24"/>
        </w:rPr>
        <w:t>:     Budianto</w:t>
      </w:r>
    </w:p>
    <w:p w:rsidR="00F71694" w:rsidRPr="006D19DD" w:rsidRDefault="00F71694" w:rsidP="00583C37">
      <w:pPr>
        <w:spacing w:line="360" w:lineRule="auto"/>
        <w:ind w:left="720"/>
        <w:jc w:val="both"/>
        <w:rPr>
          <w:rFonts w:ascii="Times New Roman" w:hAnsi="Times New Roman" w:cs="Times New Roman"/>
          <w:sz w:val="24"/>
          <w:szCs w:val="24"/>
        </w:rPr>
      </w:pPr>
      <w:r w:rsidRPr="006D19DD">
        <w:rPr>
          <w:rFonts w:ascii="Times New Roman" w:hAnsi="Times New Roman" w:cs="Times New Roman"/>
          <w:sz w:val="24"/>
          <w:szCs w:val="24"/>
        </w:rPr>
        <w:t>Nim</w:t>
      </w:r>
      <w:r w:rsidRPr="006D19DD">
        <w:rPr>
          <w:rFonts w:ascii="Times New Roman" w:hAnsi="Times New Roman" w:cs="Times New Roman"/>
          <w:sz w:val="24"/>
          <w:szCs w:val="24"/>
        </w:rPr>
        <w:tab/>
      </w:r>
      <w:r w:rsidRPr="006D19DD">
        <w:rPr>
          <w:rFonts w:ascii="Times New Roman" w:hAnsi="Times New Roman" w:cs="Times New Roman"/>
          <w:sz w:val="24"/>
          <w:szCs w:val="24"/>
        </w:rPr>
        <w:tab/>
      </w:r>
      <w:r w:rsidR="007414CF" w:rsidRPr="006D19DD">
        <w:rPr>
          <w:rFonts w:ascii="Times New Roman" w:hAnsi="Times New Roman" w:cs="Times New Roman"/>
          <w:sz w:val="24"/>
          <w:szCs w:val="24"/>
        </w:rPr>
        <w:t xml:space="preserve"> </w:t>
      </w:r>
      <w:r w:rsidR="00583C37">
        <w:rPr>
          <w:rFonts w:ascii="Times New Roman" w:hAnsi="Times New Roman" w:cs="Times New Roman"/>
          <w:sz w:val="24"/>
          <w:szCs w:val="24"/>
        </w:rPr>
        <w:tab/>
      </w:r>
      <w:r w:rsidRPr="006D19DD">
        <w:rPr>
          <w:rFonts w:ascii="Times New Roman" w:hAnsi="Times New Roman" w:cs="Times New Roman"/>
          <w:sz w:val="24"/>
          <w:szCs w:val="24"/>
        </w:rPr>
        <w:t>:     150101057</w:t>
      </w:r>
    </w:p>
    <w:p w:rsidR="00F71694" w:rsidRPr="006D19DD" w:rsidRDefault="00F71694" w:rsidP="006D19DD">
      <w:pPr>
        <w:spacing w:line="360" w:lineRule="auto"/>
        <w:jc w:val="both"/>
        <w:rPr>
          <w:rFonts w:ascii="Times New Roman" w:hAnsi="Times New Roman" w:cs="Times New Roman"/>
          <w:sz w:val="24"/>
          <w:szCs w:val="24"/>
        </w:rPr>
      </w:pPr>
    </w:p>
    <w:p w:rsidR="00F71694" w:rsidRPr="006D19DD" w:rsidRDefault="00F71694" w:rsidP="006D19DD">
      <w:pPr>
        <w:spacing w:line="360" w:lineRule="auto"/>
        <w:jc w:val="both"/>
        <w:rPr>
          <w:rFonts w:ascii="Times New Roman" w:hAnsi="Times New Roman" w:cs="Times New Roman"/>
          <w:sz w:val="24"/>
          <w:szCs w:val="24"/>
        </w:rPr>
      </w:pPr>
    </w:p>
    <w:p w:rsidR="00F71694" w:rsidRPr="006D19DD" w:rsidRDefault="00F71694" w:rsidP="00583C37">
      <w:pPr>
        <w:spacing w:before="32" w:line="360" w:lineRule="auto"/>
        <w:ind w:left="720"/>
        <w:jc w:val="both"/>
        <w:rPr>
          <w:rFonts w:ascii="Times New Roman" w:hAnsi="Times New Roman" w:cs="Times New Roman"/>
          <w:sz w:val="24"/>
          <w:szCs w:val="24"/>
        </w:rPr>
      </w:pPr>
      <w:r w:rsidRPr="006D19DD">
        <w:rPr>
          <w:rFonts w:ascii="Times New Roman" w:eastAsia="Times New Roman" w:hAnsi="Times New Roman" w:cs="Times New Roman"/>
          <w:color w:val="131313"/>
          <w:sz w:val="24"/>
          <w:szCs w:val="24"/>
        </w:rPr>
        <w:t>Telah</w:t>
      </w:r>
      <w:r w:rsidRPr="006D19DD">
        <w:rPr>
          <w:rFonts w:ascii="Times New Roman" w:eastAsia="Times New Roman" w:hAnsi="Times New Roman" w:cs="Times New Roman"/>
          <w:color w:val="131313"/>
          <w:spacing w:val="22"/>
          <w:sz w:val="24"/>
          <w:szCs w:val="24"/>
        </w:rPr>
        <w:t xml:space="preserve"> </w:t>
      </w:r>
      <w:r w:rsidRPr="006D19DD">
        <w:rPr>
          <w:rFonts w:ascii="Times New Roman" w:eastAsia="Times New Roman" w:hAnsi="Times New Roman" w:cs="Times New Roman"/>
          <w:color w:val="131313"/>
          <w:w w:val="108"/>
          <w:sz w:val="24"/>
          <w:szCs w:val="24"/>
        </w:rPr>
        <w:t>d</w:t>
      </w:r>
      <w:r w:rsidRPr="006D19DD">
        <w:rPr>
          <w:rFonts w:ascii="Times New Roman" w:eastAsia="Times New Roman" w:hAnsi="Times New Roman" w:cs="Times New Roman"/>
          <w:color w:val="131313"/>
          <w:w w:val="90"/>
          <w:sz w:val="24"/>
          <w:szCs w:val="24"/>
        </w:rPr>
        <w:t>i</w:t>
      </w:r>
      <w:r w:rsidRPr="006D19DD">
        <w:rPr>
          <w:rFonts w:ascii="Times New Roman" w:eastAsia="Times New Roman" w:hAnsi="Times New Roman" w:cs="Times New Roman"/>
          <w:color w:val="131313"/>
          <w:w w:val="108"/>
          <w:sz w:val="24"/>
          <w:szCs w:val="24"/>
        </w:rPr>
        <w:t>u</w:t>
      </w:r>
      <w:r w:rsidRPr="006D19DD">
        <w:rPr>
          <w:rFonts w:ascii="Times New Roman" w:eastAsia="Times New Roman" w:hAnsi="Times New Roman" w:cs="Times New Roman"/>
          <w:color w:val="131313"/>
          <w:w w:val="75"/>
          <w:sz w:val="24"/>
          <w:szCs w:val="24"/>
        </w:rPr>
        <w:t>j</w:t>
      </w:r>
      <w:r w:rsidRPr="006D19DD">
        <w:rPr>
          <w:rFonts w:ascii="Times New Roman" w:eastAsia="Times New Roman" w:hAnsi="Times New Roman" w:cs="Times New Roman"/>
          <w:color w:val="131313"/>
          <w:w w:val="135"/>
          <w:sz w:val="24"/>
          <w:szCs w:val="24"/>
        </w:rPr>
        <w:t>i</w:t>
      </w:r>
      <w:r w:rsidRPr="006D19DD">
        <w:rPr>
          <w:rFonts w:ascii="Times New Roman" w:eastAsia="Times New Roman" w:hAnsi="Times New Roman" w:cs="Times New Roman"/>
          <w:color w:val="131313"/>
          <w:spacing w:val="9"/>
          <w:sz w:val="24"/>
          <w:szCs w:val="24"/>
        </w:rPr>
        <w:t xml:space="preserve"> </w:t>
      </w:r>
      <w:r w:rsidRPr="006D19DD">
        <w:rPr>
          <w:rFonts w:ascii="Times New Roman" w:eastAsia="Times New Roman" w:hAnsi="Times New Roman" w:cs="Times New Roman"/>
          <w:color w:val="131313"/>
          <w:sz w:val="24"/>
          <w:szCs w:val="24"/>
        </w:rPr>
        <w:t>dan</w:t>
      </w:r>
      <w:r w:rsidRPr="006D19DD">
        <w:rPr>
          <w:rFonts w:ascii="Times New Roman" w:eastAsia="Times New Roman" w:hAnsi="Times New Roman" w:cs="Times New Roman"/>
          <w:color w:val="131313"/>
          <w:spacing w:val="12"/>
          <w:sz w:val="24"/>
          <w:szCs w:val="24"/>
        </w:rPr>
        <w:t xml:space="preserve"> </w:t>
      </w:r>
      <w:r w:rsidRPr="006D19DD">
        <w:rPr>
          <w:rFonts w:ascii="Times New Roman" w:eastAsia="Times New Roman" w:hAnsi="Times New Roman" w:cs="Times New Roman"/>
          <w:color w:val="131313"/>
          <w:sz w:val="24"/>
          <w:szCs w:val="24"/>
        </w:rPr>
        <w:t>dip</w:t>
      </w:r>
      <w:r w:rsidRPr="006D19DD">
        <w:rPr>
          <w:rFonts w:ascii="Times New Roman" w:eastAsia="Times New Roman" w:hAnsi="Times New Roman" w:cs="Times New Roman"/>
          <w:color w:val="2A2A2A"/>
          <w:sz w:val="24"/>
          <w:szCs w:val="24"/>
        </w:rPr>
        <w:t>e</w:t>
      </w:r>
      <w:r w:rsidRPr="006D19DD">
        <w:rPr>
          <w:rFonts w:ascii="Times New Roman" w:eastAsia="Times New Roman" w:hAnsi="Times New Roman" w:cs="Times New Roman"/>
          <w:color w:val="131313"/>
          <w:sz w:val="24"/>
          <w:szCs w:val="24"/>
        </w:rPr>
        <w:t>rtahankan</w:t>
      </w:r>
      <w:r w:rsidRPr="006D19DD">
        <w:rPr>
          <w:rFonts w:ascii="Times New Roman" w:eastAsia="Times New Roman" w:hAnsi="Times New Roman" w:cs="Times New Roman"/>
          <w:color w:val="131313"/>
          <w:spacing w:val="46"/>
          <w:sz w:val="24"/>
          <w:szCs w:val="24"/>
        </w:rPr>
        <w:t xml:space="preserve"> </w:t>
      </w:r>
      <w:r w:rsidRPr="006D19DD">
        <w:rPr>
          <w:rFonts w:ascii="Times New Roman" w:eastAsia="Times New Roman" w:hAnsi="Times New Roman" w:cs="Times New Roman"/>
          <w:color w:val="131313"/>
          <w:sz w:val="24"/>
          <w:szCs w:val="24"/>
        </w:rPr>
        <w:t>dalam</w:t>
      </w:r>
      <w:r w:rsidRPr="006D19DD">
        <w:rPr>
          <w:rFonts w:ascii="Times New Roman" w:eastAsia="Times New Roman" w:hAnsi="Times New Roman" w:cs="Times New Roman"/>
          <w:color w:val="131313"/>
          <w:spacing w:val="33"/>
          <w:sz w:val="24"/>
          <w:szCs w:val="24"/>
        </w:rPr>
        <w:t xml:space="preserve"> </w:t>
      </w:r>
      <w:r w:rsidRPr="006D19DD">
        <w:rPr>
          <w:rFonts w:ascii="Times New Roman" w:eastAsia="Times New Roman" w:hAnsi="Times New Roman" w:cs="Times New Roman"/>
          <w:color w:val="131313"/>
          <w:sz w:val="24"/>
          <w:szCs w:val="24"/>
        </w:rPr>
        <w:t>sidang</w:t>
      </w:r>
      <w:r w:rsidRPr="006D19DD">
        <w:rPr>
          <w:rFonts w:ascii="Times New Roman" w:eastAsia="Times New Roman" w:hAnsi="Times New Roman" w:cs="Times New Roman"/>
          <w:color w:val="131313"/>
          <w:spacing w:val="22"/>
          <w:sz w:val="24"/>
          <w:szCs w:val="24"/>
        </w:rPr>
        <w:t xml:space="preserve"> </w:t>
      </w:r>
      <w:r w:rsidRPr="006D19DD">
        <w:rPr>
          <w:rFonts w:ascii="Times New Roman" w:eastAsia="Times New Roman" w:hAnsi="Times New Roman" w:cs="Times New Roman"/>
          <w:color w:val="131313"/>
          <w:sz w:val="24"/>
          <w:szCs w:val="24"/>
        </w:rPr>
        <w:t>dan</w:t>
      </w:r>
      <w:r w:rsidRPr="006D19DD">
        <w:rPr>
          <w:rFonts w:ascii="Times New Roman" w:eastAsia="Times New Roman" w:hAnsi="Times New Roman" w:cs="Times New Roman"/>
          <w:color w:val="131313"/>
          <w:spacing w:val="12"/>
          <w:sz w:val="24"/>
          <w:szCs w:val="24"/>
        </w:rPr>
        <w:t xml:space="preserve"> </w:t>
      </w:r>
      <w:proofErr w:type="gramStart"/>
      <w:r w:rsidRPr="006D19DD">
        <w:rPr>
          <w:rFonts w:ascii="Times New Roman" w:eastAsia="Times New Roman" w:hAnsi="Times New Roman" w:cs="Times New Roman"/>
          <w:color w:val="131313"/>
          <w:sz w:val="24"/>
          <w:szCs w:val="24"/>
        </w:rPr>
        <w:t xml:space="preserve">dinyatakan </w:t>
      </w:r>
      <w:r w:rsidRPr="006D19DD">
        <w:rPr>
          <w:rFonts w:ascii="Times New Roman" w:eastAsia="Times New Roman" w:hAnsi="Times New Roman" w:cs="Times New Roman"/>
          <w:color w:val="131313"/>
          <w:spacing w:val="5"/>
          <w:sz w:val="24"/>
          <w:szCs w:val="24"/>
        </w:rPr>
        <w:t xml:space="preserve"> </w:t>
      </w:r>
      <w:r w:rsidRPr="006D19DD">
        <w:rPr>
          <w:rFonts w:ascii="Times New Roman" w:eastAsia="Times New Roman" w:hAnsi="Times New Roman" w:cs="Times New Roman"/>
          <w:b/>
          <w:color w:val="131313"/>
          <w:sz w:val="24"/>
          <w:szCs w:val="24"/>
        </w:rPr>
        <w:t>L</w:t>
      </w:r>
      <w:r w:rsidRPr="006D19DD">
        <w:rPr>
          <w:rFonts w:ascii="Times New Roman" w:eastAsia="Times New Roman" w:hAnsi="Times New Roman" w:cs="Times New Roman"/>
          <w:b/>
          <w:color w:val="2A2A2A"/>
          <w:sz w:val="24"/>
          <w:szCs w:val="24"/>
        </w:rPr>
        <w:t>U</w:t>
      </w:r>
      <w:r w:rsidRPr="006D19DD">
        <w:rPr>
          <w:rFonts w:ascii="Times New Roman" w:eastAsia="Times New Roman" w:hAnsi="Times New Roman" w:cs="Times New Roman"/>
          <w:b/>
          <w:color w:val="131313"/>
          <w:sz w:val="24"/>
          <w:szCs w:val="24"/>
        </w:rPr>
        <w:t>LUS</w:t>
      </w:r>
      <w:proofErr w:type="gramEnd"/>
      <w:r w:rsidRPr="006D19DD">
        <w:rPr>
          <w:rFonts w:ascii="Times New Roman" w:eastAsia="Times New Roman" w:hAnsi="Times New Roman" w:cs="Times New Roman"/>
          <w:b/>
          <w:color w:val="131313"/>
          <w:sz w:val="24"/>
          <w:szCs w:val="24"/>
        </w:rPr>
        <w:t xml:space="preserve"> </w:t>
      </w:r>
      <w:r w:rsidRPr="006D19DD">
        <w:rPr>
          <w:rFonts w:ascii="Times New Roman" w:eastAsia="Times New Roman" w:hAnsi="Times New Roman" w:cs="Times New Roman"/>
          <w:b/>
          <w:color w:val="131313"/>
          <w:spacing w:val="7"/>
          <w:sz w:val="24"/>
          <w:szCs w:val="24"/>
        </w:rPr>
        <w:t xml:space="preserve"> </w:t>
      </w:r>
      <w:r w:rsidRPr="006D19DD">
        <w:rPr>
          <w:rFonts w:ascii="Times New Roman" w:eastAsia="Times New Roman" w:hAnsi="Times New Roman" w:cs="Times New Roman"/>
          <w:color w:val="131313"/>
          <w:sz w:val="24"/>
          <w:szCs w:val="24"/>
        </w:rPr>
        <w:t>pada</w:t>
      </w:r>
      <w:r w:rsidRPr="006D19DD">
        <w:rPr>
          <w:rFonts w:ascii="Times New Roman" w:eastAsia="Times New Roman" w:hAnsi="Times New Roman" w:cs="Times New Roman"/>
          <w:color w:val="131313"/>
          <w:spacing w:val="26"/>
          <w:sz w:val="24"/>
          <w:szCs w:val="24"/>
        </w:rPr>
        <w:t xml:space="preserve"> </w:t>
      </w:r>
      <w:r w:rsidRPr="006D19DD">
        <w:rPr>
          <w:rFonts w:ascii="Times New Roman" w:eastAsia="Times New Roman" w:hAnsi="Times New Roman" w:cs="Times New Roman"/>
          <w:color w:val="131313"/>
          <w:sz w:val="24"/>
          <w:szCs w:val="24"/>
        </w:rPr>
        <w:t>h</w:t>
      </w:r>
      <w:r w:rsidRPr="006D19DD">
        <w:rPr>
          <w:rFonts w:ascii="Times New Roman" w:eastAsia="Times New Roman" w:hAnsi="Times New Roman" w:cs="Times New Roman"/>
          <w:color w:val="131313"/>
          <w:w w:val="103"/>
          <w:sz w:val="24"/>
          <w:szCs w:val="24"/>
        </w:rPr>
        <w:t>a</w:t>
      </w:r>
      <w:r w:rsidRPr="006D19DD">
        <w:rPr>
          <w:rFonts w:ascii="Times New Roman" w:eastAsia="Times New Roman" w:hAnsi="Times New Roman" w:cs="Times New Roman"/>
          <w:color w:val="131313"/>
          <w:w w:val="112"/>
          <w:sz w:val="24"/>
          <w:szCs w:val="24"/>
        </w:rPr>
        <w:t>r</w:t>
      </w:r>
      <w:r w:rsidRPr="006D19DD">
        <w:rPr>
          <w:rFonts w:ascii="Times New Roman" w:eastAsia="Times New Roman" w:hAnsi="Times New Roman" w:cs="Times New Roman"/>
          <w:color w:val="131313"/>
          <w:w w:val="90"/>
          <w:sz w:val="24"/>
          <w:szCs w:val="24"/>
        </w:rPr>
        <w:t>i</w:t>
      </w:r>
    </w:p>
    <w:p w:rsidR="00F71694" w:rsidRPr="0079174E" w:rsidRDefault="00F71694" w:rsidP="00583C37">
      <w:pPr>
        <w:spacing w:line="360" w:lineRule="auto"/>
        <w:ind w:left="720"/>
        <w:jc w:val="both"/>
        <w:rPr>
          <w:rFonts w:ascii="Times New Roman" w:hAnsi="Times New Roman" w:cs="Times New Roman"/>
          <w:sz w:val="24"/>
          <w:szCs w:val="24"/>
        </w:rPr>
      </w:pPr>
      <w:r w:rsidRPr="006D19DD">
        <w:rPr>
          <w:rFonts w:ascii="Times New Roman" w:eastAsia="Times New Roman" w:hAnsi="Times New Roman" w:cs="Times New Roman"/>
          <w:color w:val="131313"/>
          <w:sz w:val="24"/>
          <w:szCs w:val="24"/>
        </w:rPr>
        <w:t>Sabtu</w:t>
      </w:r>
      <w:r w:rsidRPr="006D19DD">
        <w:rPr>
          <w:rFonts w:ascii="Times New Roman" w:eastAsia="Times New Roman" w:hAnsi="Times New Roman" w:cs="Times New Roman"/>
          <w:color w:val="131313"/>
          <w:spacing w:val="23"/>
          <w:sz w:val="24"/>
          <w:szCs w:val="24"/>
        </w:rPr>
        <w:t xml:space="preserve"> </w:t>
      </w:r>
      <w:r w:rsidRPr="006D19DD">
        <w:rPr>
          <w:rFonts w:ascii="Times New Roman" w:eastAsia="Times New Roman" w:hAnsi="Times New Roman" w:cs="Times New Roman"/>
          <w:color w:val="131313"/>
          <w:sz w:val="24"/>
          <w:szCs w:val="24"/>
        </w:rPr>
        <w:t>tanggal</w:t>
      </w:r>
      <w:r w:rsidRPr="006D19DD">
        <w:rPr>
          <w:rFonts w:ascii="Times New Roman" w:eastAsia="Times New Roman" w:hAnsi="Times New Roman" w:cs="Times New Roman"/>
          <w:color w:val="131313"/>
          <w:spacing w:val="40"/>
          <w:sz w:val="24"/>
          <w:szCs w:val="24"/>
        </w:rPr>
        <w:t xml:space="preserve"> </w:t>
      </w:r>
      <w:r w:rsidRPr="006D19DD">
        <w:rPr>
          <w:rFonts w:ascii="Times New Roman" w:eastAsia="Times New Roman" w:hAnsi="Times New Roman" w:cs="Times New Roman"/>
          <w:color w:val="131313"/>
          <w:w w:val="58"/>
          <w:sz w:val="24"/>
          <w:szCs w:val="24"/>
        </w:rPr>
        <w:t>…</w:t>
      </w:r>
      <w:r w:rsidRPr="006D19DD">
        <w:rPr>
          <w:rFonts w:ascii="Times New Roman" w:eastAsia="Times New Roman" w:hAnsi="Times New Roman" w:cs="Times New Roman"/>
          <w:color w:val="131313"/>
          <w:spacing w:val="19"/>
          <w:sz w:val="24"/>
          <w:szCs w:val="24"/>
        </w:rPr>
        <w:t xml:space="preserve"> </w:t>
      </w:r>
      <w:r w:rsidRPr="006D19DD">
        <w:rPr>
          <w:rFonts w:ascii="Times New Roman" w:eastAsia="Times New Roman" w:hAnsi="Times New Roman" w:cs="Times New Roman"/>
          <w:color w:val="131313"/>
          <w:sz w:val="24"/>
          <w:szCs w:val="24"/>
        </w:rPr>
        <w:t>oleh</w:t>
      </w:r>
      <w:r w:rsidRPr="006D19DD">
        <w:rPr>
          <w:rFonts w:ascii="Times New Roman" w:eastAsia="Times New Roman" w:hAnsi="Times New Roman" w:cs="Times New Roman"/>
          <w:color w:val="131313"/>
          <w:spacing w:val="15"/>
          <w:sz w:val="24"/>
          <w:szCs w:val="24"/>
        </w:rPr>
        <w:t xml:space="preserve"> </w:t>
      </w:r>
      <w:r w:rsidRPr="006D19DD">
        <w:rPr>
          <w:rFonts w:ascii="Times New Roman" w:eastAsia="Times New Roman" w:hAnsi="Times New Roman" w:cs="Times New Roman"/>
          <w:color w:val="131313"/>
          <w:sz w:val="24"/>
          <w:szCs w:val="24"/>
        </w:rPr>
        <w:t>Panitia</w:t>
      </w:r>
      <w:r w:rsidRPr="006D19DD">
        <w:rPr>
          <w:rFonts w:ascii="Times New Roman" w:eastAsia="Times New Roman" w:hAnsi="Times New Roman" w:cs="Times New Roman"/>
          <w:color w:val="131313"/>
          <w:spacing w:val="32"/>
          <w:sz w:val="24"/>
          <w:szCs w:val="24"/>
        </w:rPr>
        <w:t xml:space="preserve"> </w:t>
      </w:r>
      <w:r w:rsidRPr="006D19DD">
        <w:rPr>
          <w:rFonts w:ascii="Times New Roman" w:eastAsia="Times New Roman" w:hAnsi="Times New Roman" w:cs="Times New Roman"/>
          <w:color w:val="131313"/>
          <w:sz w:val="24"/>
          <w:szCs w:val="24"/>
        </w:rPr>
        <w:t>Penguji</w:t>
      </w:r>
      <w:r w:rsidRPr="006D19DD">
        <w:rPr>
          <w:rFonts w:ascii="Times New Roman" w:eastAsia="Times New Roman" w:hAnsi="Times New Roman" w:cs="Times New Roman"/>
          <w:color w:val="131313"/>
          <w:spacing w:val="44"/>
          <w:sz w:val="24"/>
          <w:szCs w:val="24"/>
        </w:rPr>
        <w:t xml:space="preserve"> </w:t>
      </w:r>
      <w:r w:rsidRPr="006D19DD">
        <w:rPr>
          <w:rFonts w:ascii="Times New Roman" w:eastAsia="Times New Roman" w:hAnsi="Times New Roman" w:cs="Times New Roman"/>
          <w:color w:val="131313"/>
          <w:w w:val="90"/>
          <w:sz w:val="24"/>
          <w:szCs w:val="24"/>
        </w:rPr>
        <w:t>S</w:t>
      </w:r>
      <w:r w:rsidRPr="006D19DD">
        <w:rPr>
          <w:rFonts w:ascii="Times New Roman" w:eastAsia="Times New Roman" w:hAnsi="Times New Roman" w:cs="Times New Roman"/>
          <w:color w:val="131313"/>
          <w:w w:val="110"/>
          <w:sz w:val="24"/>
          <w:szCs w:val="24"/>
        </w:rPr>
        <w:t>kr</w:t>
      </w:r>
      <w:r w:rsidRPr="006D19DD">
        <w:rPr>
          <w:rFonts w:ascii="Times New Roman" w:eastAsia="Times New Roman" w:hAnsi="Times New Roman" w:cs="Times New Roman"/>
          <w:color w:val="131313"/>
          <w:w w:val="90"/>
          <w:sz w:val="24"/>
          <w:szCs w:val="24"/>
        </w:rPr>
        <w:t>i</w:t>
      </w:r>
      <w:r w:rsidRPr="006D19DD">
        <w:rPr>
          <w:rFonts w:ascii="Times New Roman" w:eastAsia="Times New Roman" w:hAnsi="Times New Roman" w:cs="Times New Roman"/>
          <w:color w:val="131313"/>
          <w:w w:val="108"/>
          <w:sz w:val="24"/>
          <w:szCs w:val="24"/>
        </w:rPr>
        <w:t>p</w:t>
      </w:r>
      <w:r w:rsidRPr="006D19DD">
        <w:rPr>
          <w:rFonts w:ascii="Times New Roman" w:eastAsia="Times New Roman" w:hAnsi="Times New Roman" w:cs="Times New Roman"/>
          <w:color w:val="131313"/>
          <w:w w:val="107"/>
          <w:sz w:val="24"/>
          <w:szCs w:val="24"/>
        </w:rPr>
        <w:t>s</w:t>
      </w:r>
      <w:r w:rsidRPr="006D19DD">
        <w:rPr>
          <w:rFonts w:ascii="Times New Roman" w:eastAsia="Times New Roman" w:hAnsi="Times New Roman" w:cs="Times New Roman"/>
          <w:color w:val="131313"/>
          <w:w w:val="105"/>
          <w:sz w:val="24"/>
          <w:szCs w:val="24"/>
        </w:rPr>
        <w:t>i</w:t>
      </w:r>
    </w:p>
    <w:p w:rsidR="00F71694" w:rsidRPr="006D19DD" w:rsidRDefault="00F71694" w:rsidP="00583C37">
      <w:pPr>
        <w:spacing w:line="360" w:lineRule="auto"/>
        <w:ind w:left="720"/>
        <w:jc w:val="both"/>
        <w:rPr>
          <w:rFonts w:ascii="Times New Roman" w:eastAsia="Times New Roman" w:hAnsi="Times New Roman" w:cs="Times New Roman"/>
          <w:color w:val="131313"/>
          <w:w w:val="104"/>
          <w:position w:val="-1"/>
          <w:sz w:val="24"/>
          <w:szCs w:val="24"/>
        </w:rPr>
      </w:pPr>
      <w:proofErr w:type="gramStart"/>
      <w:r w:rsidRPr="006D19DD">
        <w:rPr>
          <w:rFonts w:ascii="Times New Roman" w:eastAsia="Times New Roman" w:hAnsi="Times New Roman" w:cs="Times New Roman"/>
          <w:color w:val="131313"/>
          <w:w w:val="109"/>
          <w:position w:val="-1"/>
          <w:sz w:val="24"/>
          <w:szCs w:val="24"/>
        </w:rPr>
        <w:t>T</w:t>
      </w:r>
      <w:r w:rsidRPr="006D19DD">
        <w:rPr>
          <w:rFonts w:ascii="Times New Roman" w:eastAsia="Times New Roman" w:hAnsi="Times New Roman" w:cs="Times New Roman"/>
          <w:color w:val="131313"/>
          <w:w w:val="103"/>
          <w:position w:val="-1"/>
          <w:sz w:val="24"/>
          <w:szCs w:val="24"/>
        </w:rPr>
        <w:t>a</w:t>
      </w:r>
      <w:r w:rsidRPr="006D19DD">
        <w:rPr>
          <w:rFonts w:ascii="Times New Roman" w:eastAsia="Times New Roman" w:hAnsi="Times New Roman" w:cs="Times New Roman"/>
          <w:color w:val="131313"/>
          <w:w w:val="108"/>
          <w:position w:val="-1"/>
          <w:sz w:val="24"/>
          <w:szCs w:val="24"/>
        </w:rPr>
        <w:t>n</w:t>
      </w:r>
      <w:r w:rsidRPr="006D19DD">
        <w:rPr>
          <w:rFonts w:ascii="Times New Roman" w:eastAsia="Times New Roman" w:hAnsi="Times New Roman" w:cs="Times New Roman"/>
          <w:color w:val="131313"/>
          <w:position w:val="-1"/>
          <w:sz w:val="24"/>
          <w:szCs w:val="24"/>
        </w:rPr>
        <w:t>g</w:t>
      </w:r>
      <w:r w:rsidRPr="006D19DD">
        <w:rPr>
          <w:rFonts w:ascii="Times New Roman" w:eastAsia="Times New Roman" w:hAnsi="Times New Roman" w:cs="Times New Roman"/>
          <w:color w:val="131313"/>
          <w:w w:val="103"/>
          <w:position w:val="-1"/>
          <w:sz w:val="24"/>
          <w:szCs w:val="24"/>
        </w:rPr>
        <w:t>e</w:t>
      </w:r>
      <w:r w:rsidRPr="006D19DD">
        <w:rPr>
          <w:rFonts w:ascii="Times New Roman" w:eastAsia="Times New Roman" w:hAnsi="Times New Roman" w:cs="Times New Roman"/>
          <w:color w:val="131313"/>
          <w:w w:val="112"/>
          <w:position w:val="-1"/>
          <w:sz w:val="24"/>
          <w:szCs w:val="24"/>
        </w:rPr>
        <w:t>r</w:t>
      </w:r>
      <w:r w:rsidRPr="006D19DD">
        <w:rPr>
          <w:rFonts w:ascii="Times New Roman" w:eastAsia="Times New Roman" w:hAnsi="Times New Roman" w:cs="Times New Roman"/>
          <w:color w:val="131313"/>
          <w:w w:val="103"/>
          <w:position w:val="-1"/>
          <w:sz w:val="24"/>
          <w:szCs w:val="24"/>
        </w:rPr>
        <w:t>a</w:t>
      </w:r>
      <w:r w:rsidRPr="006D19DD">
        <w:rPr>
          <w:rFonts w:ascii="Times New Roman" w:eastAsia="Times New Roman" w:hAnsi="Times New Roman" w:cs="Times New Roman"/>
          <w:color w:val="131313"/>
          <w:position w:val="-1"/>
          <w:sz w:val="24"/>
          <w:szCs w:val="24"/>
        </w:rPr>
        <w:t>n</w:t>
      </w:r>
      <w:r w:rsidRPr="006D19DD">
        <w:rPr>
          <w:rFonts w:ascii="Times New Roman" w:eastAsia="Times New Roman" w:hAnsi="Times New Roman" w:cs="Times New Roman"/>
          <w:color w:val="131313"/>
          <w:w w:val="108"/>
          <w:position w:val="-1"/>
          <w:sz w:val="24"/>
          <w:szCs w:val="24"/>
        </w:rPr>
        <w:t>g</w:t>
      </w:r>
      <w:r w:rsidRPr="006D19DD">
        <w:rPr>
          <w:rFonts w:ascii="Times New Roman" w:eastAsia="Times New Roman" w:hAnsi="Times New Roman" w:cs="Times New Roman"/>
          <w:color w:val="2A2A2A"/>
          <w:w w:val="83"/>
          <w:position w:val="-1"/>
          <w:sz w:val="24"/>
          <w:szCs w:val="24"/>
        </w:rPr>
        <w:t>,</w:t>
      </w:r>
      <w:r w:rsidRPr="006D19DD">
        <w:rPr>
          <w:rFonts w:ascii="Times New Roman" w:eastAsia="Times New Roman" w:hAnsi="Times New Roman" w:cs="Times New Roman"/>
          <w:color w:val="2A2A2A"/>
          <w:position w:val="-1"/>
          <w:sz w:val="24"/>
          <w:szCs w:val="24"/>
        </w:rPr>
        <w:t xml:space="preserve"> </w:t>
      </w:r>
      <w:r w:rsidRPr="006D19DD">
        <w:rPr>
          <w:rFonts w:ascii="Times New Roman" w:eastAsia="Times New Roman" w:hAnsi="Times New Roman" w:cs="Times New Roman"/>
          <w:color w:val="2A2A2A"/>
          <w:spacing w:val="-19"/>
          <w:position w:val="-1"/>
          <w:sz w:val="24"/>
          <w:szCs w:val="24"/>
        </w:rPr>
        <w:t xml:space="preserve"> </w:t>
      </w:r>
      <w:r w:rsidRPr="006D19DD">
        <w:rPr>
          <w:rFonts w:ascii="Times New Roman" w:eastAsia="Times New Roman" w:hAnsi="Times New Roman" w:cs="Times New Roman"/>
          <w:color w:val="131313"/>
          <w:w w:val="58"/>
          <w:position w:val="-1"/>
          <w:sz w:val="24"/>
          <w:szCs w:val="24"/>
        </w:rPr>
        <w:t>1</w:t>
      </w:r>
      <w:proofErr w:type="gramEnd"/>
      <w:r w:rsidRPr="006D19DD">
        <w:rPr>
          <w:rFonts w:ascii="Times New Roman" w:eastAsia="Times New Roman" w:hAnsi="Times New Roman" w:cs="Times New Roman"/>
          <w:color w:val="131313"/>
          <w:w w:val="58"/>
          <w:position w:val="-1"/>
          <w:sz w:val="24"/>
          <w:szCs w:val="24"/>
        </w:rPr>
        <w:t xml:space="preserve"> </w:t>
      </w:r>
      <w:r w:rsidRPr="006D19DD">
        <w:rPr>
          <w:rFonts w:ascii="Times New Roman" w:eastAsia="Times New Roman" w:hAnsi="Times New Roman" w:cs="Times New Roman"/>
          <w:color w:val="131313"/>
          <w:spacing w:val="29"/>
          <w:w w:val="58"/>
          <w:position w:val="-1"/>
          <w:sz w:val="24"/>
          <w:szCs w:val="24"/>
        </w:rPr>
        <w:t xml:space="preserve"> </w:t>
      </w:r>
      <w:r w:rsidRPr="006D19DD">
        <w:rPr>
          <w:rFonts w:ascii="Times New Roman" w:eastAsia="Times New Roman" w:hAnsi="Times New Roman" w:cs="Times New Roman"/>
          <w:color w:val="131313"/>
          <w:position w:val="-1"/>
          <w:sz w:val="24"/>
          <w:szCs w:val="24"/>
        </w:rPr>
        <w:t>Februari</w:t>
      </w:r>
      <w:r w:rsidRPr="006D19DD">
        <w:rPr>
          <w:rFonts w:ascii="Times New Roman" w:eastAsia="Times New Roman" w:hAnsi="Times New Roman" w:cs="Times New Roman"/>
          <w:color w:val="131313"/>
          <w:spacing w:val="26"/>
          <w:position w:val="-1"/>
          <w:sz w:val="24"/>
          <w:szCs w:val="24"/>
        </w:rPr>
        <w:t xml:space="preserve"> </w:t>
      </w:r>
      <w:r w:rsidRPr="006D19DD">
        <w:rPr>
          <w:rFonts w:ascii="Times New Roman" w:eastAsia="Times New Roman" w:hAnsi="Times New Roman" w:cs="Times New Roman"/>
          <w:color w:val="131313"/>
          <w:w w:val="104"/>
          <w:position w:val="-1"/>
          <w:sz w:val="24"/>
          <w:szCs w:val="24"/>
        </w:rPr>
        <w:t>2020</w:t>
      </w:r>
    </w:p>
    <w:p w:rsidR="00F71694" w:rsidRPr="006D19DD" w:rsidRDefault="00F71694" w:rsidP="00583C37">
      <w:pPr>
        <w:spacing w:line="360" w:lineRule="auto"/>
        <w:ind w:left="720"/>
        <w:jc w:val="both"/>
        <w:rPr>
          <w:rFonts w:ascii="Times New Roman" w:eastAsia="Times New Roman" w:hAnsi="Times New Roman" w:cs="Times New Roman"/>
          <w:color w:val="131313"/>
          <w:w w:val="104"/>
          <w:position w:val="-1"/>
          <w:sz w:val="24"/>
          <w:szCs w:val="24"/>
        </w:rPr>
      </w:pPr>
    </w:p>
    <w:p w:rsidR="005B512A" w:rsidRPr="006D19DD" w:rsidRDefault="005B512A" w:rsidP="00583C37">
      <w:pPr>
        <w:spacing w:line="360" w:lineRule="auto"/>
        <w:ind w:left="720"/>
        <w:jc w:val="both"/>
        <w:rPr>
          <w:rFonts w:ascii="Times New Roman" w:hAnsi="Times New Roman" w:cs="Times New Roman"/>
          <w:b/>
          <w:sz w:val="24"/>
          <w:szCs w:val="24"/>
        </w:rPr>
      </w:pPr>
      <w:r w:rsidRPr="006D19DD">
        <w:rPr>
          <w:rFonts w:ascii="Times New Roman" w:hAnsi="Times New Roman" w:cs="Times New Roman"/>
          <w:sz w:val="24"/>
          <w:szCs w:val="24"/>
        </w:rPr>
        <w:t>Dosen Pembimbing</w:t>
      </w:r>
      <w:r w:rsidRPr="006D19DD">
        <w:rPr>
          <w:rFonts w:ascii="Times New Roman" w:hAnsi="Times New Roman" w:cs="Times New Roman"/>
          <w:sz w:val="24"/>
          <w:szCs w:val="24"/>
        </w:rPr>
        <w:tab/>
      </w:r>
      <w:r w:rsidRPr="006D19DD">
        <w:rPr>
          <w:rFonts w:ascii="Times New Roman" w:hAnsi="Times New Roman" w:cs="Times New Roman"/>
          <w:sz w:val="24"/>
          <w:szCs w:val="24"/>
        </w:rPr>
        <w:tab/>
      </w:r>
      <w:r w:rsidRPr="006D19DD">
        <w:rPr>
          <w:rFonts w:ascii="Times New Roman" w:hAnsi="Times New Roman" w:cs="Times New Roman"/>
          <w:sz w:val="24"/>
          <w:szCs w:val="24"/>
        </w:rPr>
        <w:tab/>
        <w:t xml:space="preserve">    </w:t>
      </w:r>
      <w:r w:rsidRPr="006D19DD">
        <w:rPr>
          <w:rFonts w:ascii="Times New Roman" w:eastAsia="Times New Roman" w:hAnsi="Times New Roman" w:cs="Times New Roman"/>
          <w:color w:val="131313"/>
          <w:sz w:val="24"/>
          <w:szCs w:val="24"/>
        </w:rPr>
        <w:t>K</w:t>
      </w:r>
      <w:r w:rsidRPr="006D19DD">
        <w:rPr>
          <w:rFonts w:ascii="Times New Roman" w:eastAsia="Times New Roman" w:hAnsi="Times New Roman" w:cs="Times New Roman"/>
          <w:color w:val="2A2A2A"/>
          <w:sz w:val="24"/>
          <w:szCs w:val="24"/>
        </w:rPr>
        <w:t>e</w:t>
      </w:r>
      <w:r w:rsidRPr="006D19DD">
        <w:rPr>
          <w:rFonts w:ascii="Times New Roman" w:eastAsia="Times New Roman" w:hAnsi="Times New Roman" w:cs="Times New Roman"/>
          <w:color w:val="131313"/>
          <w:sz w:val="24"/>
          <w:szCs w:val="24"/>
        </w:rPr>
        <w:t>pala</w:t>
      </w:r>
      <w:r w:rsidRPr="006D19DD">
        <w:rPr>
          <w:rFonts w:ascii="Times New Roman" w:eastAsia="Times New Roman" w:hAnsi="Times New Roman" w:cs="Times New Roman"/>
          <w:color w:val="131313"/>
          <w:spacing w:val="29"/>
          <w:sz w:val="24"/>
          <w:szCs w:val="24"/>
        </w:rPr>
        <w:t xml:space="preserve"> </w:t>
      </w:r>
      <w:r w:rsidRPr="006D19DD">
        <w:rPr>
          <w:rFonts w:ascii="Times New Roman" w:eastAsia="Times New Roman" w:hAnsi="Times New Roman" w:cs="Times New Roman"/>
          <w:color w:val="131313"/>
          <w:sz w:val="24"/>
          <w:szCs w:val="24"/>
        </w:rPr>
        <w:t>Program</w:t>
      </w:r>
      <w:r w:rsidRPr="006D19DD">
        <w:rPr>
          <w:rFonts w:ascii="Times New Roman" w:eastAsia="Times New Roman" w:hAnsi="Times New Roman" w:cs="Times New Roman"/>
          <w:color w:val="131313"/>
          <w:spacing w:val="49"/>
          <w:sz w:val="24"/>
          <w:szCs w:val="24"/>
        </w:rPr>
        <w:t xml:space="preserve"> </w:t>
      </w:r>
      <w:r w:rsidRPr="006D19DD">
        <w:rPr>
          <w:rFonts w:ascii="Times New Roman" w:eastAsia="Times New Roman" w:hAnsi="Times New Roman" w:cs="Times New Roman"/>
          <w:color w:val="131313"/>
          <w:sz w:val="24"/>
          <w:szCs w:val="24"/>
        </w:rPr>
        <w:t>Studi</w:t>
      </w:r>
      <w:r w:rsidRPr="006D19DD">
        <w:rPr>
          <w:rFonts w:ascii="Times New Roman" w:eastAsia="Times New Roman" w:hAnsi="Times New Roman" w:cs="Times New Roman"/>
          <w:color w:val="131313"/>
          <w:spacing w:val="12"/>
          <w:sz w:val="24"/>
          <w:szCs w:val="24"/>
        </w:rPr>
        <w:t xml:space="preserve"> </w:t>
      </w:r>
      <w:r w:rsidRPr="006D19DD">
        <w:rPr>
          <w:rFonts w:ascii="Times New Roman" w:eastAsia="Times New Roman" w:hAnsi="Times New Roman" w:cs="Times New Roman"/>
          <w:color w:val="131313"/>
          <w:sz w:val="24"/>
          <w:szCs w:val="24"/>
        </w:rPr>
        <w:t>Teknik</w:t>
      </w:r>
      <w:r w:rsidRPr="006D19DD">
        <w:rPr>
          <w:rFonts w:ascii="Times New Roman" w:eastAsia="Times New Roman" w:hAnsi="Times New Roman" w:cs="Times New Roman"/>
          <w:color w:val="131313"/>
          <w:spacing w:val="47"/>
          <w:sz w:val="24"/>
          <w:szCs w:val="24"/>
        </w:rPr>
        <w:t xml:space="preserve"> </w:t>
      </w:r>
      <w:r w:rsidRPr="006D19DD">
        <w:rPr>
          <w:rFonts w:ascii="Times New Roman" w:eastAsia="Times New Roman" w:hAnsi="Times New Roman" w:cs="Times New Roman"/>
          <w:color w:val="131313"/>
          <w:w w:val="90"/>
          <w:sz w:val="24"/>
          <w:szCs w:val="24"/>
        </w:rPr>
        <w:t>l</w:t>
      </w:r>
      <w:r w:rsidRPr="006D19DD">
        <w:rPr>
          <w:rFonts w:ascii="Times New Roman" w:eastAsia="Times New Roman" w:hAnsi="Times New Roman" w:cs="Times New Roman"/>
          <w:color w:val="131313"/>
          <w:w w:val="108"/>
          <w:sz w:val="24"/>
          <w:szCs w:val="24"/>
        </w:rPr>
        <w:t>n</w:t>
      </w:r>
      <w:r w:rsidRPr="006D19DD">
        <w:rPr>
          <w:rFonts w:ascii="Times New Roman" w:eastAsia="Times New Roman" w:hAnsi="Times New Roman" w:cs="Times New Roman"/>
          <w:color w:val="131313"/>
          <w:w w:val="137"/>
          <w:sz w:val="24"/>
          <w:szCs w:val="24"/>
        </w:rPr>
        <w:t>f</w:t>
      </w:r>
      <w:r w:rsidRPr="006D19DD">
        <w:rPr>
          <w:rFonts w:ascii="Times New Roman" w:eastAsia="Times New Roman" w:hAnsi="Times New Roman" w:cs="Times New Roman"/>
          <w:color w:val="131313"/>
          <w:w w:val="75"/>
          <w:sz w:val="24"/>
          <w:szCs w:val="24"/>
        </w:rPr>
        <w:t>o</w:t>
      </w:r>
      <w:r w:rsidRPr="006D19DD">
        <w:rPr>
          <w:rFonts w:ascii="Times New Roman" w:eastAsia="Times New Roman" w:hAnsi="Times New Roman" w:cs="Times New Roman"/>
          <w:color w:val="131313"/>
          <w:w w:val="125"/>
          <w:sz w:val="24"/>
          <w:szCs w:val="24"/>
        </w:rPr>
        <w:t>n</w:t>
      </w:r>
      <w:r w:rsidRPr="006D19DD">
        <w:rPr>
          <w:rFonts w:ascii="Times New Roman" w:eastAsia="Times New Roman" w:hAnsi="Times New Roman" w:cs="Times New Roman"/>
          <w:color w:val="131313"/>
          <w:w w:val="108"/>
          <w:sz w:val="24"/>
          <w:szCs w:val="24"/>
        </w:rPr>
        <w:t>n</w:t>
      </w:r>
      <w:r w:rsidRPr="006D19DD">
        <w:rPr>
          <w:rFonts w:ascii="Times New Roman" w:eastAsia="Times New Roman" w:hAnsi="Times New Roman" w:cs="Times New Roman"/>
          <w:color w:val="131313"/>
          <w:w w:val="122"/>
          <w:sz w:val="24"/>
          <w:szCs w:val="24"/>
        </w:rPr>
        <w:t>a</w:t>
      </w:r>
      <w:r w:rsidRPr="006D19DD">
        <w:rPr>
          <w:rFonts w:ascii="Times New Roman" w:eastAsia="Times New Roman" w:hAnsi="Times New Roman" w:cs="Times New Roman"/>
          <w:color w:val="131313"/>
          <w:w w:val="90"/>
          <w:sz w:val="24"/>
          <w:szCs w:val="24"/>
        </w:rPr>
        <w:t>t</w:t>
      </w:r>
      <w:r w:rsidRPr="006D19DD">
        <w:rPr>
          <w:rFonts w:ascii="Times New Roman" w:eastAsia="Times New Roman" w:hAnsi="Times New Roman" w:cs="Times New Roman"/>
          <w:color w:val="131313"/>
          <w:w w:val="105"/>
          <w:sz w:val="24"/>
          <w:szCs w:val="24"/>
        </w:rPr>
        <w:t>i</w:t>
      </w:r>
      <w:r w:rsidRPr="006D19DD">
        <w:rPr>
          <w:rFonts w:ascii="Times New Roman" w:eastAsia="Times New Roman" w:hAnsi="Times New Roman" w:cs="Times New Roman"/>
          <w:color w:val="131313"/>
          <w:w w:val="116"/>
          <w:sz w:val="24"/>
          <w:szCs w:val="24"/>
        </w:rPr>
        <w:t>k</w:t>
      </w:r>
      <w:r w:rsidRPr="006D19DD">
        <w:rPr>
          <w:rFonts w:ascii="Times New Roman" w:eastAsia="Times New Roman" w:hAnsi="Times New Roman" w:cs="Times New Roman"/>
          <w:color w:val="131313"/>
          <w:w w:val="94"/>
          <w:sz w:val="24"/>
          <w:szCs w:val="24"/>
        </w:rPr>
        <w:t>a</w:t>
      </w:r>
    </w:p>
    <w:p w:rsidR="005B512A" w:rsidRPr="006D19DD" w:rsidRDefault="005B512A" w:rsidP="00583C37">
      <w:pPr>
        <w:spacing w:line="360" w:lineRule="auto"/>
        <w:ind w:left="720"/>
        <w:jc w:val="both"/>
        <w:rPr>
          <w:rFonts w:ascii="Times New Roman" w:hAnsi="Times New Roman" w:cs="Times New Roman"/>
          <w:b/>
          <w:sz w:val="24"/>
          <w:szCs w:val="24"/>
        </w:rPr>
      </w:pPr>
    </w:p>
    <w:p w:rsidR="005B512A" w:rsidRPr="006D19DD" w:rsidRDefault="005B512A" w:rsidP="00583C37">
      <w:pPr>
        <w:spacing w:line="360" w:lineRule="auto"/>
        <w:ind w:left="720"/>
        <w:jc w:val="both"/>
        <w:rPr>
          <w:rFonts w:ascii="Times New Roman" w:hAnsi="Times New Roman" w:cs="Times New Roman"/>
          <w:b/>
          <w:sz w:val="24"/>
          <w:szCs w:val="24"/>
        </w:rPr>
      </w:pPr>
      <w:r w:rsidRPr="006D19DD">
        <w:rPr>
          <w:rFonts w:ascii="Times New Roman" w:hAnsi="Times New Roman" w:cs="Times New Roman"/>
          <w:b/>
          <w:sz w:val="24"/>
          <w:szCs w:val="24"/>
        </w:rPr>
        <w:t>_____________</w:t>
      </w:r>
      <w:r w:rsidRPr="006D19DD">
        <w:rPr>
          <w:rFonts w:ascii="Times New Roman" w:hAnsi="Times New Roman" w:cs="Times New Roman"/>
          <w:b/>
          <w:sz w:val="24"/>
          <w:szCs w:val="24"/>
        </w:rPr>
        <w:tab/>
      </w:r>
      <w:r w:rsidRPr="006D19DD">
        <w:rPr>
          <w:rFonts w:ascii="Times New Roman" w:hAnsi="Times New Roman" w:cs="Times New Roman"/>
          <w:b/>
          <w:sz w:val="24"/>
          <w:szCs w:val="24"/>
        </w:rPr>
        <w:tab/>
      </w:r>
      <w:r w:rsidRPr="006D19DD">
        <w:rPr>
          <w:rFonts w:ascii="Times New Roman" w:hAnsi="Times New Roman" w:cs="Times New Roman"/>
          <w:b/>
          <w:sz w:val="24"/>
          <w:szCs w:val="24"/>
        </w:rPr>
        <w:tab/>
      </w:r>
      <w:r w:rsidRPr="006D19DD">
        <w:rPr>
          <w:rFonts w:ascii="Times New Roman" w:hAnsi="Times New Roman" w:cs="Times New Roman"/>
          <w:b/>
          <w:sz w:val="24"/>
          <w:szCs w:val="24"/>
        </w:rPr>
        <w:tab/>
        <w:t>_____________________</w:t>
      </w:r>
    </w:p>
    <w:p w:rsidR="005B512A" w:rsidRPr="006D19DD" w:rsidRDefault="005B512A" w:rsidP="00583C37">
      <w:pPr>
        <w:spacing w:line="360" w:lineRule="auto"/>
        <w:ind w:left="720"/>
        <w:jc w:val="both"/>
        <w:rPr>
          <w:rFonts w:ascii="Times New Roman" w:hAnsi="Times New Roman" w:cs="Times New Roman"/>
          <w:b/>
          <w:sz w:val="24"/>
          <w:szCs w:val="24"/>
        </w:rPr>
      </w:pPr>
    </w:p>
    <w:p w:rsidR="005B512A" w:rsidRPr="006D19DD" w:rsidRDefault="005B512A" w:rsidP="00583C37">
      <w:pPr>
        <w:spacing w:line="360" w:lineRule="auto"/>
        <w:ind w:left="720"/>
        <w:jc w:val="both"/>
        <w:rPr>
          <w:rFonts w:ascii="Times New Roman" w:hAnsi="Times New Roman" w:cs="Times New Roman"/>
          <w:b/>
          <w:sz w:val="24"/>
          <w:szCs w:val="24"/>
        </w:rPr>
      </w:pPr>
      <w:r w:rsidRPr="006D19DD">
        <w:rPr>
          <w:rFonts w:ascii="Times New Roman" w:hAnsi="Times New Roman" w:cs="Times New Roman"/>
          <w:b/>
          <w:sz w:val="24"/>
          <w:szCs w:val="24"/>
        </w:rPr>
        <w:t>DEWAN PENGUJI</w:t>
      </w:r>
    </w:p>
    <w:p w:rsidR="005B512A" w:rsidRPr="006D19DD" w:rsidRDefault="005B512A" w:rsidP="00583C37">
      <w:pPr>
        <w:spacing w:line="360" w:lineRule="auto"/>
        <w:ind w:left="720"/>
        <w:jc w:val="both"/>
        <w:rPr>
          <w:rFonts w:ascii="Times New Roman" w:hAnsi="Times New Roman" w:cs="Times New Roman"/>
          <w:sz w:val="24"/>
          <w:szCs w:val="24"/>
        </w:rPr>
      </w:pPr>
      <w:r w:rsidRPr="006D19DD">
        <w:rPr>
          <w:rFonts w:ascii="Times New Roman" w:hAnsi="Times New Roman" w:cs="Times New Roman"/>
          <w:sz w:val="24"/>
          <w:szCs w:val="24"/>
        </w:rPr>
        <w:t>Ketua Tim Penguji</w:t>
      </w:r>
      <w:r w:rsidRPr="006D19DD">
        <w:rPr>
          <w:rFonts w:ascii="Times New Roman" w:hAnsi="Times New Roman" w:cs="Times New Roman"/>
          <w:sz w:val="24"/>
          <w:szCs w:val="24"/>
        </w:rPr>
        <w:tab/>
      </w:r>
      <w:r w:rsidRPr="006D19DD">
        <w:rPr>
          <w:rFonts w:ascii="Times New Roman" w:hAnsi="Times New Roman" w:cs="Times New Roman"/>
          <w:sz w:val="24"/>
          <w:szCs w:val="24"/>
        </w:rPr>
        <w:tab/>
      </w:r>
      <w:r w:rsidRPr="006D19DD">
        <w:rPr>
          <w:rFonts w:ascii="Times New Roman" w:hAnsi="Times New Roman" w:cs="Times New Roman"/>
          <w:sz w:val="24"/>
          <w:szCs w:val="24"/>
        </w:rPr>
        <w:tab/>
      </w:r>
      <w:r w:rsidRPr="006D19DD">
        <w:rPr>
          <w:rFonts w:ascii="Times New Roman" w:hAnsi="Times New Roman" w:cs="Times New Roman"/>
          <w:sz w:val="24"/>
          <w:szCs w:val="24"/>
        </w:rPr>
        <w:tab/>
      </w:r>
      <w:r w:rsidRPr="006D19DD">
        <w:rPr>
          <w:rFonts w:ascii="Times New Roman" w:hAnsi="Times New Roman" w:cs="Times New Roman"/>
          <w:sz w:val="24"/>
          <w:szCs w:val="24"/>
        </w:rPr>
        <w:tab/>
        <w:t>Penguji II</w:t>
      </w:r>
    </w:p>
    <w:p w:rsidR="005B512A" w:rsidRPr="006D19DD" w:rsidRDefault="005B512A" w:rsidP="00583C37">
      <w:pPr>
        <w:spacing w:line="360" w:lineRule="auto"/>
        <w:ind w:left="720"/>
        <w:jc w:val="both"/>
        <w:rPr>
          <w:rFonts w:ascii="Times New Roman" w:hAnsi="Times New Roman" w:cs="Times New Roman"/>
          <w:sz w:val="24"/>
          <w:szCs w:val="24"/>
        </w:rPr>
      </w:pPr>
    </w:p>
    <w:p w:rsidR="005B512A" w:rsidRPr="006D19DD" w:rsidRDefault="005B512A" w:rsidP="00583C37">
      <w:pPr>
        <w:spacing w:line="360" w:lineRule="auto"/>
        <w:ind w:left="720"/>
        <w:jc w:val="both"/>
        <w:rPr>
          <w:rFonts w:ascii="Times New Roman" w:hAnsi="Times New Roman" w:cs="Times New Roman"/>
          <w:sz w:val="24"/>
          <w:szCs w:val="24"/>
        </w:rPr>
      </w:pPr>
    </w:p>
    <w:p w:rsidR="005B512A" w:rsidRPr="006D19DD" w:rsidRDefault="005B512A" w:rsidP="00583C37">
      <w:pPr>
        <w:spacing w:line="360" w:lineRule="auto"/>
        <w:ind w:left="720"/>
        <w:jc w:val="both"/>
        <w:rPr>
          <w:rFonts w:ascii="Times New Roman" w:hAnsi="Times New Roman" w:cs="Times New Roman"/>
          <w:sz w:val="24"/>
          <w:szCs w:val="24"/>
        </w:rPr>
      </w:pPr>
    </w:p>
    <w:p w:rsidR="005B512A" w:rsidRPr="006D19DD" w:rsidRDefault="005B512A" w:rsidP="00583C37">
      <w:pPr>
        <w:spacing w:line="360" w:lineRule="auto"/>
        <w:ind w:left="720"/>
        <w:jc w:val="both"/>
        <w:rPr>
          <w:rFonts w:ascii="Times New Roman" w:hAnsi="Times New Roman" w:cs="Times New Roman"/>
          <w:sz w:val="24"/>
          <w:szCs w:val="24"/>
        </w:rPr>
      </w:pPr>
    </w:p>
    <w:p w:rsidR="005B512A" w:rsidRPr="006D19DD" w:rsidRDefault="005B512A" w:rsidP="00583C37">
      <w:pPr>
        <w:spacing w:line="360" w:lineRule="auto"/>
        <w:ind w:left="720"/>
        <w:jc w:val="both"/>
        <w:rPr>
          <w:rFonts w:ascii="Times New Roman" w:hAnsi="Times New Roman" w:cs="Times New Roman"/>
          <w:sz w:val="24"/>
          <w:szCs w:val="24"/>
        </w:rPr>
      </w:pPr>
      <w:r w:rsidRPr="006D19DD">
        <w:rPr>
          <w:rFonts w:ascii="Times New Roman" w:hAnsi="Times New Roman" w:cs="Times New Roman"/>
          <w:sz w:val="24"/>
          <w:szCs w:val="24"/>
        </w:rPr>
        <w:t>_________________</w:t>
      </w:r>
      <w:r w:rsidRPr="006D19DD">
        <w:rPr>
          <w:rFonts w:ascii="Times New Roman" w:hAnsi="Times New Roman" w:cs="Times New Roman"/>
          <w:sz w:val="24"/>
          <w:szCs w:val="24"/>
        </w:rPr>
        <w:tab/>
      </w:r>
      <w:r w:rsidRPr="006D19DD">
        <w:rPr>
          <w:rFonts w:ascii="Times New Roman" w:hAnsi="Times New Roman" w:cs="Times New Roman"/>
          <w:sz w:val="24"/>
          <w:szCs w:val="24"/>
        </w:rPr>
        <w:tab/>
      </w:r>
      <w:r w:rsidRPr="006D19DD">
        <w:rPr>
          <w:rFonts w:ascii="Times New Roman" w:hAnsi="Times New Roman" w:cs="Times New Roman"/>
          <w:sz w:val="24"/>
          <w:szCs w:val="24"/>
        </w:rPr>
        <w:tab/>
      </w:r>
      <w:r w:rsidRPr="006D19DD">
        <w:rPr>
          <w:rFonts w:ascii="Times New Roman" w:hAnsi="Times New Roman" w:cs="Times New Roman"/>
          <w:sz w:val="24"/>
          <w:szCs w:val="24"/>
        </w:rPr>
        <w:tab/>
        <w:t>_________________________</w:t>
      </w:r>
    </w:p>
    <w:p w:rsidR="005B512A" w:rsidRDefault="005B512A">
      <w:pPr>
        <w:rPr>
          <w:rFonts w:ascii="Times New Roman" w:hAnsi="Times New Roman" w:cs="Times New Roman"/>
          <w:sz w:val="24"/>
          <w:szCs w:val="24"/>
        </w:rPr>
      </w:pPr>
      <w:r>
        <w:rPr>
          <w:rFonts w:ascii="Times New Roman" w:hAnsi="Times New Roman" w:cs="Times New Roman"/>
          <w:sz w:val="24"/>
          <w:szCs w:val="24"/>
        </w:rPr>
        <w:br w:type="page"/>
      </w:r>
    </w:p>
    <w:p w:rsidR="005B512A" w:rsidRPr="005B512A" w:rsidRDefault="005B512A" w:rsidP="005B512A">
      <w:pPr>
        <w:spacing w:after="0" w:line="240" w:lineRule="auto"/>
        <w:ind w:left="1570" w:right="1234"/>
        <w:jc w:val="center"/>
        <w:rPr>
          <w:rFonts w:ascii="Times New Roman" w:eastAsia="Times New Roman" w:hAnsi="Times New Roman" w:cs="Times New Roman"/>
          <w:sz w:val="27"/>
          <w:szCs w:val="27"/>
        </w:rPr>
      </w:pPr>
      <w:r w:rsidRPr="005B512A">
        <w:rPr>
          <w:rFonts w:ascii="Times New Roman" w:eastAsia="Times New Roman" w:hAnsi="Times New Roman" w:cs="Times New Roman"/>
          <w:b/>
          <w:color w:val="1D1D1D"/>
          <w:w w:val="106"/>
          <w:sz w:val="27"/>
          <w:szCs w:val="27"/>
        </w:rPr>
        <w:lastRenderedPageBreak/>
        <w:t>P</w:t>
      </w:r>
      <w:r w:rsidRPr="005B512A">
        <w:rPr>
          <w:rFonts w:ascii="Times New Roman" w:eastAsia="Times New Roman" w:hAnsi="Times New Roman" w:cs="Times New Roman"/>
          <w:b/>
          <w:color w:val="323232"/>
          <w:w w:val="106"/>
          <w:sz w:val="27"/>
          <w:szCs w:val="27"/>
        </w:rPr>
        <w:t>E</w:t>
      </w:r>
      <w:r w:rsidRPr="005B512A">
        <w:rPr>
          <w:rFonts w:ascii="Times New Roman" w:eastAsia="Times New Roman" w:hAnsi="Times New Roman" w:cs="Times New Roman"/>
          <w:b/>
          <w:color w:val="1D1D1D"/>
          <w:w w:val="106"/>
          <w:sz w:val="27"/>
          <w:szCs w:val="27"/>
        </w:rPr>
        <w:t>RNY</w:t>
      </w:r>
      <w:r w:rsidRPr="005B512A">
        <w:rPr>
          <w:rFonts w:ascii="Times New Roman" w:eastAsia="Times New Roman" w:hAnsi="Times New Roman" w:cs="Times New Roman"/>
          <w:b/>
          <w:color w:val="323232"/>
          <w:w w:val="106"/>
          <w:sz w:val="27"/>
          <w:szCs w:val="27"/>
        </w:rPr>
        <w:t>AT</w:t>
      </w:r>
      <w:r w:rsidRPr="005B512A">
        <w:rPr>
          <w:rFonts w:ascii="Times New Roman" w:eastAsia="Times New Roman" w:hAnsi="Times New Roman" w:cs="Times New Roman"/>
          <w:b/>
          <w:color w:val="1D1D1D"/>
          <w:w w:val="106"/>
          <w:sz w:val="27"/>
          <w:szCs w:val="27"/>
        </w:rPr>
        <w:t>AAN</w:t>
      </w:r>
      <w:r w:rsidRPr="005B512A">
        <w:rPr>
          <w:rFonts w:ascii="Times New Roman" w:eastAsia="Times New Roman" w:hAnsi="Times New Roman" w:cs="Times New Roman"/>
          <w:b/>
          <w:color w:val="1D1D1D"/>
          <w:spacing w:val="15"/>
          <w:w w:val="106"/>
          <w:sz w:val="27"/>
          <w:szCs w:val="27"/>
        </w:rPr>
        <w:t xml:space="preserve"> </w:t>
      </w:r>
      <w:r w:rsidRPr="005B512A">
        <w:rPr>
          <w:rFonts w:ascii="Times New Roman" w:eastAsia="Times New Roman" w:hAnsi="Times New Roman" w:cs="Times New Roman"/>
          <w:b/>
          <w:color w:val="1D1D1D"/>
          <w:w w:val="106"/>
          <w:sz w:val="27"/>
          <w:szCs w:val="27"/>
        </w:rPr>
        <w:t>KEASLIAN</w:t>
      </w:r>
      <w:r w:rsidRPr="005B512A">
        <w:rPr>
          <w:rFonts w:ascii="Times New Roman" w:eastAsia="Times New Roman" w:hAnsi="Times New Roman" w:cs="Times New Roman"/>
          <w:b/>
          <w:color w:val="1D1D1D"/>
          <w:spacing w:val="17"/>
          <w:w w:val="106"/>
          <w:sz w:val="27"/>
          <w:szCs w:val="27"/>
        </w:rPr>
        <w:t xml:space="preserve"> </w:t>
      </w:r>
      <w:r w:rsidRPr="005B512A">
        <w:rPr>
          <w:rFonts w:ascii="Times New Roman" w:eastAsia="Times New Roman" w:hAnsi="Times New Roman" w:cs="Times New Roman"/>
          <w:b/>
          <w:color w:val="1D1D1D"/>
          <w:w w:val="105"/>
          <w:sz w:val="27"/>
          <w:szCs w:val="27"/>
        </w:rPr>
        <w:t>KA</w:t>
      </w:r>
      <w:r w:rsidRPr="005B512A">
        <w:rPr>
          <w:rFonts w:ascii="Times New Roman" w:eastAsia="Times New Roman" w:hAnsi="Times New Roman" w:cs="Times New Roman"/>
          <w:b/>
          <w:color w:val="1D1D1D"/>
          <w:w w:val="112"/>
          <w:sz w:val="27"/>
          <w:szCs w:val="27"/>
        </w:rPr>
        <w:t>RY</w:t>
      </w:r>
      <w:r w:rsidRPr="005B512A">
        <w:rPr>
          <w:rFonts w:ascii="Times New Roman" w:eastAsia="Times New Roman" w:hAnsi="Times New Roman" w:cs="Times New Roman"/>
          <w:b/>
          <w:color w:val="1D1D1D"/>
          <w:w w:val="102"/>
          <w:sz w:val="27"/>
          <w:szCs w:val="27"/>
        </w:rPr>
        <w:t>A</w:t>
      </w:r>
      <w:r w:rsidRPr="005B512A">
        <w:rPr>
          <w:rFonts w:ascii="Times New Roman" w:eastAsia="Times New Roman" w:hAnsi="Times New Roman" w:cs="Times New Roman"/>
          <w:b/>
          <w:color w:val="1D1D1D"/>
          <w:sz w:val="27"/>
          <w:szCs w:val="27"/>
        </w:rPr>
        <w:t xml:space="preserve"> </w:t>
      </w:r>
      <w:r w:rsidRPr="005B512A">
        <w:rPr>
          <w:rFonts w:ascii="Times New Roman" w:eastAsia="Times New Roman" w:hAnsi="Times New Roman" w:cs="Times New Roman"/>
          <w:b/>
          <w:color w:val="1D1D1D"/>
          <w:w w:val="99"/>
          <w:sz w:val="27"/>
          <w:szCs w:val="27"/>
        </w:rPr>
        <w:t>S</w:t>
      </w:r>
      <w:r w:rsidRPr="005B512A">
        <w:rPr>
          <w:rFonts w:ascii="Times New Roman" w:eastAsia="Times New Roman" w:hAnsi="Times New Roman" w:cs="Times New Roman"/>
          <w:b/>
          <w:color w:val="1D1D1D"/>
          <w:w w:val="109"/>
          <w:sz w:val="27"/>
          <w:szCs w:val="27"/>
        </w:rPr>
        <w:t>KRIP</w:t>
      </w:r>
      <w:r w:rsidRPr="005B512A">
        <w:rPr>
          <w:rFonts w:ascii="Times New Roman" w:eastAsia="Times New Roman" w:hAnsi="Times New Roman" w:cs="Times New Roman"/>
          <w:b/>
          <w:color w:val="1D1D1D"/>
          <w:w w:val="106"/>
          <w:sz w:val="27"/>
          <w:szCs w:val="27"/>
        </w:rPr>
        <w:t>S</w:t>
      </w:r>
      <w:r w:rsidRPr="005B512A">
        <w:rPr>
          <w:rFonts w:ascii="Times New Roman" w:eastAsia="Times New Roman" w:hAnsi="Times New Roman" w:cs="Times New Roman"/>
          <w:b/>
          <w:color w:val="1D1D1D"/>
          <w:w w:val="113"/>
          <w:sz w:val="27"/>
          <w:szCs w:val="27"/>
        </w:rPr>
        <w:t>I</w:t>
      </w:r>
    </w:p>
    <w:p w:rsidR="005B512A" w:rsidRPr="005B512A" w:rsidRDefault="005B512A" w:rsidP="005B512A">
      <w:pPr>
        <w:spacing w:before="1" w:after="0" w:line="160" w:lineRule="exact"/>
        <w:rPr>
          <w:rFonts w:ascii="Times New Roman" w:eastAsia="Times New Roman" w:hAnsi="Times New Roman" w:cs="Times New Roman"/>
          <w:sz w:val="17"/>
          <w:szCs w:val="17"/>
        </w:rPr>
      </w:pPr>
    </w:p>
    <w:p w:rsidR="005E4BEB" w:rsidRPr="00E9500C" w:rsidRDefault="005B512A" w:rsidP="00583C37">
      <w:pPr>
        <w:spacing w:after="0" w:line="383" w:lineRule="auto"/>
        <w:ind w:left="720" w:right="17" w:firstLine="10"/>
        <w:rPr>
          <w:rFonts w:ascii="Times New Roman" w:eastAsia="Times New Roman" w:hAnsi="Times New Roman" w:cs="Times New Roman"/>
          <w:color w:val="323232"/>
          <w:spacing w:val="-19"/>
          <w:sz w:val="24"/>
          <w:szCs w:val="24"/>
        </w:rPr>
      </w:pPr>
      <w:r w:rsidRPr="00E9500C">
        <w:rPr>
          <w:rFonts w:ascii="Times New Roman" w:eastAsia="Times New Roman" w:hAnsi="Times New Roman" w:cs="Times New Roman"/>
          <w:color w:val="454545"/>
          <w:w w:val="82"/>
          <w:sz w:val="24"/>
          <w:szCs w:val="24"/>
        </w:rPr>
        <w:t>S</w:t>
      </w:r>
      <w:r w:rsidRPr="00E9500C">
        <w:rPr>
          <w:rFonts w:ascii="Times New Roman" w:eastAsia="Times New Roman" w:hAnsi="Times New Roman" w:cs="Times New Roman"/>
          <w:color w:val="454545"/>
          <w:w w:val="122"/>
          <w:sz w:val="24"/>
          <w:szCs w:val="24"/>
        </w:rPr>
        <w:t>a</w:t>
      </w:r>
      <w:r w:rsidRPr="00E9500C">
        <w:rPr>
          <w:rFonts w:ascii="Times New Roman" w:eastAsia="Times New Roman" w:hAnsi="Times New Roman" w:cs="Times New Roman"/>
          <w:color w:val="454545"/>
          <w:sz w:val="24"/>
          <w:szCs w:val="24"/>
        </w:rPr>
        <w:t>y</w:t>
      </w:r>
      <w:r w:rsidRPr="00E9500C">
        <w:rPr>
          <w:rFonts w:ascii="Times New Roman" w:eastAsia="Times New Roman" w:hAnsi="Times New Roman" w:cs="Times New Roman"/>
          <w:color w:val="454545"/>
          <w:w w:val="113"/>
          <w:sz w:val="24"/>
          <w:szCs w:val="24"/>
        </w:rPr>
        <w:t>a</w:t>
      </w:r>
      <w:r w:rsidRPr="00E9500C">
        <w:rPr>
          <w:rFonts w:ascii="Times New Roman" w:eastAsia="Times New Roman" w:hAnsi="Times New Roman" w:cs="Times New Roman"/>
          <w:color w:val="454545"/>
          <w:sz w:val="24"/>
          <w:szCs w:val="24"/>
        </w:rPr>
        <w:t xml:space="preserve"> y</w:t>
      </w:r>
      <w:r w:rsidRPr="00E9500C">
        <w:rPr>
          <w:rFonts w:ascii="Times New Roman" w:eastAsia="Times New Roman" w:hAnsi="Times New Roman" w:cs="Times New Roman"/>
          <w:color w:val="323232"/>
          <w:sz w:val="24"/>
          <w:szCs w:val="24"/>
        </w:rPr>
        <w:t>ang</w:t>
      </w:r>
      <w:r w:rsidRPr="00E9500C">
        <w:rPr>
          <w:rFonts w:ascii="Times New Roman" w:eastAsia="Times New Roman" w:hAnsi="Times New Roman" w:cs="Times New Roman"/>
          <w:color w:val="323232"/>
          <w:spacing w:val="22"/>
          <w:sz w:val="24"/>
          <w:szCs w:val="24"/>
        </w:rPr>
        <w:t xml:space="preserve"> </w:t>
      </w:r>
      <w:r w:rsidRPr="00E9500C">
        <w:rPr>
          <w:rFonts w:ascii="Times New Roman" w:eastAsia="Times New Roman" w:hAnsi="Times New Roman" w:cs="Times New Roman"/>
          <w:color w:val="323232"/>
          <w:sz w:val="24"/>
          <w:szCs w:val="24"/>
        </w:rPr>
        <w:t>b</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323232"/>
          <w:sz w:val="24"/>
          <w:szCs w:val="24"/>
        </w:rPr>
        <w:t>rt</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nda</w:t>
      </w:r>
      <w:r w:rsidRPr="00E9500C">
        <w:rPr>
          <w:rFonts w:ascii="Times New Roman" w:eastAsia="Times New Roman" w:hAnsi="Times New Roman" w:cs="Times New Roman"/>
          <w:color w:val="323232"/>
          <w:spacing w:val="30"/>
          <w:sz w:val="24"/>
          <w:szCs w:val="24"/>
        </w:rPr>
        <w:t xml:space="preserve"> </w:t>
      </w:r>
      <w:r w:rsidRPr="00E9500C">
        <w:rPr>
          <w:rFonts w:ascii="Times New Roman" w:eastAsia="Times New Roman" w:hAnsi="Times New Roman" w:cs="Times New Roman"/>
          <w:color w:val="454545"/>
          <w:sz w:val="24"/>
          <w:szCs w:val="24"/>
        </w:rPr>
        <w:t>ta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535354"/>
          <w:sz w:val="24"/>
          <w:szCs w:val="24"/>
        </w:rPr>
        <w:t>g</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323232"/>
          <w:spacing w:val="28"/>
          <w:sz w:val="24"/>
          <w:szCs w:val="24"/>
        </w:rPr>
        <w:t xml:space="preserve"> </w:t>
      </w:r>
      <w:r w:rsidRPr="00E9500C">
        <w:rPr>
          <w:rFonts w:ascii="Times New Roman" w:eastAsia="Times New Roman" w:hAnsi="Times New Roman" w:cs="Times New Roman"/>
          <w:color w:val="323232"/>
          <w:sz w:val="24"/>
          <w:szCs w:val="24"/>
        </w:rPr>
        <w:t>di</w:t>
      </w:r>
      <w:r w:rsidRPr="00E9500C">
        <w:rPr>
          <w:rFonts w:ascii="Times New Roman" w:eastAsia="Times New Roman" w:hAnsi="Times New Roman" w:cs="Times New Roman"/>
          <w:color w:val="454545"/>
          <w:sz w:val="24"/>
          <w:szCs w:val="24"/>
        </w:rPr>
        <w:t>bawa</w:t>
      </w:r>
      <w:r w:rsidRPr="00E9500C">
        <w:rPr>
          <w:rFonts w:ascii="Times New Roman" w:eastAsia="Times New Roman" w:hAnsi="Times New Roman" w:cs="Times New Roman"/>
          <w:color w:val="323232"/>
          <w:sz w:val="24"/>
          <w:szCs w:val="24"/>
        </w:rPr>
        <w:t>h</w:t>
      </w:r>
      <w:r w:rsidRPr="00E9500C">
        <w:rPr>
          <w:rFonts w:ascii="Times New Roman" w:eastAsia="Times New Roman" w:hAnsi="Times New Roman" w:cs="Times New Roman"/>
          <w:color w:val="323232"/>
          <w:spacing w:val="36"/>
          <w:sz w:val="24"/>
          <w:szCs w:val="24"/>
        </w:rPr>
        <w:t xml:space="preserve"> </w:t>
      </w:r>
      <w:r w:rsidRPr="00E9500C">
        <w:rPr>
          <w:rFonts w:ascii="Times New Roman" w:eastAsia="Times New Roman" w:hAnsi="Times New Roman" w:cs="Times New Roman"/>
          <w:color w:val="323232"/>
          <w:w w:val="75"/>
          <w:sz w:val="24"/>
          <w:szCs w:val="24"/>
        </w:rPr>
        <w:t>i</w:t>
      </w:r>
      <w:r w:rsidRPr="00E9500C">
        <w:rPr>
          <w:rFonts w:ascii="Times New Roman" w:eastAsia="Times New Roman" w:hAnsi="Times New Roman" w:cs="Times New Roman"/>
          <w:color w:val="1D1D1D"/>
          <w:w w:val="107"/>
          <w:sz w:val="24"/>
          <w:szCs w:val="24"/>
        </w:rPr>
        <w:t>ni</w:t>
      </w:r>
      <w:r w:rsidRPr="00E9500C">
        <w:rPr>
          <w:rFonts w:ascii="Times New Roman" w:eastAsia="Times New Roman" w:hAnsi="Times New Roman" w:cs="Times New Roman"/>
          <w:color w:val="1D1D1D"/>
          <w:spacing w:val="19"/>
          <w:sz w:val="24"/>
          <w:szCs w:val="24"/>
        </w:rPr>
        <w:t xml:space="preserve"> </w:t>
      </w:r>
      <w:r w:rsidRPr="00E9500C">
        <w:rPr>
          <w:rFonts w:ascii="Times New Roman" w:eastAsia="Times New Roman" w:hAnsi="Times New Roman" w:cs="Times New Roman"/>
          <w:color w:val="323232"/>
          <w:sz w:val="24"/>
          <w:szCs w:val="24"/>
        </w:rPr>
        <w:t>ad</w:t>
      </w:r>
      <w:r w:rsidRPr="00E9500C">
        <w:rPr>
          <w:rFonts w:ascii="Times New Roman" w:eastAsia="Times New Roman" w:hAnsi="Times New Roman" w:cs="Times New Roman"/>
          <w:color w:val="535354"/>
          <w:sz w:val="24"/>
          <w:szCs w:val="24"/>
        </w:rPr>
        <w:t>a</w:t>
      </w:r>
      <w:r w:rsidRPr="00E9500C">
        <w:rPr>
          <w:rFonts w:ascii="Times New Roman" w:eastAsia="Times New Roman" w:hAnsi="Times New Roman" w:cs="Times New Roman"/>
          <w:color w:val="454545"/>
          <w:sz w:val="24"/>
          <w:szCs w:val="24"/>
        </w:rPr>
        <w:t>la</w:t>
      </w:r>
      <w:r w:rsidRPr="00E9500C">
        <w:rPr>
          <w:rFonts w:ascii="Times New Roman" w:eastAsia="Times New Roman" w:hAnsi="Times New Roman" w:cs="Times New Roman"/>
          <w:color w:val="323232"/>
          <w:sz w:val="24"/>
          <w:szCs w:val="24"/>
        </w:rPr>
        <w:t>h</w:t>
      </w:r>
      <w:r w:rsidRPr="00E9500C">
        <w:rPr>
          <w:rFonts w:ascii="Times New Roman" w:eastAsia="Times New Roman" w:hAnsi="Times New Roman" w:cs="Times New Roman"/>
          <w:color w:val="323232"/>
          <w:spacing w:val="24"/>
          <w:sz w:val="24"/>
          <w:szCs w:val="24"/>
        </w:rPr>
        <w:t xml:space="preserve"> </w:t>
      </w:r>
      <w:r w:rsidRPr="00E9500C">
        <w:rPr>
          <w:rFonts w:ascii="Times New Roman" w:eastAsia="Times New Roman" w:hAnsi="Times New Roman" w:cs="Times New Roman"/>
          <w:color w:val="323232"/>
          <w:sz w:val="24"/>
          <w:szCs w:val="24"/>
        </w:rPr>
        <w:t>mah</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454545"/>
          <w:sz w:val="24"/>
          <w:szCs w:val="24"/>
        </w:rPr>
        <w:t>i</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454545"/>
          <w:sz w:val="24"/>
          <w:szCs w:val="24"/>
        </w:rPr>
        <w:t>w</w:t>
      </w:r>
      <w:r w:rsidRPr="00E9500C">
        <w:rPr>
          <w:rFonts w:ascii="Times New Roman" w:eastAsia="Times New Roman" w:hAnsi="Times New Roman" w:cs="Times New Roman"/>
          <w:color w:val="323232"/>
          <w:sz w:val="24"/>
          <w:szCs w:val="24"/>
        </w:rPr>
        <w:t>a</w:t>
      </w:r>
      <w:r w:rsidR="005E4BEB" w:rsidRPr="00E9500C">
        <w:rPr>
          <w:rFonts w:ascii="Times New Roman" w:eastAsia="Times New Roman" w:hAnsi="Times New Roman" w:cs="Times New Roman"/>
          <w:color w:val="323232"/>
          <w:sz w:val="24"/>
          <w:szCs w:val="24"/>
        </w:rPr>
        <w:t xml:space="preserve"> Universitas</w:t>
      </w:r>
      <w:r w:rsidRPr="00E9500C">
        <w:rPr>
          <w:rFonts w:ascii="Times New Roman" w:eastAsia="Times New Roman" w:hAnsi="Times New Roman" w:cs="Times New Roman"/>
          <w:color w:val="323232"/>
          <w:spacing w:val="53"/>
          <w:sz w:val="24"/>
          <w:szCs w:val="24"/>
        </w:rPr>
        <w:t xml:space="preserve"> </w:t>
      </w:r>
      <w:r w:rsidRPr="00E9500C">
        <w:rPr>
          <w:rFonts w:ascii="Times New Roman" w:eastAsia="Times New Roman" w:hAnsi="Times New Roman" w:cs="Times New Roman"/>
          <w:color w:val="1D1D1D"/>
          <w:sz w:val="24"/>
          <w:szCs w:val="24"/>
        </w:rPr>
        <w:t>P</w:t>
      </w:r>
      <w:r w:rsidRPr="00E9500C">
        <w:rPr>
          <w:rFonts w:ascii="Times New Roman" w:eastAsia="Times New Roman" w:hAnsi="Times New Roman" w:cs="Times New Roman"/>
          <w:color w:val="323232"/>
          <w:sz w:val="24"/>
          <w:szCs w:val="24"/>
        </w:rPr>
        <w:t>r</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di</w:t>
      </w:r>
      <w:r w:rsidRPr="00E9500C">
        <w:rPr>
          <w:rFonts w:ascii="Times New Roman" w:eastAsia="Times New Roman" w:hAnsi="Times New Roman" w:cs="Times New Roman"/>
          <w:color w:val="454545"/>
          <w:sz w:val="24"/>
          <w:szCs w:val="24"/>
        </w:rPr>
        <w:t>ta</w:t>
      </w:r>
      <w:r w:rsidRPr="00E9500C">
        <w:rPr>
          <w:rFonts w:ascii="Times New Roman" w:eastAsia="Times New Roman" w:hAnsi="Times New Roman" w:cs="Times New Roman"/>
          <w:color w:val="323232"/>
          <w:spacing w:val="9"/>
          <w:sz w:val="24"/>
          <w:szCs w:val="24"/>
        </w:rPr>
        <w:t xml:space="preserve"> </w:t>
      </w:r>
      <w:r w:rsidRPr="00E9500C">
        <w:rPr>
          <w:rFonts w:ascii="Times New Roman" w:eastAsia="Times New Roman" w:hAnsi="Times New Roman" w:cs="Times New Roman"/>
          <w:color w:val="454545"/>
          <w:sz w:val="24"/>
          <w:szCs w:val="24"/>
        </w:rPr>
        <w:t>y</w:t>
      </w:r>
      <w:r w:rsidRPr="00E9500C">
        <w:rPr>
          <w:rFonts w:ascii="Times New Roman" w:eastAsia="Times New Roman" w:hAnsi="Times New Roman" w:cs="Times New Roman"/>
          <w:color w:val="454545"/>
          <w:w w:val="103"/>
          <w:sz w:val="24"/>
          <w:szCs w:val="24"/>
        </w:rPr>
        <w:t>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454545"/>
          <w:w w:val="116"/>
          <w:sz w:val="24"/>
          <w:szCs w:val="24"/>
        </w:rPr>
        <w:t xml:space="preserve">g </w:t>
      </w:r>
      <w:r w:rsidRPr="00E9500C">
        <w:rPr>
          <w:rFonts w:ascii="Times New Roman" w:eastAsia="Times New Roman" w:hAnsi="Times New Roman" w:cs="Times New Roman"/>
          <w:color w:val="454545"/>
          <w:sz w:val="24"/>
          <w:szCs w:val="24"/>
        </w:rPr>
        <w:t>te</w:t>
      </w:r>
      <w:r w:rsidRPr="00E9500C">
        <w:rPr>
          <w:rFonts w:ascii="Times New Roman" w:eastAsia="Times New Roman" w:hAnsi="Times New Roman" w:cs="Times New Roman"/>
          <w:color w:val="323232"/>
          <w:sz w:val="24"/>
          <w:szCs w:val="24"/>
        </w:rPr>
        <w:t>rdaftar</w:t>
      </w:r>
      <w:r w:rsidRPr="00E9500C">
        <w:rPr>
          <w:rFonts w:ascii="Times New Roman" w:eastAsia="Times New Roman" w:hAnsi="Times New Roman" w:cs="Times New Roman"/>
          <w:color w:val="323232"/>
          <w:spacing w:val="44"/>
          <w:sz w:val="24"/>
          <w:szCs w:val="24"/>
        </w:rPr>
        <w:t xml:space="preserve"> </w:t>
      </w:r>
      <w:r w:rsidRPr="00E9500C">
        <w:rPr>
          <w:rFonts w:ascii="Times New Roman" w:eastAsia="Times New Roman" w:hAnsi="Times New Roman" w:cs="Times New Roman"/>
          <w:color w:val="454545"/>
          <w:sz w:val="24"/>
          <w:szCs w:val="24"/>
        </w:rPr>
        <w:t>se</w:t>
      </w:r>
      <w:r w:rsidRPr="00E9500C">
        <w:rPr>
          <w:rFonts w:ascii="Times New Roman" w:eastAsia="Times New Roman" w:hAnsi="Times New Roman" w:cs="Times New Roman"/>
          <w:color w:val="323232"/>
          <w:sz w:val="24"/>
          <w:szCs w:val="24"/>
        </w:rPr>
        <w:t>b</w:t>
      </w:r>
      <w:r w:rsidRPr="00E9500C">
        <w:rPr>
          <w:rFonts w:ascii="Times New Roman" w:eastAsia="Times New Roman" w:hAnsi="Times New Roman" w:cs="Times New Roman"/>
          <w:color w:val="454545"/>
          <w:sz w:val="24"/>
          <w:szCs w:val="24"/>
        </w:rPr>
        <w:t>ag</w:t>
      </w:r>
      <w:r w:rsidRPr="00E9500C">
        <w:rPr>
          <w:rFonts w:ascii="Times New Roman" w:eastAsia="Times New Roman" w:hAnsi="Times New Roman" w:cs="Times New Roman"/>
          <w:color w:val="323232"/>
          <w:sz w:val="24"/>
          <w:szCs w:val="24"/>
        </w:rPr>
        <w:t>ai</w:t>
      </w:r>
      <w:r w:rsidRPr="00E9500C">
        <w:rPr>
          <w:rFonts w:ascii="Times New Roman" w:eastAsia="Times New Roman" w:hAnsi="Times New Roman" w:cs="Times New Roman"/>
          <w:color w:val="323232"/>
          <w:spacing w:val="18"/>
          <w:sz w:val="24"/>
          <w:szCs w:val="24"/>
        </w:rPr>
        <w:t xml:space="preserve"> </w:t>
      </w:r>
      <w:proofErr w:type="gramStart"/>
      <w:r w:rsidRPr="00E9500C">
        <w:rPr>
          <w:rFonts w:ascii="Times New Roman" w:eastAsia="Times New Roman" w:hAnsi="Times New Roman" w:cs="Times New Roman"/>
          <w:color w:val="323232"/>
          <w:sz w:val="24"/>
          <w:szCs w:val="24"/>
        </w:rPr>
        <w:t>berik:ut</w:t>
      </w:r>
      <w:proofErr w:type="gramEnd"/>
      <w:r w:rsidR="005E4BEB" w:rsidRPr="00E9500C">
        <w:rPr>
          <w:rFonts w:ascii="Times New Roman" w:eastAsia="Times New Roman" w:hAnsi="Times New Roman" w:cs="Times New Roman"/>
          <w:color w:val="323232"/>
          <w:spacing w:val="-19"/>
          <w:sz w:val="24"/>
          <w:szCs w:val="24"/>
        </w:rPr>
        <w:t>:</w:t>
      </w:r>
    </w:p>
    <w:p w:rsidR="005E4BEB" w:rsidRPr="00E9500C" w:rsidRDefault="005E4BEB" w:rsidP="00583C37">
      <w:pPr>
        <w:spacing w:after="0" w:line="383" w:lineRule="auto"/>
        <w:ind w:left="720" w:right="17" w:firstLine="10"/>
        <w:rPr>
          <w:rFonts w:ascii="Times New Roman" w:eastAsia="Times New Roman" w:hAnsi="Times New Roman" w:cs="Times New Roman"/>
          <w:color w:val="323232"/>
          <w:spacing w:val="-19"/>
          <w:sz w:val="24"/>
          <w:szCs w:val="24"/>
        </w:rPr>
      </w:pPr>
      <w:r w:rsidRPr="00E9500C">
        <w:rPr>
          <w:rFonts w:ascii="Times New Roman" w:eastAsia="Times New Roman" w:hAnsi="Times New Roman" w:cs="Times New Roman"/>
          <w:color w:val="323232"/>
          <w:spacing w:val="-19"/>
          <w:sz w:val="24"/>
          <w:szCs w:val="24"/>
        </w:rPr>
        <w:t>Nama</w:t>
      </w:r>
      <w:r w:rsidRPr="00E9500C">
        <w:rPr>
          <w:rFonts w:ascii="Times New Roman" w:eastAsia="Times New Roman" w:hAnsi="Times New Roman" w:cs="Times New Roman"/>
          <w:color w:val="323232"/>
          <w:spacing w:val="-19"/>
          <w:sz w:val="24"/>
          <w:szCs w:val="24"/>
        </w:rPr>
        <w:tab/>
      </w:r>
      <w:r w:rsidRPr="00E9500C">
        <w:rPr>
          <w:rFonts w:ascii="Times New Roman" w:eastAsia="Times New Roman" w:hAnsi="Times New Roman" w:cs="Times New Roman"/>
          <w:color w:val="323232"/>
          <w:spacing w:val="-19"/>
          <w:sz w:val="24"/>
          <w:szCs w:val="24"/>
        </w:rPr>
        <w:tab/>
        <w:t>:  Budianto</w:t>
      </w:r>
    </w:p>
    <w:p w:rsidR="005E4BEB" w:rsidRPr="00E9500C" w:rsidRDefault="005E4BEB" w:rsidP="00583C37">
      <w:pPr>
        <w:spacing w:after="0" w:line="383" w:lineRule="auto"/>
        <w:ind w:left="720" w:right="17" w:firstLine="10"/>
        <w:rPr>
          <w:rFonts w:ascii="Times New Roman" w:eastAsia="Times New Roman" w:hAnsi="Times New Roman" w:cs="Times New Roman"/>
          <w:color w:val="323232"/>
          <w:spacing w:val="-19"/>
          <w:sz w:val="24"/>
          <w:szCs w:val="24"/>
        </w:rPr>
      </w:pPr>
      <w:r w:rsidRPr="00E9500C">
        <w:rPr>
          <w:rFonts w:ascii="Times New Roman" w:eastAsia="Times New Roman" w:hAnsi="Times New Roman" w:cs="Times New Roman"/>
          <w:color w:val="323232"/>
          <w:spacing w:val="-19"/>
          <w:sz w:val="24"/>
          <w:szCs w:val="24"/>
        </w:rPr>
        <w:t>Nim</w:t>
      </w:r>
      <w:r w:rsidRPr="00E9500C">
        <w:rPr>
          <w:rFonts w:ascii="Times New Roman" w:eastAsia="Times New Roman" w:hAnsi="Times New Roman" w:cs="Times New Roman"/>
          <w:color w:val="323232"/>
          <w:spacing w:val="-19"/>
          <w:sz w:val="24"/>
          <w:szCs w:val="24"/>
        </w:rPr>
        <w:tab/>
      </w:r>
      <w:r w:rsidRPr="00E9500C">
        <w:rPr>
          <w:rFonts w:ascii="Times New Roman" w:eastAsia="Times New Roman" w:hAnsi="Times New Roman" w:cs="Times New Roman"/>
          <w:color w:val="323232"/>
          <w:spacing w:val="-19"/>
          <w:sz w:val="24"/>
          <w:szCs w:val="24"/>
        </w:rPr>
        <w:tab/>
        <w:t>: 150101057</w:t>
      </w:r>
    </w:p>
    <w:p w:rsidR="00EC142D" w:rsidRPr="00E9500C" w:rsidRDefault="005E4BEB" w:rsidP="00583C37">
      <w:pPr>
        <w:spacing w:after="0" w:line="383" w:lineRule="auto"/>
        <w:ind w:left="720" w:right="17" w:firstLine="10"/>
        <w:rPr>
          <w:rFonts w:ascii="Times New Roman" w:eastAsia="Times New Roman" w:hAnsi="Times New Roman" w:cs="Times New Roman"/>
          <w:color w:val="323232"/>
          <w:w w:val="60"/>
          <w:sz w:val="24"/>
          <w:szCs w:val="24"/>
        </w:rPr>
      </w:pPr>
      <w:r w:rsidRPr="00E9500C">
        <w:rPr>
          <w:rFonts w:ascii="Times New Roman" w:eastAsia="Times New Roman" w:hAnsi="Times New Roman" w:cs="Times New Roman"/>
          <w:color w:val="323232"/>
          <w:spacing w:val="-19"/>
          <w:sz w:val="24"/>
          <w:szCs w:val="24"/>
        </w:rPr>
        <w:t>Jurusan</w:t>
      </w:r>
      <w:r w:rsidRPr="00E9500C">
        <w:rPr>
          <w:rFonts w:ascii="Times New Roman" w:eastAsia="Times New Roman" w:hAnsi="Times New Roman" w:cs="Times New Roman"/>
          <w:color w:val="323232"/>
          <w:spacing w:val="-19"/>
          <w:sz w:val="24"/>
          <w:szCs w:val="24"/>
        </w:rPr>
        <w:tab/>
      </w:r>
      <w:r w:rsidRPr="00E9500C">
        <w:rPr>
          <w:rFonts w:ascii="Times New Roman" w:eastAsia="Times New Roman" w:hAnsi="Times New Roman" w:cs="Times New Roman"/>
          <w:color w:val="323232"/>
          <w:spacing w:val="-19"/>
          <w:sz w:val="24"/>
          <w:szCs w:val="24"/>
        </w:rPr>
        <w:tab/>
        <w:t>: Teknik Informatika</w:t>
      </w:r>
    </w:p>
    <w:p w:rsidR="005B512A" w:rsidRPr="00E9500C" w:rsidRDefault="005B512A" w:rsidP="00583C37">
      <w:pPr>
        <w:spacing w:before="9" w:after="0" w:line="120" w:lineRule="exact"/>
        <w:ind w:left="720"/>
        <w:rPr>
          <w:rFonts w:ascii="Times New Roman" w:eastAsia="Times New Roman" w:hAnsi="Times New Roman" w:cs="Times New Roman"/>
          <w:sz w:val="24"/>
          <w:szCs w:val="24"/>
        </w:rPr>
      </w:pPr>
    </w:p>
    <w:p w:rsidR="005B512A" w:rsidRPr="00E9500C" w:rsidRDefault="005B512A" w:rsidP="00583C37">
      <w:pPr>
        <w:spacing w:after="0" w:line="240" w:lineRule="auto"/>
        <w:ind w:left="720" w:right="17"/>
        <w:jc w:val="both"/>
        <w:rPr>
          <w:rFonts w:ascii="Times New Roman" w:eastAsia="Times New Roman" w:hAnsi="Times New Roman" w:cs="Times New Roman"/>
          <w:sz w:val="24"/>
          <w:szCs w:val="24"/>
        </w:rPr>
      </w:pPr>
      <w:r w:rsidRPr="00E9500C">
        <w:rPr>
          <w:rFonts w:ascii="Times New Roman" w:eastAsia="Times New Roman" w:hAnsi="Times New Roman" w:cs="Times New Roman"/>
          <w:color w:val="1D1D1D"/>
          <w:w w:val="102"/>
          <w:sz w:val="24"/>
          <w:szCs w:val="24"/>
        </w:rPr>
        <w:t>T</w:t>
      </w:r>
      <w:r w:rsidRPr="00E9500C">
        <w:rPr>
          <w:rFonts w:ascii="Times New Roman" w:eastAsia="Times New Roman" w:hAnsi="Times New Roman" w:cs="Times New Roman"/>
          <w:color w:val="323232"/>
          <w:w w:val="113"/>
          <w:sz w:val="24"/>
          <w:szCs w:val="24"/>
        </w:rPr>
        <w:t>e</w:t>
      </w:r>
      <w:r w:rsidRPr="00E9500C">
        <w:rPr>
          <w:rFonts w:ascii="Times New Roman" w:eastAsia="Times New Roman" w:hAnsi="Times New Roman" w:cs="Times New Roman"/>
          <w:color w:val="323232"/>
          <w:w w:val="75"/>
          <w:sz w:val="24"/>
          <w:szCs w:val="24"/>
        </w:rPr>
        <w:t>l</w:t>
      </w:r>
      <w:r w:rsidRPr="00E9500C">
        <w:rPr>
          <w:rFonts w:ascii="Times New Roman" w:eastAsia="Times New Roman" w:hAnsi="Times New Roman" w:cs="Times New Roman"/>
          <w:color w:val="323232"/>
          <w:w w:val="110"/>
          <w:sz w:val="24"/>
          <w:szCs w:val="24"/>
        </w:rPr>
        <w:t>ah</w:t>
      </w:r>
      <w:r w:rsidRPr="00E9500C">
        <w:rPr>
          <w:rFonts w:ascii="Times New Roman" w:eastAsia="Times New Roman" w:hAnsi="Times New Roman" w:cs="Times New Roman"/>
          <w:color w:val="323232"/>
          <w:sz w:val="24"/>
          <w:szCs w:val="24"/>
        </w:rPr>
        <w:t xml:space="preserve"> </w:t>
      </w:r>
      <w:proofErr w:type="gramStart"/>
      <w:r w:rsidRPr="00E9500C">
        <w:rPr>
          <w:rFonts w:ascii="Times New Roman" w:eastAsia="Times New Roman" w:hAnsi="Times New Roman" w:cs="Times New Roman"/>
          <w:color w:val="323232"/>
          <w:sz w:val="24"/>
          <w:szCs w:val="24"/>
        </w:rPr>
        <w:t>men</w:t>
      </w:r>
      <w:r w:rsidRPr="00E9500C">
        <w:rPr>
          <w:rFonts w:ascii="Times New Roman" w:eastAsia="Times New Roman" w:hAnsi="Times New Roman" w:cs="Times New Roman"/>
          <w:color w:val="535354"/>
          <w:sz w:val="24"/>
          <w:szCs w:val="24"/>
        </w:rPr>
        <w:t>y</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1D1D1D"/>
          <w:sz w:val="24"/>
          <w:szCs w:val="24"/>
        </w:rPr>
        <w:t>l</w:t>
      </w:r>
      <w:r w:rsidRPr="00E9500C">
        <w:rPr>
          <w:rFonts w:ascii="Times New Roman" w:eastAsia="Times New Roman" w:hAnsi="Times New Roman" w:cs="Times New Roman"/>
          <w:color w:val="323232"/>
          <w:sz w:val="24"/>
          <w:szCs w:val="24"/>
        </w:rPr>
        <w:t>e</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323232"/>
          <w:sz w:val="24"/>
          <w:szCs w:val="24"/>
        </w:rPr>
        <w:t xml:space="preserve">aikan </w:t>
      </w:r>
      <w:r w:rsidRPr="00E9500C">
        <w:rPr>
          <w:rFonts w:ascii="Times New Roman" w:eastAsia="Times New Roman" w:hAnsi="Times New Roman" w:cs="Times New Roman"/>
          <w:color w:val="323232"/>
          <w:spacing w:val="13"/>
          <w:sz w:val="24"/>
          <w:szCs w:val="24"/>
        </w:rPr>
        <w:t xml:space="preserve"> </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454545"/>
          <w:sz w:val="24"/>
          <w:szCs w:val="24"/>
        </w:rPr>
        <w:t>kri</w:t>
      </w:r>
      <w:r w:rsidRPr="00E9500C">
        <w:rPr>
          <w:rFonts w:ascii="Times New Roman" w:eastAsia="Times New Roman" w:hAnsi="Times New Roman" w:cs="Times New Roman"/>
          <w:color w:val="323232"/>
          <w:sz w:val="24"/>
          <w:szCs w:val="24"/>
        </w:rPr>
        <w:t>p</w:t>
      </w:r>
      <w:r w:rsidRPr="00E9500C">
        <w:rPr>
          <w:rFonts w:ascii="Times New Roman" w:eastAsia="Times New Roman" w:hAnsi="Times New Roman" w:cs="Times New Roman"/>
          <w:color w:val="454545"/>
          <w:sz w:val="24"/>
          <w:szCs w:val="24"/>
        </w:rPr>
        <w:t>s</w:t>
      </w:r>
      <w:r w:rsidRPr="00E9500C">
        <w:rPr>
          <w:rFonts w:ascii="Times New Roman" w:eastAsia="Times New Roman" w:hAnsi="Times New Roman" w:cs="Times New Roman"/>
          <w:color w:val="1D1D1D"/>
          <w:sz w:val="24"/>
          <w:szCs w:val="24"/>
        </w:rPr>
        <w:t>i</w:t>
      </w:r>
      <w:proofErr w:type="gramEnd"/>
      <w:r w:rsidRPr="00E9500C">
        <w:rPr>
          <w:rFonts w:ascii="Times New Roman" w:eastAsia="Times New Roman" w:hAnsi="Times New Roman" w:cs="Times New Roman"/>
          <w:color w:val="1D1D1D"/>
          <w:spacing w:val="16"/>
          <w:sz w:val="24"/>
          <w:szCs w:val="24"/>
        </w:rPr>
        <w:t xml:space="preserve"> </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454545"/>
          <w:sz w:val="24"/>
          <w:szCs w:val="24"/>
        </w:rPr>
        <w:t>y</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323232"/>
          <w:spacing w:val="22"/>
          <w:sz w:val="24"/>
          <w:szCs w:val="24"/>
        </w:rPr>
        <w:t xml:space="preserve"> </w:t>
      </w:r>
      <w:r w:rsidRPr="00E9500C">
        <w:rPr>
          <w:rFonts w:ascii="Times New Roman" w:eastAsia="Times New Roman" w:hAnsi="Times New Roman" w:cs="Times New Roman"/>
          <w:color w:val="535354"/>
          <w:sz w:val="24"/>
          <w:szCs w:val="24"/>
        </w:rPr>
        <w:t>y</w:t>
      </w:r>
      <w:r w:rsidRPr="00E9500C">
        <w:rPr>
          <w:rFonts w:ascii="Times New Roman" w:eastAsia="Times New Roman" w:hAnsi="Times New Roman" w:cs="Times New Roman"/>
          <w:color w:val="323232"/>
          <w:sz w:val="24"/>
          <w:szCs w:val="24"/>
        </w:rPr>
        <w:t>ang</w:t>
      </w:r>
      <w:r w:rsidR="00EC142D" w:rsidRPr="00E9500C">
        <w:rPr>
          <w:rFonts w:ascii="Times New Roman" w:eastAsia="Times New Roman" w:hAnsi="Times New Roman" w:cs="Times New Roman"/>
          <w:color w:val="323232"/>
          <w:spacing w:val="11"/>
          <w:sz w:val="24"/>
          <w:szCs w:val="24"/>
        </w:rPr>
        <w:t xml:space="preserve"> </w:t>
      </w:r>
      <w:r w:rsidRPr="00E9500C">
        <w:rPr>
          <w:rFonts w:ascii="Times New Roman" w:eastAsia="Times New Roman" w:hAnsi="Times New Roman" w:cs="Times New Roman"/>
          <w:color w:val="323232"/>
          <w:sz w:val="24"/>
          <w:szCs w:val="24"/>
        </w:rPr>
        <w:t>b</w:t>
      </w:r>
      <w:r w:rsidRPr="00E9500C">
        <w:rPr>
          <w:rFonts w:ascii="Times New Roman" w:eastAsia="Times New Roman" w:hAnsi="Times New Roman" w:cs="Times New Roman"/>
          <w:color w:val="535354"/>
          <w:sz w:val="24"/>
          <w:szCs w:val="24"/>
        </w:rPr>
        <w:t>e</w:t>
      </w:r>
      <w:r w:rsidRPr="00E9500C">
        <w:rPr>
          <w:rFonts w:ascii="Times New Roman" w:eastAsia="Times New Roman" w:hAnsi="Times New Roman" w:cs="Times New Roman"/>
          <w:color w:val="323232"/>
          <w:sz w:val="24"/>
          <w:szCs w:val="24"/>
        </w:rPr>
        <w:t>rj</w:t>
      </w:r>
      <w:r w:rsidRPr="00E9500C">
        <w:rPr>
          <w:rFonts w:ascii="Times New Roman" w:eastAsia="Times New Roman" w:hAnsi="Times New Roman" w:cs="Times New Roman"/>
          <w:color w:val="454545"/>
          <w:sz w:val="24"/>
          <w:szCs w:val="24"/>
        </w:rPr>
        <w:t>u</w:t>
      </w:r>
      <w:r w:rsidRPr="00E9500C">
        <w:rPr>
          <w:rFonts w:ascii="Times New Roman" w:eastAsia="Times New Roman" w:hAnsi="Times New Roman" w:cs="Times New Roman"/>
          <w:color w:val="323232"/>
          <w:sz w:val="24"/>
          <w:szCs w:val="24"/>
        </w:rPr>
        <w:t>du</w:t>
      </w:r>
      <w:r w:rsidR="00E9500C" w:rsidRPr="00E9500C">
        <w:rPr>
          <w:rFonts w:ascii="Times New Roman" w:eastAsia="Times New Roman" w:hAnsi="Times New Roman" w:cs="Times New Roman"/>
          <w:color w:val="1D1D1D"/>
          <w:sz w:val="24"/>
          <w:szCs w:val="24"/>
        </w:rPr>
        <w:t>l:</w:t>
      </w:r>
    </w:p>
    <w:p w:rsidR="005B512A" w:rsidRPr="005B512A" w:rsidRDefault="005B512A" w:rsidP="00583C37">
      <w:pPr>
        <w:spacing w:before="8" w:after="0" w:line="140" w:lineRule="exact"/>
        <w:ind w:left="720"/>
        <w:rPr>
          <w:rFonts w:ascii="Times New Roman" w:eastAsia="Times New Roman" w:hAnsi="Times New Roman" w:cs="Times New Roman"/>
          <w:sz w:val="15"/>
          <w:szCs w:val="15"/>
        </w:rPr>
      </w:pPr>
    </w:p>
    <w:p w:rsidR="00EC142D" w:rsidRPr="005E4BEB" w:rsidRDefault="005B512A" w:rsidP="00583C37">
      <w:pPr>
        <w:spacing w:after="0" w:line="379" w:lineRule="auto"/>
        <w:ind w:left="720" w:right="131"/>
        <w:jc w:val="both"/>
        <w:rPr>
          <w:rFonts w:ascii="Times New Roman" w:eastAsia="Times New Roman" w:hAnsi="Times New Roman" w:cs="Times New Roman"/>
          <w:b/>
          <w:color w:val="323232"/>
          <w:w w:val="90"/>
          <w:sz w:val="23"/>
          <w:szCs w:val="23"/>
        </w:rPr>
      </w:pPr>
      <w:r w:rsidRPr="005B512A">
        <w:rPr>
          <w:rFonts w:ascii="Times New Roman" w:eastAsia="Times New Roman" w:hAnsi="Times New Roman" w:cs="Times New Roman"/>
          <w:b/>
          <w:color w:val="323232"/>
          <w:w w:val="82"/>
          <w:sz w:val="23"/>
          <w:szCs w:val="23"/>
        </w:rPr>
        <w:t>"</w:t>
      </w:r>
      <w:proofErr w:type="gramStart"/>
      <w:r w:rsidRPr="005B512A">
        <w:rPr>
          <w:rFonts w:ascii="Times New Roman" w:eastAsia="Times New Roman" w:hAnsi="Times New Roman" w:cs="Times New Roman"/>
          <w:b/>
          <w:color w:val="1D1D1D"/>
          <w:w w:val="109"/>
          <w:sz w:val="23"/>
          <w:szCs w:val="23"/>
        </w:rPr>
        <w:t>P</w:t>
      </w:r>
      <w:r w:rsidRPr="005B512A">
        <w:rPr>
          <w:rFonts w:ascii="Times New Roman" w:eastAsia="Times New Roman" w:hAnsi="Times New Roman" w:cs="Times New Roman"/>
          <w:b/>
          <w:color w:val="323232"/>
          <w:sz w:val="23"/>
          <w:szCs w:val="23"/>
        </w:rPr>
        <w:t>E</w:t>
      </w:r>
      <w:r w:rsidRPr="005B512A">
        <w:rPr>
          <w:rFonts w:ascii="Times New Roman" w:eastAsia="Times New Roman" w:hAnsi="Times New Roman" w:cs="Times New Roman"/>
          <w:b/>
          <w:color w:val="1D1D1D"/>
          <w:w w:val="106"/>
          <w:sz w:val="23"/>
          <w:szCs w:val="23"/>
        </w:rPr>
        <w:t>M</w:t>
      </w:r>
      <w:r w:rsidRPr="005B512A">
        <w:rPr>
          <w:rFonts w:ascii="Times New Roman" w:eastAsia="Times New Roman" w:hAnsi="Times New Roman" w:cs="Times New Roman"/>
          <w:b/>
          <w:color w:val="1D1D1D"/>
          <w:sz w:val="23"/>
          <w:szCs w:val="23"/>
        </w:rPr>
        <w:t>B</w:t>
      </w:r>
      <w:r w:rsidRPr="005B512A">
        <w:rPr>
          <w:rFonts w:ascii="Times New Roman" w:eastAsia="Times New Roman" w:hAnsi="Times New Roman" w:cs="Times New Roman"/>
          <w:b/>
          <w:color w:val="323232"/>
          <w:w w:val="104"/>
          <w:sz w:val="23"/>
          <w:szCs w:val="23"/>
        </w:rPr>
        <w:t>U</w:t>
      </w:r>
      <w:r w:rsidRPr="005B512A">
        <w:rPr>
          <w:rFonts w:ascii="Times New Roman" w:eastAsia="Times New Roman" w:hAnsi="Times New Roman" w:cs="Times New Roman"/>
          <w:b/>
          <w:color w:val="323232"/>
          <w:w w:val="109"/>
          <w:sz w:val="23"/>
          <w:szCs w:val="23"/>
        </w:rPr>
        <w:t>A</w:t>
      </w:r>
      <w:r w:rsidRPr="005B512A">
        <w:rPr>
          <w:rFonts w:ascii="Times New Roman" w:eastAsia="Times New Roman" w:hAnsi="Times New Roman" w:cs="Times New Roman"/>
          <w:b/>
          <w:color w:val="323232"/>
          <w:sz w:val="23"/>
          <w:szCs w:val="23"/>
        </w:rPr>
        <w:t>T</w:t>
      </w:r>
      <w:r w:rsidRPr="005B512A">
        <w:rPr>
          <w:rFonts w:ascii="Times New Roman" w:eastAsia="Times New Roman" w:hAnsi="Times New Roman" w:cs="Times New Roman"/>
          <w:b/>
          <w:color w:val="1D1D1D"/>
          <w:w w:val="104"/>
          <w:sz w:val="23"/>
          <w:szCs w:val="23"/>
        </w:rPr>
        <w:t xml:space="preserve">AN  </w:t>
      </w:r>
      <w:r w:rsidRPr="005B512A">
        <w:rPr>
          <w:rFonts w:ascii="Times New Roman" w:eastAsia="Times New Roman" w:hAnsi="Times New Roman" w:cs="Times New Roman"/>
          <w:b/>
          <w:color w:val="323232"/>
          <w:sz w:val="23"/>
          <w:szCs w:val="23"/>
        </w:rPr>
        <w:t>AP</w:t>
      </w:r>
      <w:r w:rsidRPr="005B512A">
        <w:rPr>
          <w:rFonts w:ascii="Times New Roman" w:eastAsia="Times New Roman" w:hAnsi="Times New Roman" w:cs="Times New Roman"/>
          <w:b/>
          <w:color w:val="1D1D1D"/>
          <w:sz w:val="23"/>
          <w:szCs w:val="23"/>
        </w:rPr>
        <w:t>LIKASI</w:t>
      </w:r>
      <w:proofErr w:type="gramEnd"/>
      <w:r w:rsidRPr="005B512A">
        <w:rPr>
          <w:rFonts w:ascii="Times New Roman" w:eastAsia="Times New Roman" w:hAnsi="Times New Roman" w:cs="Times New Roman"/>
          <w:b/>
          <w:color w:val="1D1D1D"/>
          <w:sz w:val="23"/>
          <w:szCs w:val="23"/>
        </w:rPr>
        <w:t xml:space="preserve"> </w:t>
      </w:r>
      <w:r w:rsidRPr="005B512A">
        <w:rPr>
          <w:rFonts w:ascii="Times New Roman" w:eastAsia="Times New Roman" w:hAnsi="Times New Roman" w:cs="Times New Roman"/>
          <w:b/>
          <w:color w:val="1D1D1D"/>
          <w:spacing w:val="39"/>
          <w:sz w:val="23"/>
          <w:szCs w:val="23"/>
        </w:rPr>
        <w:t xml:space="preserve"> </w:t>
      </w:r>
      <w:r w:rsidR="00EE4211">
        <w:rPr>
          <w:rFonts w:ascii="Times New Roman" w:eastAsia="Times New Roman" w:hAnsi="Times New Roman" w:cs="Times New Roman"/>
          <w:b/>
          <w:color w:val="1D1D1D"/>
          <w:sz w:val="23"/>
          <w:szCs w:val="23"/>
        </w:rPr>
        <w:t>PEMESANAN DESTINASI WISATA DENGAN SISTEM INFORMASI GEOGRAFIS BERBASIS ANDROID MENGGUNAKAN METODE AGILE &amp; SCRUM</w:t>
      </w:r>
      <w:r w:rsidRPr="005B512A">
        <w:rPr>
          <w:rFonts w:ascii="Times New Roman" w:eastAsia="Times New Roman" w:hAnsi="Times New Roman" w:cs="Times New Roman"/>
          <w:b/>
          <w:color w:val="323232"/>
          <w:w w:val="90"/>
          <w:sz w:val="23"/>
          <w:szCs w:val="23"/>
        </w:rPr>
        <w:t>"</w:t>
      </w:r>
    </w:p>
    <w:p w:rsidR="005B512A" w:rsidRPr="00E9500C" w:rsidRDefault="005B512A" w:rsidP="00583C37">
      <w:pPr>
        <w:spacing w:after="0" w:line="276" w:lineRule="auto"/>
        <w:ind w:left="720" w:right="136"/>
        <w:jc w:val="both"/>
        <w:rPr>
          <w:rFonts w:ascii="Times New Roman" w:eastAsia="Times New Roman" w:hAnsi="Times New Roman" w:cs="Times New Roman"/>
          <w:sz w:val="24"/>
          <w:szCs w:val="24"/>
        </w:rPr>
      </w:pPr>
      <w:proofErr w:type="gramStart"/>
      <w:r w:rsidRPr="00E9500C">
        <w:rPr>
          <w:rFonts w:ascii="Times New Roman" w:eastAsia="Times New Roman" w:hAnsi="Times New Roman" w:cs="Times New Roman"/>
          <w:color w:val="323232"/>
          <w:sz w:val="24"/>
          <w:szCs w:val="24"/>
        </w:rPr>
        <w:t>D</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323232"/>
          <w:sz w:val="24"/>
          <w:szCs w:val="24"/>
        </w:rPr>
        <w:t>ng</w:t>
      </w:r>
      <w:r w:rsidRPr="00E9500C">
        <w:rPr>
          <w:rFonts w:ascii="Times New Roman" w:eastAsia="Times New Roman" w:hAnsi="Times New Roman" w:cs="Times New Roman"/>
          <w:color w:val="1D1D1D"/>
          <w:sz w:val="24"/>
          <w:szCs w:val="24"/>
        </w:rPr>
        <w:t xml:space="preserve">an </w:t>
      </w:r>
      <w:r w:rsidRPr="00E9500C">
        <w:rPr>
          <w:rFonts w:ascii="Times New Roman" w:eastAsia="Times New Roman" w:hAnsi="Times New Roman" w:cs="Times New Roman"/>
          <w:color w:val="1D1D1D"/>
          <w:spacing w:val="12"/>
          <w:sz w:val="24"/>
          <w:szCs w:val="24"/>
        </w:rPr>
        <w:t xml:space="preserve"> </w:t>
      </w:r>
      <w:r w:rsidRPr="00E9500C">
        <w:rPr>
          <w:rFonts w:ascii="Times New Roman" w:eastAsia="Times New Roman" w:hAnsi="Times New Roman" w:cs="Times New Roman"/>
          <w:color w:val="1D1D1D"/>
          <w:sz w:val="24"/>
          <w:szCs w:val="24"/>
        </w:rPr>
        <w:t>i</w:t>
      </w:r>
      <w:r w:rsidRPr="00E9500C">
        <w:rPr>
          <w:rFonts w:ascii="Times New Roman" w:eastAsia="Times New Roman" w:hAnsi="Times New Roman" w:cs="Times New Roman"/>
          <w:color w:val="323232"/>
          <w:sz w:val="24"/>
          <w:szCs w:val="24"/>
        </w:rPr>
        <w:t>ni</w:t>
      </w:r>
      <w:proofErr w:type="gramEnd"/>
      <w:r w:rsidRPr="00E9500C">
        <w:rPr>
          <w:rFonts w:ascii="Times New Roman" w:eastAsia="Times New Roman" w:hAnsi="Times New Roman" w:cs="Times New Roman"/>
          <w:color w:val="323232"/>
          <w:spacing w:val="54"/>
          <w:sz w:val="24"/>
          <w:szCs w:val="24"/>
        </w:rPr>
        <w:t xml:space="preserve"> </w:t>
      </w:r>
      <w:r w:rsidRPr="00E9500C">
        <w:rPr>
          <w:rFonts w:ascii="Times New Roman" w:eastAsia="Times New Roman" w:hAnsi="Times New Roman" w:cs="Times New Roman"/>
          <w:color w:val="323232"/>
          <w:sz w:val="24"/>
          <w:szCs w:val="24"/>
        </w:rPr>
        <w:t>meny</w:t>
      </w:r>
      <w:r w:rsidRPr="00E9500C">
        <w:rPr>
          <w:rFonts w:ascii="Times New Roman" w:eastAsia="Times New Roman" w:hAnsi="Times New Roman" w:cs="Times New Roman"/>
          <w:color w:val="1D1D1D"/>
          <w:sz w:val="24"/>
          <w:szCs w:val="24"/>
        </w:rPr>
        <w:t>at</w:t>
      </w:r>
      <w:r w:rsidRPr="00E9500C">
        <w:rPr>
          <w:rFonts w:ascii="Times New Roman" w:eastAsia="Times New Roman" w:hAnsi="Times New Roman" w:cs="Times New Roman"/>
          <w:color w:val="323232"/>
          <w:sz w:val="24"/>
          <w:szCs w:val="24"/>
        </w:rPr>
        <w:t xml:space="preserve">akan </w:t>
      </w:r>
      <w:r w:rsidRPr="00E9500C">
        <w:rPr>
          <w:rFonts w:ascii="Times New Roman" w:eastAsia="Times New Roman" w:hAnsi="Times New Roman" w:cs="Times New Roman"/>
          <w:color w:val="323232"/>
          <w:spacing w:val="16"/>
          <w:sz w:val="24"/>
          <w:szCs w:val="24"/>
        </w:rPr>
        <w:t xml:space="preserve"> </w:t>
      </w:r>
      <w:r w:rsidRPr="00E9500C">
        <w:rPr>
          <w:rFonts w:ascii="Times New Roman" w:eastAsia="Times New Roman" w:hAnsi="Times New Roman" w:cs="Times New Roman"/>
          <w:color w:val="1D1D1D"/>
          <w:sz w:val="24"/>
          <w:szCs w:val="24"/>
        </w:rPr>
        <w:t>den</w:t>
      </w:r>
      <w:r w:rsidRPr="00E9500C">
        <w:rPr>
          <w:rFonts w:ascii="Times New Roman" w:eastAsia="Times New Roman" w:hAnsi="Times New Roman" w:cs="Times New Roman"/>
          <w:color w:val="323232"/>
          <w:sz w:val="24"/>
          <w:szCs w:val="24"/>
        </w:rPr>
        <w:t xml:space="preserve">gan </w:t>
      </w:r>
      <w:r w:rsidRPr="00E9500C">
        <w:rPr>
          <w:rFonts w:ascii="Times New Roman" w:eastAsia="Times New Roman" w:hAnsi="Times New Roman" w:cs="Times New Roman"/>
          <w:color w:val="323232"/>
          <w:spacing w:val="18"/>
          <w:sz w:val="24"/>
          <w:szCs w:val="24"/>
        </w:rPr>
        <w:t xml:space="preserve"> </w:t>
      </w:r>
      <w:r w:rsidRPr="00E9500C">
        <w:rPr>
          <w:rFonts w:ascii="Times New Roman" w:eastAsia="Times New Roman" w:hAnsi="Times New Roman" w:cs="Times New Roman"/>
          <w:color w:val="454545"/>
          <w:sz w:val="24"/>
          <w:szCs w:val="24"/>
        </w:rPr>
        <w:t>s</w:t>
      </w:r>
      <w:r w:rsidRPr="00E9500C">
        <w:rPr>
          <w:rFonts w:ascii="Times New Roman" w:eastAsia="Times New Roman" w:hAnsi="Times New Roman" w:cs="Times New Roman"/>
          <w:color w:val="323232"/>
          <w:sz w:val="24"/>
          <w:szCs w:val="24"/>
        </w:rPr>
        <w:t>e</w:t>
      </w:r>
      <w:r w:rsidRPr="00E9500C">
        <w:rPr>
          <w:rFonts w:ascii="Times New Roman" w:eastAsia="Times New Roman" w:hAnsi="Times New Roman" w:cs="Times New Roman"/>
          <w:color w:val="1D1D1D"/>
          <w:sz w:val="24"/>
          <w:szCs w:val="24"/>
        </w:rPr>
        <w:t>ben</w:t>
      </w:r>
      <w:r w:rsidRPr="00E9500C">
        <w:rPr>
          <w:rFonts w:ascii="Times New Roman" w:eastAsia="Times New Roman" w:hAnsi="Times New Roman" w:cs="Times New Roman"/>
          <w:color w:val="323232"/>
          <w:sz w:val="24"/>
          <w:szCs w:val="24"/>
        </w:rPr>
        <w:t>am</w:t>
      </w:r>
      <w:r w:rsidRPr="00E9500C">
        <w:rPr>
          <w:rFonts w:ascii="Times New Roman" w:eastAsia="Times New Roman" w:hAnsi="Times New Roman" w:cs="Times New Roman"/>
          <w:color w:val="454545"/>
          <w:sz w:val="24"/>
          <w:szCs w:val="24"/>
        </w:rPr>
        <w:t xml:space="preserve">ya </w:t>
      </w:r>
      <w:r w:rsidRPr="00E9500C">
        <w:rPr>
          <w:rFonts w:ascii="Times New Roman" w:eastAsia="Times New Roman" w:hAnsi="Times New Roman" w:cs="Times New Roman"/>
          <w:color w:val="454545"/>
          <w:spacing w:val="32"/>
          <w:sz w:val="24"/>
          <w:szCs w:val="24"/>
        </w:rPr>
        <w:t xml:space="preserve"> </w:t>
      </w:r>
      <w:r w:rsidRPr="00E9500C">
        <w:rPr>
          <w:rFonts w:ascii="Times New Roman" w:eastAsia="Times New Roman" w:hAnsi="Times New Roman" w:cs="Times New Roman"/>
          <w:color w:val="1D1D1D"/>
          <w:sz w:val="24"/>
          <w:szCs w:val="24"/>
        </w:rPr>
        <w:t>bah</w:t>
      </w:r>
      <w:r w:rsidRPr="00E9500C">
        <w:rPr>
          <w:rFonts w:ascii="Times New Roman" w:eastAsia="Times New Roman" w:hAnsi="Times New Roman" w:cs="Times New Roman"/>
          <w:color w:val="323232"/>
          <w:sz w:val="24"/>
          <w:szCs w:val="24"/>
        </w:rPr>
        <w:t xml:space="preserve">wa </w:t>
      </w:r>
      <w:r w:rsidRPr="00E9500C">
        <w:rPr>
          <w:rFonts w:ascii="Times New Roman" w:eastAsia="Times New Roman" w:hAnsi="Times New Roman" w:cs="Times New Roman"/>
          <w:color w:val="323232"/>
          <w:spacing w:val="22"/>
          <w:sz w:val="24"/>
          <w:szCs w:val="24"/>
        </w:rPr>
        <w:t xml:space="preserve"> </w:t>
      </w:r>
      <w:r w:rsidRPr="00E9500C">
        <w:rPr>
          <w:rFonts w:ascii="Times New Roman" w:eastAsia="Times New Roman" w:hAnsi="Times New Roman" w:cs="Times New Roman"/>
          <w:color w:val="323232"/>
          <w:sz w:val="24"/>
          <w:szCs w:val="24"/>
        </w:rPr>
        <w:t>La</w:t>
      </w:r>
      <w:r w:rsidRPr="00E9500C">
        <w:rPr>
          <w:rFonts w:ascii="Times New Roman" w:eastAsia="Times New Roman" w:hAnsi="Times New Roman" w:cs="Times New Roman"/>
          <w:color w:val="1D1D1D"/>
          <w:sz w:val="24"/>
          <w:szCs w:val="24"/>
        </w:rPr>
        <w:t>p</w:t>
      </w:r>
      <w:r w:rsidRPr="00E9500C">
        <w:rPr>
          <w:rFonts w:ascii="Times New Roman" w:eastAsia="Times New Roman" w:hAnsi="Times New Roman" w:cs="Times New Roman"/>
          <w:color w:val="323232"/>
          <w:sz w:val="24"/>
          <w:szCs w:val="24"/>
        </w:rPr>
        <w:t>o</w:t>
      </w:r>
      <w:r w:rsidRPr="00E9500C">
        <w:rPr>
          <w:rFonts w:ascii="Times New Roman" w:eastAsia="Times New Roman" w:hAnsi="Times New Roman" w:cs="Times New Roman"/>
          <w:color w:val="1D1D1D"/>
          <w:sz w:val="24"/>
          <w:szCs w:val="24"/>
        </w:rPr>
        <w:t>r</w:t>
      </w:r>
      <w:r w:rsidRPr="00E9500C">
        <w:rPr>
          <w:rFonts w:ascii="Times New Roman" w:eastAsia="Times New Roman" w:hAnsi="Times New Roman" w:cs="Times New Roman"/>
          <w:color w:val="323232"/>
          <w:sz w:val="24"/>
          <w:szCs w:val="24"/>
        </w:rPr>
        <w:t xml:space="preserve">an </w:t>
      </w:r>
      <w:r w:rsidRPr="00E9500C">
        <w:rPr>
          <w:rFonts w:ascii="Times New Roman" w:eastAsia="Times New Roman" w:hAnsi="Times New Roman" w:cs="Times New Roman"/>
          <w:color w:val="323232"/>
          <w:spacing w:val="7"/>
          <w:sz w:val="24"/>
          <w:szCs w:val="24"/>
        </w:rPr>
        <w:t xml:space="preserve"> </w:t>
      </w:r>
      <w:r w:rsidRPr="00E9500C">
        <w:rPr>
          <w:rFonts w:ascii="Times New Roman" w:eastAsia="Times New Roman" w:hAnsi="Times New Roman" w:cs="Times New Roman"/>
          <w:color w:val="323232"/>
          <w:sz w:val="24"/>
          <w:szCs w:val="24"/>
        </w:rPr>
        <w:t>KP</w:t>
      </w:r>
      <w:r w:rsidRPr="00E9500C">
        <w:rPr>
          <w:rFonts w:ascii="Times New Roman" w:eastAsia="Times New Roman" w:hAnsi="Times New Roman" w:cs="Times New Roman"/>
          <w:color w:val="323232"/>
          <w:spacing w:val="49"/>
          <w:sz w:val="24"/>
          <w:szCs w:val="24"/>
        </w:rPr>
        <w:t xml:space="preserve"> </w:t>
      </w:r>
      <w:r w:rsidRPr="00E9500C">
        <w:rPr>
          <w:rFonts w:ascii="Times New Roman" w:eastAsia="Times New Roman" w:hAnsi="Times New Roman" w:cs="Times New Roman"/>
          <w:color w:val="323232"/>
          <w:sz w:val="24"/>
          <w:szCs w:val="24"/>
        </w:rPr>
        <w:t>y</w:t>
      </w:r>
      <w:r w:rsidRPr="00E9500C">
        <w:rPr>
          <w:rFonts w:ascii="Times New Roman" w:eastAsia="Times New Roman" w:hAnsi="Times New Roman" w:cs="Times New Roman"/>
          <w:color w:val="1D1D1D"/>
          <w:sz w:val="24"/>
          <w:szCs w:val="24"/>
        </w:rPr>
        <w:t>an</w:t>
      </w:r>
      <w:r w:rsidRPr="00E9500C">
        <w:rPr>
          <w:rFonts w:ascii="Times New Roman" w:eastAsia="Times New Roman" w:hAnsi="Times New Roman" w:cs="Times New Roman"/>
          <w:color w:val="323232"/>
          <w:sz w:val="24"/>
          <w:szCs w:val="24"/>
        </w:rPr>
        <w:t xml:space="preserve">g </w:t>
      </w:r>
      <w:r w:rsidRPr="00E9500C">
        <w:rPr>
          <w:rFonts w:ascii="Times New Roman" w:eastAsia="Times New Roman" w:hAnsi="Times New Roman" w:cs="Times New Roman"/>
          <w:color w:val="323232"/>
          <w:spacing w:val="2"/>
          <w:sz w:val="24"/>
          <w:szCs w:val="24"/>
        </w:rPr>
        <w:t xml:space="preserve"> </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454545"/>
          <w:sz w:val="24"/>
          <w:szCs w:val="24"/>
        </w:rPr>
        <w:t>ay</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323232"/>
          <w:spacing w:val="41"/>
          <w:sz w:val="24"/>
          <w:szCs w:val="24"/>
        </w:rPr>
        <w:t xml:space="preserve"> </w:t>
      </w:r>
      <w:r w:rsidRPr="00E9500C">
        <w:rPr>
          <w:rFonts w:ascii="Times New Roman" w:eastAsia="Times New Roman" w:hAnsi="Times New Roman" w:cs="Times New Roman"/>
          <w:color w:val="1D1D1D"/>
          <w:w w:val="108"/>
          <w:sz w:val="24"/>
          <w:szCs w:val="24"/>
        </w:rPr>
        <w:t>bu</w:t>
      </w:r>
      <w:r w:rsidRPr="00E9500C">
        <w:rPr>
          <w:rFonts w:ascii="Times New Roman" w:eastAsia="Times New Roman" w:hAnsi="Times New Roman" w:cs="Times New Roman"/>
          <w:color w:val="323232"/>
          <w:w w:val="103"/>
          <w:sz w:val="24"/>
          <w:szCs w:val="24"/>
        </w:rPr>
        <w:t>a</w:t>
      </w:r>
      <w:r w:rsidRPr="00E9500C">
        <w:rPr>
          <w:rFonts w:ascii="Times New Roman" w:eastAsia="Times New Roman" w:hAnsi="Times New Roman" w:cs="Times New Roman"/>
          <w:color w:val="323232"/>
          <w:w w:val="105"/>
          <w:sz w:val="24"/>
          <w:szCs w:val="24"/>
        </w:rPr>
        <w:t>t</w:t>
      </w:r>
      <w:r w:rsidRPr="00E9500C">
        <w:rPr>
          <w:rFonts w:ascii="Times New Roman" w:eastAsia="Times New Roman" w:hAnsi="Times New Roman" w:cs="Times New Roman"/>
          <w:sz w:val="24"/>
          <w:szCs w:val="24"/>
        </w:rPr>
        <w:t xml:space="preserve"> adalah:</w:t>
      </w:r>
    </w:p>
    <w:p w:rsidR="00EC142D" w:rsidRPr="00E9500C" w:rsidRDefault="00EC142D" w:rsidP="00583C37">
      <w:pPr>
        <w:spacing w:after="0" w:line="240" w:lineRule="exact"/>
        <w:ind w:left="720" w:right="136"/>
        <w:jc w:val="both"/>
        <w:rPr>
          <w:rFonts w:ascii="Times New Roman" w:eastAsia="Times New Roman" w:hAnsi="Times New Roman" w:cs="Times New Roman"/>
          <w:sz w:val="24"/>
          <w:szCs w:val="24"/>
        </w:rPr>
      </w:pPr>
    </w:p>
    <w:p w:rsidR="005B512A" w:rsidRPr="00E9500C" w:rsidRDefault="005B512A" w:rsidP="00583C37">
      <w:pPr>
        <w:spacing w:before="9" w:after="0" w:line="120" w:lineRule="exact"/>
        <w:ind w:left="720"/>
        <w:rPr>
          <w:rFonts w:ascii="Times New Roman" w:eastAsia="Times New Roman" w:hAnsi="Times New Roman" w:cs="Times New Roman"/>
          <w:sz w:val="24"/>
          <w:szCs w:val="24"/>
        </w:rPr>
      </w:pPr>
    </w:p>
    <w:p w:rsidR="005B512A" w:rsidRPr="00E9500C" w:rsidRDefault="005B512A" w:rsidP="00DF4F8D">
      <w:pPr>
        <w:spacing w:after="0" w:line="379" w:lineRule="auto"/>
        <w:ind w:left="1890" w:right="17" w:hanging="450"/>
        <w:jc w:val="both"/>
        <w:rPr>
          <w:rFonts w:ascii="Times New Roman" w:eastAsia="Times New Roman" w:hAnsi="Times New Roman" w:cs="Times New Roman"/>
          <w:sz w:val="24"/>
          <w:szCs w:val="24"/>
        </w:rPr>
      </w:pPr>
      <w:r w:rsidRPr="00E9500C">
        <w:rPr>
          <w:rFonts w:ascii="Times New Roman" w:eastAsia="Times New Roman" w:hAnsi="Times New Roman" w:cs="Times New Roman"/>
          <w:color w:val="1D1D1D"/>
          <w:w w:val="118"/>
          <w:sz w:val="24"/>
          <w:szCs w:val="24"/>
        </w:rPr>
        <w:t>l</w:t>
      </w:r>
      <w:r w:rsidR="00DF4F8D">
        <w:rPr>
          <w:rFonts w:ascii="Times New Roman" w:eastAsia="Times New Roman" w:hAnsi="Times New Roman" w:cs="Times New Roman"/>
          <w:color w:val="535354"/>
          <w:w w:val="118"/>
          <w:sz w:val="24"/>
          <w:szCs w:val="24"/>
        </w:rPr>
        <w:t>.</w:t>
      </w:r>
      <w:r w:rsidR="00DF4F8D">
        <w:rPr>
          <w:rFonts w:ascii="Times New Roman" w:eastAsia="Times New Roman" w:hAnsi="Times New Roman" w:cs="Times New Roman"/>
          <w:color w:val="535354"/>
          <w:w w:val="118"/>
          <w:sz w:val="24"/>
          <w:szCs w:val="24"/>
        </w:rPr>
        <w:tab/>
      </w:r>
      <w:proofErr w:type="gramStart"/>
      <w:r w:rsidRPr="00E9500C">
        <w:rPr>
          <w:rFonts w:ascii="Times New Roman" w:eastAsia="Times New Roman" w:hAnsi="Times New Roman" w:cs="Times New Roman"/>
          <w:color w:val="1D1D1D"/>
          <w:sz w:val="24"/>
          <w:szCs w:val="24"/>
        </w:rPr>
        <w:t xml:space="preserve">Hasil </w:t>
      </w:r>
      <w:r w:rsidRPr="00E9500C">
        <w:rPr>
          <w:rFonts w:ascii="Times New Roman" w:eastAsia="Times New Roman" w:hAnsi="Times New Roman" w:cs="Times New Roman"/>
          <w:color w:val="1D1D1D"/>
          <w:spacing w:val="2"/>
          <w:sz w:val="24"/>
          <w:szCs w:val="24"/>
        </w:rPr>
        <w:t xml:space="preserve"> </w:t>
      </w:r>
      <w:r w:rsidRPr="00E9500C">
        <w:rPr>
          <w:rFonts w:ascii="Times New Roman" w:eastAsia="Times New Roman" w:hAnsi="Times New Roman" w:cs="Times New Roman"/>
          <w:color w:val="323232"/>
          <w:sz w:val="24"/>
          <w:szCs w:val="24"/>
        </w:rPr>
        <w:t>k</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rya</w:t>
      </w:r>
      <w:proofErr w:type="gramEnd"/>
      <w:r w:rsidRPr="00E9500C">
        <w:rPr>
          <w:rFonts w:ascii="Times New Roman" w:eastAsia="Times New Roman" w:hAnsi="Times New Roman" w:cs="Times New Roman"/>
          <w:color w:val="323232"/>
          <w:sz w:val="24"/>
          <w:szCs w:val="24"/>
        </w:rPr>
        <w:t xml:space="preserve"> </w:t>
      </w:r>
      <w:r w:rsidRPr="00E9500C">
        <w:rPr>
          <w:rFonts w:ascii="Times New Roman" w:eastAsia="Times New Roman" w:hAnsi="Times New Roman" w:cs="Times New Roman"/>
          <w:color w:val="323232"/>
          <w:spacing w:val="7"/>
          <w:sz w:val="24"/>
          <w:szCs w:val="24"/>
        </w:rPr>
        <w:t xml:space="preserve"> </w:t>
      </w:r>
      <w:r w:rsidRPr="00E9500C">
        <w:rPr>
          <w:rFonts w:ascii="Times New Roman" w:eastAsia="Times New Roman" w:hAnsi="Times New Roman" w:cs="Times New Roman"/>
          <w:color w:val="1D1D1D"/>
          <w:sz w:val="24"/>
          <w:szCs w:val="24"/>
        </w:rPr>
        <w:t>say</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323232"/>
          <w:spacing w:val="51"/>
          <w:sz w:val="24"/>
          <w:szCs w:val="24"/>
        </w:rPr>
        <w:t xml:space="preserve"> </w:t>
      </w:r>
      <w:r w:rsidRPr="00E9500C">
        <w:rPr>
          <w:rFonts w:ascii="Times New Roman" w:eastAsia="Times New Roman" w:hAnsi="Times New Roman" w:cs="Times New Roman"/>
          <w:color w:val="454545"/>
          <w:sz w:val="24"/>
          <w:szCs w:val="24"/>
        </w:rPr>
        <w:t>se</w:t>
      </w:r>
      <w:r w:rsidRPr="00E9500C">
        <w:rPr>
          <w:rFonts w:ascii="Times New Roman" w:eastAsia="Times New Roman" w:hAnsi="Times New Roman" w:cs="Times New Roman"/>
          <w:color w:val="1D1D1D"/>
          <w:sz w:val="24"/>
          <w:szCs w:val="24"/>
        </w:rPr>
        <w:t xml:space="preserve">ndiri </w:t>
      </w:r>
      <w:r w:rsidRPr="00E9500C">
        <w:rPr>
          <w:rFonts w:ascii="Times New Roman" w:eastAsia="Times New Roman" w:hAnsi="Times New Roman" w:cs="Times New Roman"/>
          <w:color w:val="1D1D1D"/>
          <w:spacing w:val="7"/>
          <w:sz w:val="24"/>
          <w:szCs w:val="24"/>
        </w:rPr>
        <w:t xml:space="preserve"> </w:t>
      </w:r>
      <w:r w:rsidRPr="00E9500C">
        <w:rPr>
          <w:rFonts w:ascii="Times New Roman" w:eastAsia="Times New Roman" w:hAnsi="Times New Roman" w:cs="Times New Roman"/>
          <w:color w:val="1D1D1D"/>
          <w:sz w:val="24"/>
          <w:szCs w:val="24"/>
        </w:rPr>
        <w:t>b</w:t>
      </w:r>
      <w:r w:rsidRPr="00E9500C">
        <w:rPr>
          <w:rFonts w:ascii="Times New Roman" w:eastAsia="Times New Roman" w:hAnsi="Times New Roman" w:cs="Times New Roman"/>
          <w:color w:val="323232"/>
          <w:sz w:val="24"/>
          <w:szCs w:val="24"/>
        </w:rPr>
        <w:t>erdas</w:t>
      </w:r>
      <w:r w:rsidRPr="00E9500C">
        <w:rPr>
          <w:rFonts w:ascii="Times New Roman" w:eastAsia="Times New Roman" w:hAnsi="Times New Roman" w:cs="Times New Roman"/>
          <w:color w:val="1D1D1D"/>
          <w:sz w:val="24"/>
          <w:szCs w:val="24"/>
        </w:rPr>
        <w:t>arka</w:t>
      </w:r>
      <w:r w:rsidRPr="00E9500C">
        <w:rPr>
          <w:rFonts w:ascii="Times New Roman" w:eastAsia="Times New Roman" w:hAnsi="Times New Roman" w:cs="Times New Roman"/>
          <w:color w:val="323232"/>
          <w:sz w:val="24"/>
          <w:szCs w:val="24"/>
        </w:rPr>
        <w:t xml:space="preserve">n </w:t>
      </w:r>
      <w:r w:rsidRPr="00E9500C">
        <w:rPr>
          <w:rFonts w:ascii="Times New Roman" w:eastAsia="Times New Roman" w:hAnsi="Times New Roman" w:cs="Times New Roman"/>
          <w:color w:val="323232"/>
          <w:spacing w:val="39"/>
          <w:sz w:val="24"/>
          <w:szCs w:val="24"/>
        </w:rPr>
        <w:t xml:space="preserve"> </w:t>
      </w:r>
      <w:r w:rsidRPr="00E9500C">
        <w:rPr>
          <w:rFonts w:ascii="Times New Roman" w:eastAsia="Times New Roman" w:hAnsi="Times New Roman" w:cs="Times New Roman"/>
          <w:color w:val="323232"/>
          <w:w w:val="91"/>
          <w:sz w:val="24"/>
          <w:szCs w:val="24"/>
        </w:rPr>
        <w:t>d</w:t>
      </w:r>
      <w:r w:rsidRPr="00E9500C">
        <w:rPr>
          <w:rFonts w:ascii="Times New Roman" w:eastAsia="Times New Roman" w:hAnsi="Times New Roman" w:cs="Times New Roman"/>
          <w:color w:val="323232"/>
          <w:w w:val="113"/>
          <w:sz w:val="24"/>
          <w:szCs w:val="24"/>
        </w:rPr>
        <w:t>a</w:t>
      </w:r>
      <w:r w:rsidRPr="00E9500C">
        <w:rPr>
          <w:rFonts w:ascii="Times New Roman" w:eastAsia="Times New Roman" w:hAnsi="Times New Roman" w:cs="Times New Roman"/>
          <w:color w:val="1D1D1D"/>
          <w:w w:val="112"/>
          <w:sz w:val="24"/>
          <w:szCs w:val="24"/>
        </w:rPr>
        <w:t>r</w:t>
      </w:r>
      <w:r w:rsidRPr="00E9500C">
        <w:rPr>
          <w:rFonts w:ascii="Times New Roman" w:eastAsia="Times New Roman" w:hAnsi="Times New Roman" w:cs="Times New Roman"/>
          <w:color w:val="1D1D1D"/>
          <w:w w:val="75"/>
          <w:sz w:val="24"/>
          <w:szCs w:val="24"/>
        </w:rPr>
        <w:t xml:space="preserve">i  </w:t>
      </w:r>
      <w:r w:rsidRPr="00E9500C">
        <w:rPr>
          <w:rFonts w:ascii="Times New Roman" w:eastAsia="Times New Roman" w:hAnsi="Times New Roman" w:cs="Times New Roman"/>
          <w:color w:val="1D1D1D"/>
          <w:sz w:val="24"/>
          <w:szCs w:val="24"/>
        </w:rPr>
        <w:t>pen</w:t>
      </w:r>
      <w:r w:rsidRPr="00E9500C">
        <w:rPr>
          <w:rFonts w:ascii="Times New Roman" w:eastAsia="Times New Roman" w:hAnsi="Times New Roman" w:cs="Times New Roman"/>
          <w:color w:val="323232"/>
          <w:sz w:val="24"/>
          <w:szCs w:val="24"/>
        </w:rPr>
        <w:t>g</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1D1D1D"/>
          <w:sz w:val="24"/>
          <w:szCs w:val="24"/>
        </w:rPr>
        <w:t>t</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1D1D1D"/>
          <w:sz w:val="24"/>
          <w:szCs w:val="24"/>
        </w:rPr>
        <w:t xml:space="preserve">huan </w:t>
      </w:r>
      <w:r w:rsidRPr="00E9500C">
        <w:rPr>
          <w:rFonts w:ascii="Times New Roman" w:eastAsia="Times New Roman" w:hAnsi="Times New Roman" w:cs="Times New Roman"/>
          <w:color w:val="1D1D1D"/>
          <w:spacing w:val="34"/>
          <w:sz w:val="24"/>
          <w:szCs w:val="24"/>
        </w:rPr>
        <w:t xml:space="preserve"> </w:t>
      </w:r>
      <w:r w:rsidRPr="00E9500C">
        <w:rPr>
          <w:rFonts w:ascii="Times New Roman" w:eastAsia="Times New Roman" w:hAnsi="Times New Roman" w:cs="Times New Roman"/>
          <w:color w:val="323232"/>
          <w:sz w:val="24"/>
          <w:szCs w:val="24"/>
        </w:rPr>
        <w:t>y</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ng</w:t>
      </w:r>
      <w:r w:rsidRPr="00E9500C">
        <w:rPr>
          <w:rFonts w:ascii="Times New Roman" w:eastAsia="Times New Roman" w:hAnsi="Times New Roman" w:cs="Times New Roman"/>
          <w:color w:val="323232"/>
          <w:spacing w:val="51"/>
          <w:sz w:val="24"/>
          <w:szCs w:val="24"/>
        </w:rPr>
        <w:t xml:space="preserve"> </w:t>
      </w:r>
      <w:r w:rsidRPr="00E9500C">
        <w:rPr>
          <w:rFonts w:ascii="Times New Roman" w:eastAsia="Times New Roman" w:hAnsi="Times New Roman" w:cs="Times New Roman"/>
          <w:color w:val="1D1D1D"/>
          <w:sz w:val="24"/>
          <w:szCs w:val="24"/>
        </w:rPr>
        <w:t>did</w:t>
      </w:r>
      <w:r w:rsidRPr="00E9500C">
        <w:rPr>
          <w:rFonts w:ascii="Times New Roman" w:eastAsia="Times New Roman" w:hAnsi="Times New Roman" w:cs="Times New Roman"/>
          <w:color w:val="323232"/>
          <w:sz w:val="24"/>
          <w:szCs w:val="24"/>
        </w:rPr>
        <w:t>ap</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 xml:space="preserve">t </w:t>
      </w:r>
      <w:r w:rsidRPr="00E9500C">
        <w:rPr>
          <w:rFonts w:ascii="Times New Roman" w:eastAsia="Times New Roman" w:hAnsi="Times New Roman" w:cs="Times New Roman"/>
          <w:color w:val="323232"/>
          <w:spacing w:val="21"/>
          <w:sz w:val="24"/>
          <w:szCs w:val="24"/>
        </w:rPr>
        <w:t xml:space="preserve"> </w:t>
      </w:r>
      <w:r w:rsidRPr="00E9500C">
        <w:rPr>
          <w:rFonts w:ascii="Times New Roman" w:eastAsia="Times New Roman" w:hAnsi="Times New Roman" w:cs="Times New Roman"/>
          <w:color w:val="323232"/>
          <w:w w:val="85"/>
          <w:sz w:val="24"/>
          <w:szCs w:val="24"/>
        </w:rPr>
        <w:t>s</w:t>
      </w:r>
      <w:r w:rsidRPr="00E9500C">
        <w:rPr>
          <w:rFonts w:ascii="Times New Roman" w:eastAsia="Times New Roman" w:hAnsi="Times New Roman" w:cs="Times New Roman"/>
          <w:color w:val="1D1D1D"/>
          <w:w w:val="113"/>
          <w:sz w:val="24"/>
          <w:szCs w:val="24"/>
        </w:rPr>
        <w:t>e</w:t>
      </w:r>
      <w:r w:rsidRPr="00E9500C">
        <w:rPr>
          <w:rFonts w:ascii="Times New Roman" w:eastAsia="Times New Roman" w:hAnsi="Times New Roman" w:cs="Times New Roman"/>
          <w:color w:val="1D1D1D"/>
          <w:w w:val="90"/>
          <w:sz w:val="24"/>
          <w:szCs w:val="24"/>
        </w:rPr>
        <w:t>l</w:t>
      </w:r>
      <w:r w:rsidRPr="00E9500C">
        <w:rPr>
          <w:rFonts w:ascii="Times New Roman" w:eastAsia="Times New Roman" w:hAnsi="Times New Roman" w:cs="Times New Roman"/>
          <w:color w:val="1D1D1D"/>
          <w:w w:val="106"/>
          <w:sz w:val="24"/>
          <w:szCs w:val="24"/>
        </w:rPr>
        <w:t>am</w:t>
      </w:r>
      <w:r w:rsidRPr="00E9500C">
        <w:rPr>
          <w:rFonts w:ascii="Times New Roman" w:eastAsia="Times New Roman" w:hAnsi="Times New Roman" w:cs="Times New Roman"/>
          <w:color w:val="323232"/>
          <w:w w:val="113"/>
          <w:sz w:val="24"/>
          <w:szCs w:val="24"/>
        </w:rPr>
        <w:t xml:space="preserve">a </w:t>
      </w:r>
      <w:r w:rsidR="00EC142D" w:rsidRPr="00E9500C">
        <w:rPr>
          <w:rFonts w:ascii="Times New Roman" w:eastAsia="Times New Roman" w:hAnsi="Times New Roman" w:cs="Times New Roman"/>
          <w:color w:val="323232"/>
          <w:w w:val="113"/>
          <w:sz w:val="24"/>
          <w:szCs w:val="24"/>
        </w:rPr>
        <w:t xml:space="preserve">   </w:t>
      </w:r>
      <w:r w:rsidRPr="00E9500C">
        <w:rPr>
          <w:rFonts w:ascii="Times New Roman" w:eastAsia="Times New Roman" w:hAnsi="Times New Roman" w:cs="Times New Roman"/>
          <w:color w:val="323232"/>
          <w:sz w:val="24"/>
          <w:szCs w:val="24"/>
        </w:rPr>
        <w:t>kuliah</w:t>
      </w:r>
      <w:r w:rsidRPr="00E9500C">
        <w:rPr>
          <w:rFonts w:ascii="Times New Roman" w:eastAsia="Times New Roman" w:hAnsi="Times New Roman" w:cs="Times New Roman"/>
          <w:color w:val="323232"/>
          <w:spacing w:val="26"/>
          <w:sz w:val="24"/>
          <w:szCs w:val="24"/>
        </w:rPr>
        <w:t xml:space="preserve"> </w:t>
      </w:r>
      <w:r w:rsidRPr="00E9500C">
        <w:rPr>
          <w:rFonts w:ascii="Times New Roman" w:eastAsia="Times New Roman" w:hAnsi="Times New Roman" w:cs="Times New Roman"/>
          <w:color w:val="454545"/>
          <w:sz w:val="24"/>
          <w:szCs w:val="24"/>
        </w:rPr>
        <w:t>t</w:t>
      </w:r>
      <w:r w:rsidRPr="00E9500C">
        <w:rPr>
          <w:rFonts w:ascii="Times New Roman" w:eastAsia="Times New Roman" w:hAnsi="Times New Roman" w:cs="Times New Roman"/>
          <w:color w:val="535354"/>
          <w:sz w:val="24"/>
          <w:szCs w:val="24"/>
        </w:rPr>
        <w:t>e</w:t>
      </w:r>
      <w:r w:rsidRPr="00E9500C">
        <w:rPr>
          <w:rFonts w:ascii="Times New Roman" w:eastAsia="Times New Roman" w:hAnsi="Times New Roman" w:cs="Times New Roman"/>
          <w:color w:val="323232"/>
          <w:sz w:val="24"/>
          <w:szCs w:val="24"/>
        </w:rPr>
        <w:t>rma</w:t>
      </w:r>
      <w:r w:rsidRPr="00E9500C">
        <w:rPr>
          <w:rFonts w:ascii="Times New Roman" w:eastAsia="Times New Roman" w:hAnsi="Times New Roman" w:cs="Times New Roman"/>
          <w:color w:val="454545"/>
          <w:sz w:val="24"/>
          <w:szCs w:val="24"/>
        </w:rPr>
        <w:t>s</w:t>
      </w:r>
      <w:r w:rsidRPr="00E9500C">
        <w:rPr>
          <w:rFonts w:ascii="Times New Roman" w:eastAsia="Times New Roman" w:hAnsi="Times New Roman" w:cs="Times New Roman"/>
          <w:color w:val="323232"/>
          <w:sz w:val="24"/>
          <w:szCs w:val="24"/>
        </w:rPr>
        <w:t>uk</w:t>
      </w:r>
      <w:r w:rsidRPr="00E9500C">
        <w:rPr>
          <w:rFonts w:ascii="Times New Roman" w:eastAsia="Times New Roman" w:hAnsi="Times New Roman" w:cs="Times New Roman"/>
          <w:color w:val="323232"/>
          <w:spacing w:val="16"/>
          <w:sz w:val="24"/>
          <w:szCs w:val="24"/>
        </w:rPr>
        <w:t xml:space="preserve"> </w:t>
      </w:r>
      <w:r w:rsidRPr="00E9500C">
        <w:rPr>
          <w:rFonts w:ascii="Times New Roman" w:eastAsia="Times New Roman" w:hAnsi="Times New Roman" w:cs="Times New Roman"/>
          <w:color w:val="323232"/>
          <w:sz w:val="24"/>
          <w:szCs w:val="24"/>
        </w:rPr>
        <w:t>b</w:t>
      </w:r>
      <w:r w:rsidRPr="00E9500C">
        <w:rPr>
          <w:rFonts w:ascii="Times New Roman" w:eastAsia="Times New Roman" w:hAnsi="Times New Roman" w:cs="Times New Roman"/>
          <w:color w:val="454545"/>
          <w:sz w:val="24"/>
          <w:szCs w:val="24"/>
        </w:rPr>
        <w:t>u</w:t>
      </w:r>
      <w:r w:rsidRPr="00E9500C">
        <w:rPr>
          <w:rFonts w:ascii="Times New Roman" w:eastAsia="Times New Roman" w:hAnsi="Times New Roman" w:cs="Times New Roman"/>
          <w:color w:val="323232"/>
          <w:sz w:val="24"/>
          <w:szCs w:val="24"/>
        </w:rPr>
        <w:t>ku</w:t>
      </w:r>
      <w:r w:rsidRPr="00E9500C">
        <w:rPr>
          <w:rFonts w:ascii="Times New Roman" w:eastAsia="Times New Roman" w:hAnsi="Times New Roman" w:cs="Times New Roman"/>
          <w:color w:val="323232"/>
          <w:spacing w:val="6"/>
          <w:sz w:val="24"/>
          <w:szCs w:val="24"/>
        </w:rPr>
        <w:t xml:space="preserve"> </w:t>
      </w:r>
      <w:r w:rsidRPr="00E9500C">
        <w:rPr>
          <w:rFonts w:ascii="Times New Roman" w:eastAsia="Times New Roman" w:hAnsi="Times New Roman" w:cs="Times New Roman"/>
          <w:color w:val="323232"/>
          <w:w w:val="112"/>
          <w:sz w:val="24"/>
          <w:szCs w:val="24"/>
        </w:rPr>
        <w:t>r</w:t>
      </w:r>
      <w:r w:rsidRPr="00E9500C">
        <w:rPr>
          <w:rFonts w:ascii="Times New Roman" w:eastAsia="Times New Roman" w:hAnsi="Times New Roman" w:cs="Times New Roman"/>
          <w:color w:val="323232"/>
          <w:w w:val="103"/>
          <w:sz w:val="24"/>
          <w:szCs w:val="24"/>
        </w:rPr>
        <w:t>e</w:t>
      </w:r>
      <w:r w:rsidRPr="00E9500C">
        <w:rPr>
          <w:rFonts w:ascii="Times New Roman" w:eastAsia="Times New Roman" w:hAnsi="Times New Roman" w:cs="Times New Roman"/>
          <w:color w:val="323232"/>
          <w:w w:val="137"/>
          <w:sz w:val="24"/>
          <w:szCs w:val="24"/>
        </w:rPr>
        <w:t>f</w:t>
      </w:r>
      <w:r w:rsidRPr="00E9500C">
        <w:rPr>
          <w:rFonts w:ascii="Times New Roman" w:eastAsia="Times New Roman" w:hAnsi="Times New Roman" w:cs="Times New Roman"/>
          <w:color w:val="454545"/>
          <w:w w:val="75"/>
          <w:sz w:val="24"/>
          <w:szCs w:val="24"/>
        </w:rPr>
        <w:t>e</w:t>
      </w:r>
      <w:r w:rsidRPr="00E9500C">
        <w:rPr>
          <w:rFonts w:ascii="Times New Roman" w:eastAsia="Times New Roman" w:hAnsi="Times New Roman" w:cs="Times New Roman"/>
          <w:color w:val="323232"/>
          <w:sz w:val="24"/>
          <w:szCs w:val="24"/>
        </w:rPr>
        <w:t>r</w:t>
      </w:r>
      <w:r w:rsidRPr="00E9500C">
        <w:rPr>
          <w:rFonts w:ascii="Times New Roman" w:eastAsia="Times New Roman" w:hAnsi="Times New Roman" w:cs="Times New Roman"/>
          <w:color w:val="535354"/>
          <w:w w:val="113"/>
          <w:sz w:val="24"/>
          <w:szCs w:val="24"/>
        </w:rPr>
        <w:t>e</w:t>
      </w:r>
      <w:r w:rsidRPr="00E9500C">
        <w:rPr>
          <w:rFonts w:ascii="Times New Roman" w:eastAsia="Times New Roman" w:hAnsi="Times New Roman" w:cs="Times New Roman"/>
          <w:color w:val="323232"/>
          <w:w w:val="91"/>
          <w:sz w:val="24"/>
          <w:szCs w:val="24"/>
        </w:rPr>
        <w:t>n</w:t>
      </w:r>
      <w:r w:rsidRPr="00E9500C">
        <w:rPr>
          <w:rFonts w:ascii="Times New Roman" w:eastAsia="Times New Roman" w:hAnsi="Times New Roman" w:cs="Times New Roman"/>
          <w:color w:val="535354"/>
          <w:w w:val="107"/>
          <w:sz w:val="24"/>
          <w:szCs w:val="24"/>
        </w:rPr>
        <w:t>s</w:t>
      </w:r>
      <w:r w:rsidRPr="00E9500C">
        <w:rPr>
          <w:rFonts w:ascii="Times New Roman" w:eastAsia="Times New Roman" w:hAnsi="Times New Roman" w:cs="Times New Roman"/>
          <w:color w:val="323232"/>
          <w:w w:val="105"/>
          <w:sz w:val="24"/>
          <w:szCs w:val="24"/>
        </w:rPr>
        <w:t>i</w:t>
      </w:r>
      <w:r w:rsidRPr="00E9500C">
        <w:rPr>
          <w:rFonts w:ascii="Times New Roman" w:eastAsia="Times New Roman" w:hAnsi="Times New Roman" w:cs="Times New Roman"/>
          <w:color w:val="323232"/>
          <w:spacing w:val="8"/>
          <w:w w:val="105"/>
          <w:sz w:val="24"/>
          <w:szCs w:val="24"/>
        </w:rPr>
        <w:t xml:space="preserve"> </w:t>
      </w:r>
      <w:r w:rsidRPr="00E9500C">
        <w:rPr>
          <w:rFonts w:ascii="Times New Roman" w:eastAsia="Times New Roman" w:hAnsi="Times New Roman" w:cs="Times New Roman"/>
          <w:color w:val="454545"/>
          <w:sz w:val="24"/>
          <w:szCs w:val="24"/>
        </w:rPr>
        <w:t>y</w:t>
      </w:r>
      <w:r w:rsidRPr="00E9500C">
        <w:rPr>
          <w:rFonts w:ascii="Times New Roman" w:eastAsia="Times New Roman" w:hAnsi="Times New Roman" w:cs="Times New Roman"/>
          <w:color w:val="323232"/>
          <w:sz w:val="24"/>
          <w:szCs w:val="24"/>
        </w:rPr>
        <w:t>an</w:t>
      </w:r>
      <w:r w:rsidRPr="00E9500C">
        <w:rPr>
          <w:rFonts w:ascii="Times New Roman" w:eastAsia="Times New Roman" w:hAnsi="Times New Roman" w:cs="Times New Roman"/>
          <w:color w:val="454545"/>
          <w:sz w:val="24"/>
          <w:szCs w:val="24"/>
        </w:rPr>
        <w:t xml:space="preserve">g </w:t>
      </w:r>
      <w:r w:rsidRPr="00E9500C">
        <w:rPr>
          <w:rFonts w:ascii="Times New Roman" w:eastAsia="Times New Roman" w:hAnsi="Times New Roman" w:cs="Times New Roman"/>
          <w:color w:val="323232"/>
          <w:sz w:val="24"/>
          <w:szCs w:val="24"/>
        </w:rPr>
        <w:t>bi</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454545"/>
          <w:spacing w:val="10"/>
          <w:sz w:val="24"/>
          <w:szCs w:val="24"/>
        </w:rPr>
        <w:t xml:space="preserve"> </w:t>
      </w:r>
      <w:r w:rsidRPr="00E9500C">
        <w:rPr>
          <w:rFonts w:ascii="Times New Roman" w:eastAsia="Times New Roman" w:hAnsi="Times New Roman" w:cs="Times New Roman"/>
          <w:color w:val="323232"/>
          <w:sz w:val="24"/>
          <w:szCs w:val="24"/>
        </w:rPr>
        <w:t>di</w:t>
      </w:r>
      <w:r w:rsidRPr="00E9500C">
        <w:rPr>
          <w:rFonts w:ascii="Times New Roman" w:eastAsia="Times New Roman" w:hAnsi="Times New Roman" w:cs="Times New Roman"/>
          <w:color w:val="454545"/>
          <w:sz w:val="24"/>
          <w:szCs w:val="24"/>
        </w:rPr>
        <w:t>ja</w:t>
      </w:r>
      <w:r w:rsidRPr="00E9500C">
        <w:rPr>
          <w:rFonts w:ascii="Times New Roman" w:eastAsia="Times New Roman" w:hAnsi="Times New Roman" w:cs="Times New Roman"/>
          <w:color w:val="323232"/>
          <w:sz w:val="24"/>
          <w:szCs w:val="24"/>
        </w:rPr>
        <w:t>d</w:t>
      </w:r>
      <w:r w:rsidRPr="00E9500C">
        <w:rPr>
          <w:rFonts w:ascii="Times New Roman" w:eastAsia="Times New Roman" w:hAnsi="Times New Roman" w:cs="Times New Roman"/>
          <w:color w:val="454545"/>
          <w:sz w:val="24"/>
          <w:szCs w:val="24"/>
        </w:rPr>
        <w:t>ik</w:t>
      </w:r>
      <w:r w:rsidRPr="00E9500C">
        <w:rPr>
          <w:rFonts w:ascii="Times New Roman" w:eastAsia="Times New Roman" w:hAnsi="Times New Roman" w:cs="Times New Roman"/>
          <w:color w:val="535354"/>
          <w:sz w:val="24"/>
          <w:szCs w:val="24"/>
        </w:rPr>
        <w:t>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323232"/>
          <w:spacing w:val="32"/>
          <w:sz w:val="24"/>
          <w:szCs w:val="24"/>
        </w:rPr>
        <w:t xml:space="preserve"> </w:t>
      </w:r>
      <w:r w:rsidRPr="00E9500C">
        <w:rPr>
          <w:rFonts w:ascii="Times New Roman" w:eastAsia="Times New Roman" w:hAnsi="Times New Roman" w:cs="Times New Roman"/>
          <w:color w:val="323232"/>
          <w:sz w:val="24"/>
          <w:szCs w:val="24"/>
        </w:rPr>
        <w:t>in</w:t>
      </w:r>
      <w:r w:rsidRPr="00E9500C">
        <w:rPr>
          <w:rFonts w:ascii="Times New Roman" w:eastAsia="Times New Roman" w:hAnsi="Times New Roman" w:cs="Times New Roman"/>
          <w:color w:val="454545"/>
          <w:sz w:val="24"/>
          <w:szCs w:val="24"/>
        </w:rPr>
        <w:t>spi</w:t>
      </w:r>
      <w:r w:rsidRPr="00E9500C">
        <w:rPr>
          <w:rFonts w:ascii="Times New Roman" w:eastAsia="Times New Roman" w:hAnsi="Times New Roman" w:cs="Times New Roman"/>
          <w:color w:val="323232"/>
          <w:sz w:val="24"/>
          <w:szCs w:val="24"/>
        </w:rPr>
        <w:t>r</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323232"/>
          <w:sz w:val="24"/>
          <w:szCs w:val="24"/>
        </w:rPr>
        <w:t>i</w:t>
      </w:r>
      <w:r w:rsidRPr="00E9500C">
        <w:rPr>
          <w:rFonts w:ascii="Times New Roman" w:eastAsia="Times New Roman" w:hAnsi="Times New Roman" w:cs="Times New Roman"/>
          <w:color w:val="323232"/>
          <w:spacing w:val="23"/>
          <w:sz w:val="24"/>
          <w:szCs w:val="24"/>
        </w:rPr>
        <w:t xml:space="preserve"> </w:t>
      </w:r>
      <w:r w:rsidRPr="00E9500C">
        <w:rPr>
          <w:rFonts w:ascii="Times New Roman" w:eastAsia="Times New Roman" w:hAnsi="Times New Roman" w:cs="Times New Roman"/>
          <w:color w:val="323232"/>
          <w:sz w:val="24"/>
          <w:szCs w:val="24"/>
        </w:rPr>
        <w:t>dan</w:t>
      </w:r>
      <w:r w:rsidRPr="00E9500C">
        <w:rPr>
          <w:rFonts w:ascii="Times New Roman" w:eastAsia="Times New Roman" w:hAnsi="Times New Roman" w:cs="Times New Roman"/>
          <w:color w:val="323232"/>
          <w:spacing w:val="10"/>
          <w:sz w:val="24"/>
          <w:szCs w:val="24"/>
        </w:rPr>
        <w:t xml:space="preserve"> </w:t>
      </w:r>
      <w:r w:rsidRPr="00E9500C">
        <w:rPr>
          <w:rFonts w:ascii="Times New Roman" w:eastAsia="Times New Roman" w:hAnsi="Times New Roman" w:cs="Times New Roman"/>
          <w:color w:val="454545"/>
          <w:sz w:val="24"/>
          <w:szCs w:val="24"/>
        </w:rPr>
        <w:t>co</w:t>
      </w:r>
      <w:r w:rsidRPr="00E9500C">
        <w:rPr>
          <w:rFonts w:ascii="Times New Roman" w:eastAsia="Times New Roman" w:hAnsi="Times New Roman" w:cs="Times New Roman"/>
          <w:color w:val="323232"/>
          <w:sz w:val="24"/>
          <w:szCs w:val="24"/>
        </w:rPr>
        <w:t>nt</w:t>
      </w:r>
      <w:r w:rsidRPr="00E9500C">
        <w:rPr>
          <w:rFonts w:ascii="Times New Roman" w:eastAsia="Times New Roman" w:hAnsi="Times New Roman" w:cs="Times New Roman"/>
          <w:color w:val="454545"/>
          <w:sz w:val="24"/>
          <w:szCs w:val="24"/>
        </w:rPr>
        <w:t>o</w:t>
      </w:r>
      <w:r w:rsidRPr="00E9500C">
        <w:rPr>
          <w:rFonts w:ascii="Times New Roman" w:eastAsia="Times New Roman" w:hAnsi="Times New Roman" w:cs="Times New Roman"/>
          <w:color w:val="1D1D1D"/>
          <w:sz w:val="24"/>
          <w:szCs w:val="24"/>
        </w:rPr>
        <w:t>h</w:t>
      </w:r>
      <w:r w:rsidRPr="00E9500C">
        <w:rPr>
          <w:rFonts w:ascii="Times New Roman" w:eastAsia="Times New Roman" w:hAnsi="Times New Roman" w:cs="Times New Roman"/>
          <w:color w:val="1D1D1D"/>
          <w:spacing w:val="12"/>
          <w:sz w:val="24"/>
          <w:szCs w:val="24"/>
        </w:rPr>
        <w:t xml:space="preserve"> </w:t>
      </w:r>
      <w:r w:rsidRPr="00E9500C">
        <w:rPr>
          <w:rFonts w:ascii="Times New Roman" w:eastAsia="Times New Roman" w:hAnsi="Times New Roman" w:cs="Times New Roman"/>
          <w:color w:val="323232"/>
          <w:w w:val="108"/>
          <w:sz w:val="24"/>
          <w:szCs w:val="24"/>
        </w:rPr>
        <w:t>n</w:t>
      </w:r>
      <w:r w:rsidRPr="00E9500C">
        <w:rPr>
          <w:rFonts w:ascii="Times New Roman" w:eastAsia="Times New Roman" w:hAnsi="Times New Roman" w:cs="Times New Roman"/>
          <w:color w:val="454545"/>
          <w:w w:val="108"/>
          <w:sz w:val="24"/>
          <w:szCs w:val="24"/>
        </w:rPr>
        <w:t>y</w:t>
      </w:r>
      <w:r w:rsidRPr="00E9500C">
        <w:rPr>
          <w:rFonts w:ascii="Times New Roman" w:eastAsia="Times New Roman" w:hAnsi="Times New Roman" w:cs="Times New Roman"/>
          <w:color w:val="323232"/>
          <w:w w:val="103"/>
          <w:sz w:val="24"/>
          <w:szCs w:val="24"/>
        </w:rPr>
        <w:t>a</w:t>
      </w:r>
      <w:r w:rsidRPr="00E9500C">
        <w:rPr>
          <w:rFonts w:ascii="Times New Roman" w:eastAsia="Times New Roman" w:hAnsi="Times New Roman" w:cs="Times New Roman"/>
          <w:color w:val="454545"/>
          <w:w w:val="105"/>
          <w:sz w:val="24"/>
          <w:szCs w:val="24"/>
        </w:rPr>
        <w:t>t</w:t>
      </w:r>
      <w:r w:rsidRPr="00E9500C">
        <w:rPr>
          <w:rFonts w:ascii="Times New Roman" w:eastAsia="Times New Roman" w:hAnsi="Times New Roman" w:cs="Times New Roman"/>
          <w:color w:val="454545"/>
          <w:w w:val="103"/>
          <w:sz w:val="24"/>
          <w:szCs w:val="24"/>
        </w:rPr>
        <w:t xml:space="preserve">a </w:t>
      </w:r>
      <w:r w:rsidRPr="00E9500C">
        <w:rPr>
          <w:rFonts w:ascii="Times New Roman" w:eastAsia="Times New Roman" w:hAnsi="Times New Roman" w:cs="Times New Roman"/>
          <w:color w:val="323232"/>
          <w:sz w:val="24"/>
          <w:szCs w:val="24"/>
        </w:rPr>
        <w:t>ya</w:t>
      </w:r>
      <w:r w:rsidRPr="00E9500C">
        <w:rPr>
          <w:rFonts w:ascii="Times New Roman" w:eastAsia="Times New Roman" w:hAnsi="Times New Roman" w:cs="Times New Roman"/>
          <w:color w:val="1D1D1D"/>
          <w:sz w:val="24"/>
          <w:szCs w:val="24"/>
        </w:rPr>
        <w:t>n</w:t>
      </w:r>
      <w:r w:rsidRPr="00E9500C">
        <w:rPr>
          <w:rFonts w:ascii="Times New Roman" w:eastAsia="Times New Roman" w:hAnsi="Times New Roman" w:cs="Times New Roman"/>
          <w:color w:val="323232"/>
          <w:sz w:val="24"/>
          <w:szCs w:val="24"/>
        </w:rPr>
        <w:t>g</w:t>
      </w:r>
      <w:r w:rsidRPr="00E9500C">
        <w:rPr>
          <w:rFonts w:ascii="Times New Roman" w:eastAsia="Times New Roman" w:hAnsi="Times New Roman" w:cs="Times New Roman"/>
          <w:color w:val="323232"/>
          <w:spacing w:val="22"/>
          <w:sz w:val="24"/>
          <w:szCs w:val="24"/>
        </w:rPr>
        <w:t xml:space="preserve"> </w:t>
      </w:r>
      <w:r w:rsidRPr="00E9500C">
        <w:rPr>
          <w:rFonts w:ascii="Times New Roman" w:eastAsia="Times New Roman" w:hAnsi="Times New Roman" w:cs="Times New Roman"/>
          <w:color w:val="323232"/>
          <w:sz w:val="24"/>
          <w:szCs w:val="24"/>
        </w:rPr>
        <w:t>ad</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454545"/>
          <w:spacing w:val="15"/>
          <w:sz w:val="24"/>
          <w:szCs w:val="24"/>
        </w:rPr>
        <w:t xml:space="preserve"> </w:t>
      </w:r>
      <w:r w:rsidRPr="00E9500C">
        <w:rPr>
          <w:rFonts w:ascii="Times New Roman" w:eastAsia="Times New Roman" w:hAnsi="Times New Roman" w:cs="Times New Roman"/>
          <w:color w:val="323232"/>
          <w:sz w:val="24"/>
          <w:szCs w:val="24"/>
        </w:rPr>
        <w:t>da</w:t>
      </w:r>
      <w:r w:rsidRPr="00E9500C">
        <w:rPr>
          <w:rFonts w:ascii="Times New Roman" w:eastAsia="Times New Roman" w:hAnsi="Times New Roman" w:cs="Times New Roman"/>
          <w:color w:val="1D1D1D"/>
          <w:sz w:val="24"/>
          <w:szCs w:val="24"/>
        </w:rPr>
        <w:t>l</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1D1D1D"/>
          <w:sz w:val="24"/>
          <w:szCs w:val="24"/>
        </w:rPr>
        <w:t>m</w:t>
      </w:r>
      <w:r w:rsidRPr="00E9500C">
        <w:rPr>
          <w:rFonts w:ascii="Times New Roman" w:eastAsia="Times New Roman" w:hAnsi="Times New Roman" w:cs="Times New Roman"/>
          <w:color w:val="1D1D1D"/>
          <w:spacing w:val="22"/>
          <w:sz w:val="24"/>
          <w:szCs w:val="24"/>
        </w:rPr>
        <w:t xml:space="preserve"> </w:t>
      </w:r>
      <w:r w:rsidRPr="00E9500C">
        <w:rPr>
          <w:rFonts w:ascii="Times New Roman" w:eastAsia="Times New Roman" w:hAnsi="Times New Roman" w:cs="Times New Roman"/>
          <w:color w:val="323232"/>
          <w:sz w:val="24"/>
          <w:szCs w:val="24"/>
        </w:rPr>
        <w:t>pembu</w:t>
      </w:r>
      <w:r w:rsidRPr="00E9500C">
        <w:rPr>
          <w:rFonts w:ascii="Times New Roman" w:eastAsia="Times New Roman" w:hAnsi="Times New Roman" w:cs="Times New Roman"/>
          <w:color w:val="1D1D1D"/>
          <w:sz w:val="24"/>
          <w:szCs w:val="24"/>
        </w:rPr>
        <w:t>at</w:t>
      </w:r>
      <w:r w:rsidRPr="00E9500C">
        <w:rPr>
          <w:rFonts w:ascii="Times New Roman" w:eastAsia="Times New Roman" w:hAnsi="Times New Roman" w:cs="Times New Roman"/>
          <w:color w:val="323232"/>
          <w:sz w:val="24"/>
          <w:szCs w:val="24"/>
        </w:rPr>
        <w:t>an</w:t>
      </w:r>
      <w:r w:rsidRPr="00E9500C">
        <w:rPr>
          <w:rFonts w:ascii="Times New Roman" w:eastAsia="Times New Roman" w:hAnsi="Times New Roman" w:cs="Times New Roman"/>
          <w:color w:val="323232"/>
          <w:spacing w:val="44"/>
          <w:sz w:val="24"/>
          <w:szCs w:val="24"/>
        </w:rPr>
        <w:t xml:space="preserve"> </w:t>
      </w:r>
      <w:r w:rsidRPr="00E9500C">
        <w:rPr>
          <w:rFonts w:ascii="Times New Roman" w:eastAsia="Times New Roman" w:hAnsi="Times New Roman" w:cs="Times New Roman"/>
          <w:color w:val="535354"/>
          <w:w w:val="96"/>
          <w:sz w:val="24"/>
          <w:szCs w:val="24"/>
        </w:rPr>
        <w:t>s</w:t>
      </w:r>
      <w:r w:rsidRPr="00E9500C">
        <w:rPr>
          <w:rFonts w:ascii="Times New Roman" w:eastAsia="Times New Roman" w:hAnsi="Times New Roman" w:cs="Times New Roman"/>
          <w:color w:val="454545"/>
          <w:w w:val="108"/>
          <w:sz w:val="24"/>
          <w:szCs w:val="24"/>
        </w:rPr>
        <w:t>k</w:t>
      </w:r>
      <w:r w:rsidRPr="00E9500C">
        <w:rPr>
          <w:rFonts w:ascii="Times New Roman" w:eastAsia="Times New Roman" w:hAnsi="Times New Roman" w:cs="Times New Roman"/>
          <w:color w:val="323232"/>
          <w:w w:val="112"/>
          <w:sz w:val="24"/>
          <w:szCs w:val="24"/>
        </w:rPr>
        <w:t>r</w:t>
      </w:r>
      <w:r w:rsidRPr="00E9500C">
        <w:rPr>
          <w:rFonts w:ascii="Times New Roman" w:eastAsia="Times New Roman" w:hAnsi="Times New Roman" w:cs="Times New Roman"/>
          <w:color w:val="323232"/>
          <w:w w:val="75"/>
          <w:sz w:val="24"/>
          <w:szCs w:val="24"/>
        </w:rPr>
        <w:t>i</w:t>
      </w:r>
      <w:r w:rsidRPr="00E9500C">
        <w:rPr>
          <w:rFonts w:ascii="Times New Roman" w:eastAsia="Times New Roman" w:hAnsi="Times New Roman" w:cs="Times New Roman"/>
          <w:color w:val="1D1D1D"/>
          <w:w w:val="108"/>
          <w:sz w:val="24"/>
          <w:szCs w:val="24"/>
        </w:rPr>
        <w:t>p</w:t>
      </w:r>
      <w:r w:rsidRPr="00E9500C">
        <w:rPr>
          <w:rFonts w:ascii="Times New Roman" w:eastAsia="Times New Roman" w:hAnsi="Times New Roman" w:cs="Times New Roman"/>
          <w:color w:val="323232"/>
          <w:w w:val="107"/>
          <w:sz w:val="24"/>
          <w:szCs w:val="24"/>
        </w:rPr>
        <w:t>s</w:t>
      </w:r>
      <w:r w:rsidRPr="00E9500C">
        <w:rPr>
          <w:rFonts w:ascii="Times New Roman" w:eastAsia="Times New Roman" w:hAnsi="Times New Roman" w:cs="Times New Roman"/>
          <w:color w:val="323232"/>
          <w:w w:val="105"/>
          <w:sz w:val="24"/>
          <w:szCs w:val="24"/>
        </w:rPr>
        <w:t>i</w:t>
      </w:r>
      <w:r w:rsidRPr="00E9500C">
        <w:rPr>
          <w:rFonts w:ascii="Times New Roman" w:eastAsia="Times New Roman" w:hAnsi="Times New Roman" w:cs="Times New Roman"/>
          <w:color w:val="1D1D1D"/>
          <w:w w:val="83"/>
          <w:sz w:val="24"/>
          <w:szCs w:val="24"/>
        </w:rPr>
        <w:t>.</w:t>
      </w:r>
    </w:p>
    <w:p w:rsidR="005B512A" w:rsidRPr="00E9500C" w:rsidRDefault="005B512A" w:rsidP="00DF4F8D">
      <w:pPr>
        <w:spacing w:after="0" w:line="374" w:lineRule="auto"/>
        <w:ind w:left="1890" w:right="17" w:hanging="450"/>
        <w:jc w:val="both"/>
        <w:rPr>
          <w:rFonts w:ascii="Times New Roman" w:eastAsia="Times New Roman" w:hAnsi="Times New Roman" w:cs="Times New Roman"/>
          <w:sz w:val="24"/>
          <w:szCs w:val="24"/>
        </w:rPr>
      </w:pPr>
      <w:r w:rsidRPr="00E9500C">
        <w:rPr>
          <w:rFonts w:ascii="Times New Roman" w:eastAsia="Times New Roman" w:hAnsi="Times New Roman" w:cs="Times New Roman"/>
          <w:color w:val="454545"/>
          <w:sz w:val="24"/>
          <w:szCs w:val="24"/>
        </w:rPr>
        <w:t>2</w:t>
      </w:r>
      <w:r w:rsidRPr="00E9500C">
        <w:rPr>
          <w:rFonts w:ascii="Times New Roman" w:eastAsia="Times New Roman" w:hAnsi="Times New Roman" w:cs="Times New Roman"/>
          <w:color w:val="535354"/>
          <w:sz w:val="24"/>
          <w:szCs w:val="24"/>
        </w:rPr>
        <w:t xml:space="preserve">.  </w:t>
      </w:r>
      <w:proofErr w:type="gramStart"/>
      <w:r w:rsidRPr="00E9500C">
        <w:rPr>
          <w:rFonts w:ascii="Times New Roman" w:eastAsia="Times New Roman" w:hAnsi="Times New Roman" w:cs="Times New Roman"/>
          <w:color w:val="1D1D1D"/>
          <w:sz w:val="24"/>
          <w:szCs w:val="24"/>
        </w:rPr>
        <w:t>B</w:t>
      </w:r>
      <w:r w:rsidRPr="00E9500C">
        <w:rPr>
          <w:rFonts w:ascii="Times New Roman" w:eastAsia="Times New Roman" w:hAnsi="Times New Roman" w:cs="Times New Roman"/>
          <w:color w:val="323232"/>
          <w:sz w:val="24"/>
          <w:szCs w:val="24"/>
        </w:rPr>
        <w:t xml:space="preserve">ukan </w:t>
      </w:r>
      <w:r w:rsidRPr="00E9500C">
        <w:rPr>
          <w:rFonts w:ascii="Times New Roman" w:eastAsia="Times New Roman" w:hAnsi="Times New Roman" w:cs="Times New Roman"/>
          <w:color w:val="323232"/>
          <w:spacing w:val="8"/>
          <w:sz w:val="24"/>
          <w:szCs w:val="24"/>
        </w:rPr>
        <w:t xml:space="preserve"> </w:t>
      </w:r>
      <w:r w:rsidRPr="00E9500C">
        <w:rPr>
          <w:rFonts w:ascii="Times New Roman" w:eastAsia="Times New Roman" w:hAnsi="Times New Roman" w:cs="Times New Roman"/>
          <w:color w:val="454545"/>
          <w:sz w:val="24"/>
          <w:szCs w:val="24"/>
        </w:rPr>
        <w:t>me</w:t>
      </w:r>
      <w:r w:rsidRPr="00E9500C">
        <w:rPr>
          <w:rFonts w:ascii="Times New Roman" w:eastAsia="Times New Roman" w:hAnsi="Times New Roman" w:cs="Times New Roman"/>
          <w:color w:val="323232"/>
          <w:sz w:val="24"/>
          <w:szCs w:val="24"/>
        </w:rPr>
        <w:t>rupa</w:t>
      </w:r>
      <w:r w:rsidRPr="00E9500C">
        <w:rPr>
          <w:rFonts w:ascii="Times New Roman" w:eastAsia="Times New Roman" w:hAnsi="Times New Roman" w:cs="Times New Roman"/>
          <w:color w:val="454545"/>
          <w:sz w:val="24"/>
          <w:szCs w:val="24"/>
        </w:rPr>
        <w:t>kan</w:t>
      </w:r>
      <w:proofErr w:type="gramEnd"/>
      <w:r w:rsidRPr="00E9500C">
        <w:rPr>
          <w:rFonts w:ascii="Times New Roman" w:eastAsia="Times New Roman" w:hAnsi="Times New Roman" w:cs="Times New Roman"/>
          <w:color w:val="454545"/>
          <w:sz w:val="24"/>
          <w:szCs w:val="24"/>
        </w:rPr>
        <w:t xml:space="preserve"> </w:t>
      </w:r>
      <w:r w:rsidRPr="00E9500C">
        <w:rPr>
          <w:rFonts w:ascii="Times New Roman" w:eastAsia="Times New Roman" w:hAnsi="Times New Roman" w:cs="Times New Roman"/>
          <w:color w:val="454545"/>
          <w:spacing w:val="28"/>
          <w:sz w:val="24"/>
          <w:szCs w:val="24"/>
        </w:rPr>
        <w:t xml:space="preserve"> </w:t>
      </w:r>
      <w:r w:rsidRPr="00E9500C">
        <w:rPr>
          <w:rFonts w:ascii="Times New Roman" w:eastAsia="Times New Roman" w:hAnsi="Times New Roman" w:cs="Times New Roman"/>
          <w:color w:val="323232"/>
          <w:sz w:val="24"/>
          <w:szCs w:val="24"/>
        </w:rPr>
        <w:t>dup</w:t>
      </w:r>
      <w:r w:rsidRPr="00E9500C">
        <w:rPr>
          <w:rFonts w:ascii="Times New Roman" w:eastAsia="Times New Roman" w:hAnsi="Times New Roman" w:cs="Times New Roman"/>
          <w:color w:val="1D1D1D"/>
          <w:sz w:val="24"/>
          <w:szCs w:val="24"/>
        </w:rPr>
        <w:t>l</w:t>
      </w:r>
      <w:r w:rsidRPr="00E9500C">
        <w:rPr>
          <w:rFonts w:ascii="Times New Roman" w:eastAsia="Times New Roman" w:hAnsi="Times New Roman" w:cs="Times New Roman"/>
          <w:color w:val="323232"/>
          <w:sz w:val="24"/>
          <w:szCs w:val="24"/>
        </w:rPr>
        <w:t>ik</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323232"/>
          <w:sz w:val="24"/>
          <w:szCs w:val="24"/>
        </w:rPr>
        <w:t xml:space="preserve">i </w:t>
      </w:r>
      <w:r w:rsidRPr="00E9500C">
        <w:rPr>
          <w:rFonts w:ascii="Times New Roman" w:eastAsia="Times New Roman" w:hAnsi="Times New Roman" w:cs="Times New Roman"/>
          <w:color w:val="323232"/>
          <w:spacing w:val="25"/>
          <w:sz w:val="24"/>
          <w:szCs w:val="24"/>
        </w:rPr>
        <w:t xml:space="preserve"> </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323232"/>
          <w:sz w:val="24"/>
          <w:szCs w:val="24"/>
        </w:rPr>
        <w:t>kr</w:t>
      </w:r>
      <w:r w:rsidRPr="00E9500C">
        <w:rPr>
          <w:rFonts w:ascii="Times New Roman" w:eastAsia="Times New Roman" w:hAnsi="Times New Roman" w:cs="Times New Roman"/>
          <w:color w:val="1D1D1D"/>
          <w:sz w:val="24"/>
          <w:szCs w:val="24"/>
        </w:rPr>
        <w:t>ip</w:t>
      </w:r>
      <w:r w:rsidRPr="00E9500C">
        <w:rPr>
          <w:rFonts w:ascii="Times New Roman" w:eastAsia="Times New Roman" w:hAnsi="Times New Roman" w:cs="Times New Roman"/>
          <w:color w:val="323232"/>
          <w:sz w:val="24"/>
          <w:szCs w:val="24"/>
        </w:rPr>
        <w:t xml:space="preserve">si </w:t>
      </w:r>
      <w:r w:rsidRPr="00E9500C">
        <w:rPr>
          <w:rFonts w:ascii="Times New Roman" w:eastAsia="Times New Roman" w:hAnsi="Times New Roman" w:cs="Times New Roman"/>
          <w:color w:val="323232"/>
          <w:spacing w:val="26"/>
          <w:sz w:val="24"/>
          <w:szCs w:val="24"/>
        </w:rPr>
        <w:t xml:space="preserve"> </w:t>
      </w:r>
      <w:r w:rsidRPr="00E9500C">
        <w:rPr>
          <w:rFonts w:ascii="Times New Roman" w:eastAsia="Times New Roman" w:hAnsi="Times New Roman" w:cs="Times New Roman"/>
          <w:color w:val="535354"/>
          <w:sz w:val="24"/>
          <w:szCs w:val="24"/>
        </w:rPr>
        <w:t>ya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454545"/>
          <w:sz w:val="24"/>
          <w:szCs w:val="24"/>
        </w:rPr>
        <w:t xml:space="preserve">g </w:t>
      </w:r>
      <w:r w:rsidRPr="00E9500C">
        <w:rPr>
          <w:rFonts w:ascii="Times New Roman" w:eastAsia="Times New Roman" w:hAnsi="Times New Roman" w:cs="Times New Roman"/>
          <w:color w:val="454545"/>
          <w:spacing w:val="9"/>
          <w:sz w:val="24"/>
          <w:szCs w:val="24"/>
        </w:rPr>
        <w:t xml:space="preserve"> </w:t>
      </w:r>
      <w:r w:rsidRPr="00E9500C">
        <w:rPr>
          <w:rFonts w:ascii="Times New Roman" w:eastAsia="Times New Roman" w:hAnsi="Times New Roman" w:cs="Times New Roman"/>
          <w:color w:val="323232"/>
          <w:sz w:val="24"/>
          <w:szCs w:val="24"/>
        </w:rPr>
        <w:t>sud</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 xml:space="preserve">h </w:t>
      </w:r>
      <w:r w:rsidRPr="00E9500C">
        <w:rPr>
          <w:rFonts w:ascii="Times New Roman" w:eastAsia="Times New Roman" w:hAnsi="Times New Roman" w:cs="Times New Roman"/>
          <w:color w:val="323232"/>
          <w:spacing w:val="15"/>
          <w:sz w:val="24"/>
          <w:szCs w:val="24"/>
        </w:rPr>
        <w:t xml:space="preserve"> </w:t>
      </w:r>
      <w:r w:rsidRPr="00E9500C">
        <w:rPr>
          <w:rFonts w:ascii="Times New Roman" w:eastAsia="Times New Roman" w:hAnsi="Times New Roman" w:cs="Times New Roman"/>
          <w:color w:val="323232"/>
          <w:sz w:val="24"/>
          <w:szCs w:val="24"/>
        </w:rPr>
        <w:t>p</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323232"/>
          <w:sz w:val="24"/>
          <w:szCs w:val="24"/>
        </w:rPr>
        <w:t xml:space="preserve">mah </w:t>
      </w:r>
      <w:r w:rsidRPr="00E9500C">
        <w:rPr>
          <w:rFonts w:ascii="Times New Roman" w:eastAsia="Times New Roman" w:hAnsi="Times New Roman" w:cs="Times New Roman"/>
          <w:color w:val="323232"/>
          <w:spacing w:val="25"/>
          <w:sz w:val="24"/>
          <w:szCs w:val="24"/>
        </w:rPr>
        <w:t xml:space="preserve"> </w:t>
      </w:r>
      <w:r w:rsidRPr="00E9500C">
        <w:rPr>
          <w:rFonts w:ascii="Times New Roman" w:eastAsia="Times New Roman" w:hAnsi="Times New Roman" w:cs="Times New Roman"/>
          <w:color w:val="323232"/>
          <w:sz w:val="24"/>
          <w:szCs w:val="24"/>
        </w:rPr>
        <w:t>d</w:t>
      </w:r>
      <w:r w:rsidRPr="00E9500C">
        <w:rPr>
          <w:rFonts w:ascii="Times New Roman" w:eastAsia="Times New Roman" w:hAnsi="Times New Roman" w:cs="Times New Roman"/>
          <w:color w:val="454545"/>
          <w:sz w:val="24"/>
          <w:szCs w:val="24"/>
        </w:rPr>
        <w:t>i</w:t>
      </w:r>
      <w:r w:rsidRPr="00E9500C">
        <w:rPr>
          <w:rFonts w:ascii="Times New Roman" w:eastAsia="Times New Roman" w:hAnsi="Times New Roman" w:cs="Times New Roman"/>
          <w:color w:val="323232"/>
          <w:sz w:val="24"/>
          <w:szCs w:val="24"/>
        </w:rPr>
        <w:t>publik</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454545"/>
          <w:sz w:val="24"/>
          <w:szCs w:val="24"/>
        </w:rPr>
        <w:t>ika</w:t>
      </w:r>
      <w:r w:rsidRPr="00E9500C">
        <w:rPr>
          <w:rFonts w:ascii="Times New Roman" w:eastAsia="Times New Roman" w:hAnsi="Times New Roman" w:cs="Times New Roman"/>
          <w:color w:val="323232"/>
          <w:sz w:val="24"/>
          <w:szCs w:val="24"/>
        </w:rPr>
        <w:t xml:space="preserve">n   </w:t>
      </w:r>
      <w:r w:rsidRPr="00E9500C">
        <w:rPr>
          <w:rFonts w:ascii="Times New Roman" w:eastAsia="Times New Roman" w:hAnsi="Times New Roman" w:cs="Times New Roman"/>
          <w:color w:val="323232"/>
          <w:w w:val="94"/>
          <w:sz w:val="24"/>
          <w:szCs w:val="24"/>
        </w:rPr>
        <w:t>a</w:t>
      </w:r>
      <w:r w:rsidRPr="00E9500C">
        <w:rPr>
          <w:rFonts w:ascii="Times New Roman" w:eastAsia="Times New Roman" w:hAnsi="Times New Roman" w:cs="Times New Roman"/>
          <w:color w:val="323232"/>
          <w:w w:val="105"/>
          <w:sz w:val="24"/>
          <w:szCs w:val="24"/>
        </w:rPr>
        <w:t>t</w:t>
      </w:r>
      <w:r w:rsidRPr="00E9500C">
        <w:rPr>
          <w:rFonts w:ascii="Times New Roman" w:eastAsia="Times New Roman" w:hAnsi="Times New Roman" w:cs="Times New Roman"/>
          <w:color w:val="323232"/>
          <w:w w:val="113"/>
          <w:sz w:val="24"/>
          <w:szCs w:val="24"/>
        </w:rPr>
        <w:t>a</w:t>
      </w:r>
      <w:r w:rsidRPr="00E9500C">
        <w:rPr>
          <w:rFonts w:ascii="Times New Roman" w:eastAsia="Times New Roman" w:hAnsi="Times New Roman" w:cs="Times New Roman"/>
          <w:color w:val="1D1D1D"/>
          <w:sz w:val="24"/>
          <w:szCs w:val="24"/>
        </w:rPr>
        <w:t xml:space="preserve">u </w:t>
      </w:r>
      <w:r w:rsidRPr="00E9500C">
        <w:rPr>
          <w:rFonts w:ascii="Times New Roman" w:eastAsia="Times New Roman" w:hAnsi="Times New Roman" w:cs="Times New Roman"/>
          <w:color w:val="454545"/>
          <w:sz w:val="24"/>
          <w:szCs w:val="24"/>
        </w:rPr>
        <w:t>ya</w:t>
      </w:r>
      <w:r w:rsidRPr="00E9500C">
        <w:rPr>
          <w:rFonts w:ascii="Times New Roman" w:eastAsia="Times New Roman" w:hAnsi="Times New Roman" w:cs="Times New Roman"/>
          <w:color w:val="323232"/>
          <w:sz w:val="24"/>
          <w:szCs w:val="24"/>
        </w:rPr>
        <w:t xml:space="preserve">ng </w:t>
      </w:r>
      <w:r w:rsidRPr="00E9500C">
        <w:rPr>
          <w:rFonts w:ascii="Times New Roman" w:eastAsia="Times New Roman" w:hAnsi="Times New Roman" w:cs="Times New Roman"/>
          <w:color w:val="323232"/>
          <w:spacing w:val="47"/>
          <w:sz w:val="24"/>
          <w:szCs w:val="24"/>
        </w:rPr>
        <w:t xml:space="preserve"> </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323232"/>
          <w:sz w:val="24"/>
          <w:szCs w:val="24"/>
        </w:rPr>
        <w:t>u</w:t>
      </w:r>
      <w:r w:rsidRPr="00E9500C">
        <w:rPr>
          <w:rFonts w:ascii="Times New Roman" w:eastAsia="Times New Roman" w:hAnsi="Times New Roman" w:cs="Times New Roman"/>
          <w:color w:val="454545"/>
          <w:sz w:val="24"/>
          <w:szCs w:val="24"/>
        </w:rPr>
        <w:t>da</w:t>
      </w:r>
      <w:r w:rsidRPr="00E9500C">
        <w:rPr>
          <w:rFonts w:ascii="Times New Roman" w:eastAsia="Times New Roman" w:hAnsi="Times New Roman" w:cs="Times New Roman"/>
          <w:color w:val="323232"/>
          <w:sz w:val="24"/>
          <w:szCs w:val="24"/>
        </w:rPr>
        <w:t xml:space="preserve">h </w:t>
      </w:r>
      <w:r w:rsidRPr="00E9500C">
        <w:rPr>
          <w:rFonts w:ascii="Times New Roman" w:eastAsia="Times New Roman" w:hAnsi="Times New Roman" w:cs="Times New Roman"/>
          <w:color w:val="323232"/>
          <w:spacing w:val="44"/>
          <w:sz w:val="24"/>
          <w:szCs w:val="24"/>
        </w:rPr>
        <w:t xml:space="preserve"> </w:t>
      </w:r>
      <w:r w:rsidRPr="00E9500C">
        <w:rPr>
          <w:rFonts w:ascii="Times New Roman" w:eastAsia="Times New Roman" w:hAnsi="Times New Roman" w:cs="Times New Roman"/>
          <w:color w:val="323232"/>
          <w:sz w:val="24"/>
          <w:szCs w:val="24"/>
        </w:rPr>
        <w:t>pem</w:t>
      </w:r>
      <w:r w:rsidRPr="00E9500C">
        <w:rPr>
          <w:rFonts w:ascii="Times New Roman" w:eastAsia="Times New Roman" w:hAnsi="Times New Roman" w:cs="Times New Roman"/>
          <w:color w:val="535354"/>
          <w:sz w:val="24"/>
          <w:szCs w:val="24"/>
        </w:rPr>
        <w:t>a</w:t>
      </w:r>
      <w:r w:rsidRPr="00E9500C">
        <w:rPr>
          <w:rFonts w:ascii="Times New Roman" w:eastAsia="Times New Roman" w:hAnsi="Times New Roman" w:cs="Times New Roman"/>
          <w:color w:val="323232"/>
          <w:sz w:val="24"/>
          <w:szCs w:val="24"/>
        </w:rPr>
        <w:t xml:space="preserve">h  </w:t>
      </w:r>
      <w:r w:rsidRPr="00E9500C">
        <w:rPr>
          <w:rFonts w:ascii="Times New Roman" w:eastAsia="Times New Roman" w:hAnsi="Times New Roman" w:cs="Times New Roman"/>
          <w:color w:val="323232"/>
          <w:spacing w:val="15"/>
          <w:sz w:val="24"/>
          <w:szCs w:val="24"/>
        </w:rPr>
        <w:t xml:space="preserve"> </w:t>
      </w:r>
      <w:r w:rsidRPr="00E9500C">
        <w:rPr>
          <w:rFonts w:ascii="Times New Roman" w:eastAsia="Times New Roman" w:hAnsi="Times New Roman" w:cs="Times New Roman"/>
          <w:color w:val="323232"/>
          <w:sz w:val="24"/>
          <w:szCs w:val="24"/>
        </w:rPr>
        <w:t>dipak</w:t>
      </w:r>
      <w:r w:rsidRPr="00E9500C">
        <w:rPr>
          <w:rFonts w:ascii="Times New Roman" w:eastAsia="Times New Roman" w:hAnsi="Times New Roman" w:cs="Times New Roman"/>
          <w:color w:val="454545"/>
          <w:sz w:val="24"/>
          <w:szCs w:val="24"/>
        </w:rPr>
        <w:t xml:space="preserve">ai </w:t>
      </w:r>
      <w:r w:rsidRPr="00E9500C">
        <w:rPr>
          <w:rFonts w:ascii="Times New Roman" w:eastAsia="Times New Roman" w:hAnsi="Times New Roman" w:cs="Times New Roman"/>
          <w:color w:val="454545"/>
          <w:spacing w:val="47"/>
          <w:sz w:val="24"/>
          <w:szCs w:val="24"/>
        </w:rPr>
        <w:t xml:space="preserve"> </w:t>
      </w:r>
      <w:r w:rsidRPr="00E9500C">
        <w:rPr>
          <w:rFonts w:ascii="Times New Roman" w:eastAsia="Times New Roman" w:hAnsi="Times New Roman" w:cs="Times New Roman"/>
          <w:color w:val="323232"/>
          <w:sz w:val="24"/>
          <w:szCs w:val="24"/>
        </w:rPr>
        <w:t xml:space="preserve">untuk   </w:t>
      </w:r>
      <w:r w:rsidRPr="00E9500C">
        <w:rPr>
          <w:rFonts w:ascii="Times New Roman" w:eastAsia="Times New Roman" w:hAnsi="Times New Roman" w:cs="Times New Roman"/>
          <w:color w:val="454545"/>
          <w:sz w:val="24"/>
          <w:szCs w:val="24"/>
        </w:rPr>
        <w:t>me</w:t>
      </w:r>
      <w:r w:rsidRPr="00E9500C">
        <w:rPr>
          <w:rFonts w:ascii="Times New Roman" w:eastAsia="Times New Roman" w:hAnsi="Times New Roman" w:cs="Times New Roman"/>
          <w:color w:val="323232"/>
          <w:sz w:val="24"/>
          <w:szCs w:val="24"/>
        </w:rPr>
        <w:t>ndapatk</w:t>
      </w:r>
      <w:r w:rsidRPr="00E9500C">
        <w:rPr>
          <w:rFonts w:ascii="Times New Roman" w:eastAsia="Times New Roman" w:hAnsi="Times New Roman" w:cs="Times New Roman"/>
          <w:color w:val="535354"/>
          <w:sz w:val="24"/>
          <w:szCs w:val="24"/>
        </w:rPr>
        <w:t>a</w:t>
      </w:r>
      <w:r w:rsidRPr="00E9500C">
        <w:rPr>
          <w:rFonts w:ascii="Times New Roman" w:eastAsia="Times New Roman" w:hAnsi="Times New Roman" w:cs="Times New Roman"/>
          <w:color w:val="323232"/>
          <w:sz w:val="24"/>
          <w:szCs w:val="24"/>
        </w:rPr>
        <w:t xml:space="preserve">n  </w:t>
      </w:r>
      <w:r w:rsidRPr="00E9500C">
        <w:rPr>
          <w:rFonts w:ascii="Times New Roman" w:eastAsia="Times New Roman" w:hAnsi="Times New Roman" w:cs="Times New Roman"/>
          <w:color w:val="323232"/>
          <w:spacing w:val="37"/>
          <w:sz w:val="24"/>
          <w:szCs w:val="24"/>
        </w:rPr>
        <w:t xml:space="preserve"> </w:t>
      </w:r>
      <w:r w:rsidRPr="00E9500C">
        <w:rPr>
          <w:rFonts w:ascii="Times New Roman" w:eastAsia="Times New Roman" w:hAnsi="Times New Roman" w:cs="Times New Roman"/>
          <w:color w:val="323232"/>
          <w:sz w:val="24"/>
          <w:szCs w:val="24"/>
        </w:rPr>
        <w:t>g</w:t>
      </w:r>
      <w:r w:rsidRPr="00E9500C">
        <w:rPr>
          <w:rFonts w:ascii="Times New Roman" w:eastAsia="Times New Roman" w:hAnsi="Times New Roman" w:cs="Times New Roman"/>
          <w:color w:val="1D1D1D"/>
          <w:sz w:val="24"/>
          <w:szCs w:val="24"/>
        </w:rPr>
        <w:t>e</w:t>
      </w:r>
      <w:r w:rsidRPr="00E9500C">
        <w:rPr>
          <w:rFonts w:ascii="Times New Roman" w:eastAsia="Times New Roman" w:hAnsi="Times New Roman" w:cs="Times New Roman"/>
          <w:color w:val="323232"/>
          <w:sz w:val="24"/>
          <w:szCs w:val="24"/>
        </w:rPr>
        <w:t>l</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 xml:space="preserve">r </w:t>
      </w:r>
      <w:r w:rsidRPr="00E9500C">
        <w:rPr>
          <w:rFonts w:ascii="Times New Roman" w:eastAsia="Times New Roman" w:hAnsi="Times New Roman" w:cs="Times New Roman"/>
          <w:color w:val="323232"/>
          <w:spacing w:val="45"/>
          <w:sz w:val="24"/>
          <w:szCs w:val="24"/>
        </w:rPr>
        <w:t xml:space="preserve"> </w:t>
      </w:r>
      <w:r w:rsidRPr="00E9500C">
        <w:rPr>
          <w:rFonts w:ascii="Times New Roman" w:eastAsia="Times New Roman" w:hAnsi="Times New Roman" w:cs="Times New Roman"/>
          <w:color w:val="535354"/>
          <w:w w:val="85"/>
          <w:sz w:val="24"/>
          <w:szCs w:val="24"/>
        </w:rPr>
        <w:t>s</w:t>
      </w:r>
      <w:r w:rsidRPr="00E9500C">
        <w:rPr>
          <w:rFonts w:ascii="Times New Roman" w:eastAsia="Times New Roman" w:hAnsi="Times New Roman" w:cs="Times New Roman"/>
          <w:color w:val="454545"/>
          <w:w w:val="113"/>
          <w:sz w:val="24"/>
          <w:szCs w:val="24"/>
        </w:rPr>
        <w:t>a</w:t>
      </w:r>
      <w:r w:rsidRPr="00E9500C">
        <w:rPr>
          <w:rFonts w:ascii="Times New Roman" w:eastAsia="Times New Roman" w:hAnsi="Times New Roman" w:cs="Times New Roman"/>
          <w:color w:val="323232"/>
          <w:w w:val="112"/>
          <w:sz w:val="24"/>
          <w:szCs w:val="24"/>
        </w:rPr>
        <w:t>r</w:t>
      </w:r>
      <w:r w:rsidRPr="00E9500C">
        <w:rPr>
          <w:rFonts w:ascii="Times New Roman" w:eastAsia="Times New Roman" w:hAnsi="Times New Roman" w:cs="Times New Roman"/>
          <w:color w:val="323232"/>
          <w:w w:val="60"/>
          <w:sz w:val="24"/>
          <w:szCs w:val="24"/>
        </w:rPr>
        <w:t>j</w:t>
      </w:r>
      <w:r w:rsidRPr="00E9500C">
        <w:rPr>
          <w:rFonts w:ascii="Times New Roman" w:eastAsia="Times New Roman" w:hAnsi="Times New Roman" w:cs="Times New Roman"/>
          <w:color w:val="323232"/>
          <w:w w:val="122"/>
          <w:sz w:val="24"/>
          <w:szCs w:val="24"/>
        </w:rPr>
        <w:t>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323232"/>
          <w:w w:val="122"/>
          <w:sz w:val="24"/>
          <w:szCs w:val="24"/>
        </w:rPr>
        <w:t xml:space="preserve">a </w:t>
      </w:r>
      <w:r w:rsidRPr="00E9500C">
        <w:rPr>
          <w:rFonts w:ascii="Times New Roman" w:eastAsia="Times New Roman" w:hAnsi="Times New Roman" w:cs="Times New Roman"/>
          <w:color w:val="323232"/>
          <w:spacing w:val="26"/>
          <w:w w:val="122"/>
          <w:sz w:val="24"/>
          <w:szCs w:val="24"/>
        </w:rPr>
        <w:t xml:space="preserve"> </w:t>
      </w:r>
      <w:r w:rsidRPr="00E9500C">
        <w:rPr>
          <w:rFonts w:ascii="Times New Roman" w:eastAsia="Times New Roman" w:hAnsi="Times New Roman" w:cs="Times New Roman"/>
          <w:color w:val="323232"/>
          <w:w w:val="75"/>
          <w:sz w:val="24"/>
          <w:szCs w:val="24"/>
        </w:rPr>
        <w:t>l</w:t>
      </w:r>
      <w:r w:rsidRPr="00E9500C">
        <w:rPr>
          <w:rFonts w:ascii="Times New Roman" w:eastAsia="Times New Roman" w:hAnsi="Times New Roman" w:cs="Times New Roman"/>
          <w:color w:val="454545"/>
          <w:w w:val="103"/>
          <w:sz w:val="24"/>
          <w:szCs w:val="24"/>
        </w:rPr>
        <w:t>a</w:t>
      </w:r>
      <w:r w:rsidRPr="00E9500C">
        <w:rPr>
          <w:rFonts w:ascii="Times New Roman" w:eastAsia="Times New Roman" w:hAnsi="Times New Roman" w:cs="Times New Roman"/>
          <w:color w:val="323232"/>
          <w:w w:val="105"/>
          <w:sz w:val="24"/>
          <w:szCs w:val="24"/>
        </w:rPr>
        <w:t>i</w:t>
      </w:r>
      <w:r w:rsidRPr="00E9500C">
        <w:rPr>
          <w:rFonts w:ascii="Times New Roman" w:eastAsia="Times New Roman" w:hAnsi="Times New Roman" w:cs="Times New Roman"/>
          <w:color w:val="323232"/>
          <w:w w:val="108"/>
          <w:sz w:val="24"/>
          <w:szCs w:val="24"/>
        </w:rPr>
        <w:t>nny</w:t>
      </w:r>
      <w:r w:rsidRPr="00E9500C">
        <w:rPr>
          <w:rFonts w:ascii="Times New Roman" w:eastAsia="Times New Roman" w:hAnsi="Times New Roman" w:cs="Times New Roman"/>
          <w:color w:val="323232"/>
          <w:w w:val="113"/>
          <w:sz w:val="24"/>
          <w:szCs w:val="24"/>
        </w:rPr>
        <w:t xml:space="preserve">a </w:t>
      </w:r>
      <w:r w:rsidRPr="00E9500C">
        <w:rPr>
          <w:rFonts w:ascii="Times New Roman" w:eastAsia="Times New Roman" w:hAnsi="Times New Roman" w:cs="Times New Roman"/>
          <w:color w:val="323232"/>
          <w:spacing w:val="26"/>
          <w:w w:val="113"/>
          <w:sz w:val="24"/>
          <w:szCs w:val="24"/>
        </w:rPr>
        <w:t xml:space="preserve"> </w:t>
      </w:r>
      <w:r w:rsidRPr="00E9500C">
        <w:rPr>
          <w:rFonts w:ascii="Times New Roman" w:eastAsia="Times New Roman" w:hAnsi="Times New Roman" w:cs="Times New Roman"/>
          <w:color w:val="323232"/>
          <w:sz w:val="24"/>
          <w:szCs w:val="24"/>
        </w:rPr>
        <w:t xml:space="preserve">di </w:t>
      </w:r>
      <w:r w:rsidRPr="00E9500C">
        <w:rPr>
          <w:rFonts w:ascii="Times New Roman" w:eastAsia="Times New Roman" w:hAnsi="Times New Roman" w:cs="Times New Roman"/>
          <w:color w:val="1D1D1D"/>
          <w:sz w:val="24"/>
          <w:szCs w:val="24"/>
        </w:rPr>
        <w:t>p</w:t>
      </w:r>
      <w:r w:rsidRPr="00E9500C">
        <w:rPr>
          <w:rFonts w:ascii="Times New Roman" w:eastAsia="Times New Roman" w:hAnsi="Times New Roman" w:cs="Times New Roman"/>
          <w:color w:val="323232"/>
          <w:w w:val="113"/>
          <w:sz w:val="24"/>
          <w:szCs w:val="24"/>
        </w:rPr>
        <w:t>e</w:t>
      </w:r>
      <w:r w:rsidRPr="00E9500C">
        <w:rPr>
          <w:rFonts w:ascii="Times New Roman" w:eastAsia="Times New Roman" w:hAnsi="Times New Roman" w:cs="Times New Roman"/>
          <w:color w:val="1D1D1D"/>
          <w:w w:val="112"/>
          <w:sz w:val="24"/>
          <w:szCs w:val="24"/>
        </w:rPr>
        <w:t>r</w:t>
      </w:r>
      <w:r w:rsidRPr="00E9500C">
        <w:rPr>
          <w:rFonts w:ascii="Times New Roman" w:eastAsia="Times New Roman" w:hAnsi="Times New Roman" w:cs="Times New Roman"/>
          <w:color w:val="1D1D1D"/>
          <w:w w:val="108"/>
          <w:sz w:val="24"/>
          <w:szCs w:val="24"/>
        </w:rPr>
        <w:t>g</w:t>
      </w:r>
      <w:r w:rsidRPr="00E9500C">
        <w:rPr>
          <w:rFonts w:ascii="Times New Roman" w:eastAsia="Times New Roman" w:hAnsi="Times New Roman" w:cs="Times New Roman"/>
          <w:color w:val="1D1D1D"/>
          <w:w w:val="83"/>
          <w:sz w:val="24"/>
          <w:szCs w:val="24"/>
        </w:rPr>
        <w:t>u</w:t>
      </w:r>
      <w:r w:rsidRPr="00E9500C">
        <w:rPr>
          <w:rFonts w:ascii="Times New Roman" w:eastAsia="Times New Roman" w:hAnsi="Times New Roman" w:cs="Times New Roman"/>
          <w:color w:val="323232"/>
          <w:w w:val="105"/>
          <w:sz w:val="24"/>
          <w:szCs w:val="24"/>
        </w:rPr>
        <w:t>ru</w:t>
      </w:r>
      <w:r w:rsidRPr="00E9500C">
        <w:rPr>
          <w:rFonts w:ascii="Times New Roman" w:eastAsia="Times New Roman" w:hAnsi="Times New Roman" w:cs="Times New Roman"/>
          <w:color w:val="454545"/>
          <w:w w:val="113"/>
          <w:sz w:val="24"/>
          <w:szCs w:val="24"/>
        </w:rPr>
        <w:t>a</w:t>
      </w:r>
      <w:r w:rsidRPr="00E9500C">
        <w:rPr>
          <w:rFonts w:ascii="Times New Roman" w:eastAsia="Times New Roman" w:hAnsi="Times New Roman" w:cs="Times New Roman"/>
          <w:color w:val="323232"/>
          <w:sz w:val="24"/>
          <w:szCs w:val="24"/>
        </w:rPr>
        <w:t>n t</w:t>
      </w:r>
      <w:r w:rsidRPr="00E9500C">
        <w:rPr>
          <w:rFonts w:ascii="Times New Roman" w:eastAsia="Times New Roman" w:hAnsi="Times New Roman" w:cs="Times New Roman"/>
          <w:color w:val="1D1D1D"/>
          <w:sz w:val="24"/>
          <w:szCs w:val="24"/>
        </w:rPr>
        <w:t>ing</w:t>
      </w:r>
      <w:r w:rsidRPr="00E9500C">
        <w:rPr>
          <w:rFonts w:ascii="Times New Roman" w:eastAsia="Times New Roman" w:hAnsi="Times New Roman" w:cs="Times New Roman"/>
          <w:color w:val="323232"/>
          <w:sz w:val="24"/>
          <w:szCs w:val="24"/>
        </w:rPr>
        <w:t>g</w:t>
      </w:r>
      <w:r w:rsidRPr="00E9500C">
        <w:rPr>
          <w:rFonts w:ascii="Times New Roman" w:eastAsia="Times New Roman" w:hAnsi="Times New Roman" w:cs="Times New Roman"/>
          <w:color w:val="1D1D1D"/>
          <w:sz w:val="24"/>
          <w:szCs w:val="24"/>
        </w:rPr>
        <w:t>i</w:t>
      </w:r>
      <w:r w:rsidRPr="00E9500C">
        <w:rPr>
          <w:rFonts w:ascii="Times New Roman" w:eastAsia="Times New Roman" w:hAnsi="Times New Roman" w:cs="Times New Roman"/>
          <w:color w:val="1D1D1D"/>
          <w:spacing w:val="8"/>
          <w:sz w:val="24"/>
          <w:szCs w:val="24"/>
        </w:rPr>
        <w:t xml:space="preserve"> </w:t>
      </w:r>
      <w:r w:rsidRPr="00E9500C">
        <w:rPr>
          <w:rFonts w:ascii="Times New Roman" w:eastAsia="Times New Roman" w:hAnsi="Times New Roman" w:cs="Times New Roman"/>
          <w:color w:val="323232"/>
          <w:w w:val="75"/>
          <w:sz w:val="24"/>
          <w:szCs w:val="24"/>
        </w:rPr>
        <w:t>l</w:t>
      </w:r>
      <w:r w:rsidRPr="00E9500C">
        <w:rPr>
          <w:rFonts w:ascii="Times New Roman" w:eastAsia="Times New Roman" w:hAnsi="Times New Roman" w:cs="Times New Roman"/>
          <w:color w:val="454545"/>
          <w:w w:val="103"/>
          <w:sz w:val="24"/>
          <w:szCs w:val="24"/>
        </w:rPr>
        <w:t>a</w:t>
      </w:r>
      <w:r w:rsidRPr="00E9500C">
        <w:rPr>
          <w:rFonts w:ascii="Times New Roman" w:eastAsia="Times New Roman" w:hAnsi="Times New Roman" w:cs="Times New Roman"/>
          <w:color w:val="323232"/>
          <w:w w:val="105"/>
          <w:sz w:val="24"/>
          <w:szCs w:val="24"/>
        </w:rPr>
        <w:t>i</w:t>
      </w:r>
      <w:r w:rsidRPr="00E9500C">
        <w:rPr>
          <w:rFonts w:ascii="Times New Roman" w:eastAsia="Times New Roman" w:hAnsi="Times New Roman" w:cs="Times New Roman"/>
          <w:color w:val="1D1D1D"/>
          <w:w w:val="108"/>
          <w:sz w:val="24"/>
          <w:szCs w:val="24"/>
        </w:rPr>
        <w:t>n</w:t>
      </w:r>
      <w:r w:rsidRPr="00E9500C">
        <w:rPr>
          <w:rFonts w:ascii="Times New Roman" w:eastAsia="Times New Roman" w:hAnsi="Times New Roman" w:cs="Times New Roman"/>
          <w:color w:val="1D1D1D"/>
          <w:w w:val="83"/>
          <w:sz w:val="24"/>
          <w:szCs w:val="24"/>
        </w:rPr>
        <w:t>.</w:t>
      </w:r>
      <w:r w:rsidRPr="00E9500C">
        <w:rPr>
          <w:rFonts w:ascii="Times New Roman" w:eastAsia="Times New Roman" w:hAnsi="Times New Roman" w:cs="Times New Roman"/>
          <w:color w:val="1D1D1D"/>
          <w:spacing w:val="10"/>
          <w:w w:val="83"/>
          <w:sz w:val="24"/>
          <w:szCs w:val="24"/>
        </w:rPr>
        <w:t xml:space="preserve"> </w:t>
      </w:r>
      <w:r w:rsidRPr="00E9500C">
        <w:rPr>
          <w:rFonts w:ascii="Times New Roman" w:eastAsia="Times New Roman" w:hAnsi="Times New Roman" w:cs="Times New Roman"/>
          <w:color w:val="1D1D1D"/>
          <w:sz w:val="24"/>
          <w:szCs w:val="24"/>
        </w:rPr>
        <w:t>K</w:t>
      </w:r>
      <w:r w:rsidRPr="00E9500C">
        <w:rPr>
          <w:rFonts w:ascii="Times New Roman" w:eastAsia="Times New Roman" w:hAnsi="Times New Roman" w:cs="Times New Roman"/>
          <w:color w:val="323232"/>
          <w:sz w:val="24"/>
          <w:szCs w:val="24"/>
        </w:rPr>
        <w:t>e</w:t>
      </w:r>
      <w:r w:rsidRPr="00E9500C">
        <w:rPr>
          <w:rFonts w:ascii="Times New Roman" w:eastAsia="Times New Roman" w:hAnsi="Times New Roman" w:cs="Times New Roman"/>
          <w:color w:val="454545"/>
          <w:sz w:val="24"/>
          <w:szCs w:val="24"/>
        </w:rPr>
        <w:t>c</w:t>
      </w:r>
      <w:r w:rsidRPr="00E9500C">
        <w:rPr>
          <w:rFonts w:ascii="Times New Roman" w:eastAsia="Times New Roman" w:hAnsi="Times New Roman" w:cs="Times New Roman"/>
          <w:color w:val="323232"/>
          <w:sz w:val="24"/>
          <w:szCs w:val="24"/>
        </w:rPr>
        <w:t>u</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1D1D1D"/>
          <w:sz w:val="24"/>
          <w:szCs w:val="24"/>
        </w:rPr>
        <w:t>li</w:t>
      </w:r>
      <w:r w:rsidRPr="00E9500C">
        <w:rPr>
          <w:rFonts w:ascii="Times New Roman" w:eastAsia="Times New Roman" w:hAnsi="Times New Roman" w:cs="Times New Roman"/>
          <w:color w:val="1D1D1D"/>
          <w:spacing w:val="13"/>
          <w:sz w:val="24"/>
          <w:szCs w:val="24"/>
        </w:rPr>
        <w:t xml:space="preserve"> </w:t>
      </w:r>
      <w:r w:rsidRPr="00E9500C">
        <w:rPr>
          <w:rFonts w:ascii="Times New Roman" w:eastAsia="Times New Roman" w:hAnsi="Times New Roman" w:cs="Times New Roman"/>
          <w:color w:val="323232"/>
          <w:sz w:val="24"/>
          <w:szCs w:val="24"/>
        </w:rPr>
        <w:t>p</w:t>
      </w:r>
      <w:r w:rsidRPr="00E9500C">
        <w:rPr>
          <w:rFonts w:ascii="Times New Roman" w:eastAsia="Times New Roman" w:hAnsi="Times New Roman" w:cs="Times New Roman"/>
          <w:color w:val="1D1D1D"/>
          <w:sz w:val="24"/>
          <w:szCs w:val="24"/>
        </w:rPr>
        <w:t>ad</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323232"/>
          <w:spacing w:val="7"/>
          <w:sz w:val="24"/>
          <w:szCs w:val="24"/>
        </w:rPr>
        <w:t xml:space="preserve"> </w:t>
      </w:r>
      <w:r w:rsidRPr="00E9500C">
        <w:rPr>
          <w:rFonts w:ascii="Times New Roman" w:eastAsia="Times New Roman" w:hAnsi="Times New Roman" w:cs="Times New Roman"/>
          <w:color w:val="323232"/>
          <w:sz w:val="24"/>
          <w:szCs w:val="24"/>
        </w:rPr>
        <w:t>b</w:t>
      </w:r>
      <w:r w:rsidRPr="00E9500C">
        <w:rPr>
          <w:rFonts w:ascii="Times New Roman" w:eastAsia="Times New Roman" w:hAnsi="Times New Roman" w:cs="Times New Roman"/>
          <w:color w:val="323232"/>
          <w:w w:val="113"/>
          <w:sz w:val="24"/>
          <w:szCs w:val="24"/>
        </w:rPr>
        <w:t>a</w:t>
      </w:r>
      <w:r w:rsidRPr="00E9500C">
        <w:rPr>
          <w:rFonts w:ascii="Times New Roman" w:eastAsia="Times New Roman" w:hAnsi="Times New Roman" w:cs="Times New Roman"/>
          <w:color w:val="323232"/>
          <w:w w:val="108"/>
          <w:sz w:val="24"/>
          <w:szCs w:val="24"/>
        </w:rPr>
        <w:t>g</w:t>
      </w:r>
      <w:r w:rsidRPr="00E9500C">
        <w:rPr>
          <w:rFonts w:ascii="Times New Roman" w:eastAsia="Times New Roman" w:hAnsi="Times New Roman" w:cs="Times New Roman"/>
          <w:color w:val="1D1D1D"/>
          <w:w w:val="75"/>
          <w:sz w:val="24"/>
          <w:szCs w:val="24"/>
        </w:rPr>
        <w:t>i</w:t>
      </w:r>
      <w:r w:rsidRPr="00E9500C">
        <w:rPr>
          <w:rFonts w:ascii="Times New Roman" w:eastAsia="Times New Roman" w:hAnsi="Times New Roman" w:cs="Times New Roman"/>
          <w:color w:val="1D1D1D"/>
          <w:w w:val="122"/>
          <w:sz w:val="24"/>
          <w:szCs w:val="24"/>
        </w:rPr>
        <w:t>a</w:t>
      </w:r>
      <w:r w:rsidRPr="00E9500C">
        <w:rPr>
          <w:rFonts w:ascii="Times New Roman" w:eastAsia="Times New Roman" w:hAnsi="Times New Roman" w:cs="Times New Roman"/>
          <w:color w:val="1D1D1D"/>
          <w:w w:val="108"/>
          <w:sz w:val="24"/>
          <w:szCs w:val="24"/>
        </w:rPr>
        <w:t>n</w:t>
      </w:r>
      <w:r w:rsidRPr="00E9500C">
        <w:rPr>
          <w:rFonts w:ascii="Times New Roman" w:eastAsia="Times New Roman" w:hAnsi="Times New Roman" w:cs="Times New Roman"/>
          <w:color w:val="1D1D1D"/>
          <w:w w:val="87"/>
          <w:sz w:val="24"/>
          <w:szCs w:val="24"/>
        </w:rPr>
        <w:t>-</w:t>
      </w:r>
      <w:r w:rsidRPr="00E9500C">
        <w:rPr>
          <w:rFonts w:ascii="Times New Roman" w:eastAsia="Times New Roman" w:hAnsi="Times New Roman" w:cs="Times New Roman"/>
          <w:color w:val="323232"/>
          <w:sz w:val="24"/>
          <w:szCs w:val="24"/>
        </w:rPr>
        <w:t>b</w:t>
      </w:r>
      <w:r w:rsidRPr="00E9500C">
        <w:rPr>
          <w:rFonts w:ascii="Times New Roman" w:eastAsia="Times New Roman" w:hAnsi="Times New Roman" w:cs="Times New Roman"/>
          <w:color w:val="454545"/>
          <w:w w:val="113"/>
          <w:sz w:val="24"/>
          <w:szCs w:val="24"/>
        </w:rPr>
        <w:t>a</w:t>
      </w:r>
      <w:r w:rsidRPr="00E9500C">
        <w:rPr>
          <w:rFonts w:ascii="Times New Roman" w:eastAsia="Times New Roman" w:hAnsi="Times New Roman" w:cs="Times New Roman"/>
          <w:color w:val="454545"/>
          <w:w w:val="108"/>
          <w:sz w:val="24"/>
          <w:szCs w:val="24"/>
        </w:rPr>
        <w:t>g</w:t>
      </w:r>
      <w:r w:rsidRPr="00E9500C">
        <w:rPr>
          <w:rFonts w:ascii="Times New Roman" w:eastAsia="Times New Roman" w:hAnsi="Times New Roman" w:cs="Times New Roman"/>
          <w:color w:val="1D1D1D"/>
          <w:w w:val="90"/>
          <w:sz w:val="24"/>
          <w:szCs w:val="24"/>
        </w:rPr>
        <w:t>i</w:t>
      </w:r>
      <w:r w:rsidRPr="00E9500C">
        <w:rPr>
          <w:rFonts w:ascii="Times New Roman" w:eastAsia="Times New Roman" w:hAnsi="Times New Roman" w:cs="Times New Roman"/>
          <w:color w:val="454545"/>
          <w:w w:val="113"/>
          <w:sz w:val="24"/>
          <w:szCs w:val="24"/>
        </w:rPr>
        <w:t>a</w:t>
      </w:r>
      <w:r w:rsidRPr="00E9500C">
        <w:rPr>
          <w:rFonts w:ascii="Times New Roman" w:eastAsia="Times New Roman" w:hAnsi="Times New Roman" w:cs="Times New Roman"/>
          <w:color w:val="1D1D1D"/>
          <w:sz w:val="24"/>
          <w:szCs w:val="24"/>
        </w:rPr>
        <w:t xml:space="preserve">n </w:t>
      </w:r>
      <w:r w:rsidRPr="00E9500C">
        <w:rPr>
          <w:rFonts w:ascii="Times New Roman" w:eastAsia="Times New Roman" w:hAnsi="Times New Roman" w:cs="Times New Roman"/>
          <w:color w:val="323232"/>
          <w:sz w:val="24"/>
          <w:szCs w:val="24"/>
        </w:rPr>
        <w:t>s</w:t>
      </w:r>
      <w:r w:rsidRPr="00E9500C">
        <w:rPr>
          <w:rFonts w:ascii="Times New Roman" w:eastAsia="Times New Roman" w:hAnsi="Times New Roman" w:cs="Times New Roman"/>
          <w:color w:val="1D1D1D"/>
          <w:sz w:val="24"/>
          <w:szCs w:val="24"/>
        </w:rPr>
        <w:t>u</w:t>
      </w:r>
      <w:r w:rsidRPr="00E9500C">
        <w:rPr>
          <w:rFonts w:ascii="Times New Roman" w:eastAsia="Times New Roman" w:hAnsi="Times New Roman" w:cs="Times New Roman"/>
          <w:color w:val="323232"/>
          <w:sz w:val="24"/>
          <w:szCs w:val="24"/>
        </w:rPr>
        <w:t>mb</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1D1D1D"/>
          <w:sz w:val="24"/>
          <w:szCs w:val="24"/>
        </w:rPr>
        <w:t>r</w:t>
      </w:r>
      <w:r w:rsidRPr="00E9500C">
        <w:rPr>
          <w:rFonts w:ascii="Times New Roman" w:eastAsia="Times New Roman" w:hAnsi="Times New Roman" w:cs="Times New Roman"/>
          <w:color w:val="1D1D1D"/>
          <w:spacing w:val="13"/>
          <w:sz w:val="24"/>
          <w:szCs w:val="24"/>
        </w:rPr>
        <w:t xml:space="preserve"> </w:t>
      </w:r>
      <w:r w:rsidRPr="00E9500C">
        <w:rPr>
          <w:rFonts w:ascii="Times New Roman" w:eastAsia="Times New Roman" w:hAnsi="Times New Roman" w:cs="Times New Roman"/>
          <w:color w:val="323232"/>
          <w:w w:val="90"/>
          <w:sz w:val="24"/>
          <w:szCs w:val="24"/>
        </w:rPr>
        <w:t>i</w:t>
      </w:r>
      <w:r w:rsidRPr="00E9500C">
        <w:rPr>
          <w:rFonts w:ascii="Times New Roman" w:eastAsia="Times New Roman" w:hAnsi="Times New Roman" w:cs="Times New Roman"/>
          <w:color w:val="1D1D1D"/>
          <w:sz w:val="24"/>
          <w:szCs w:val="24"/>
        </w:rPr>
        <w:t>n</w:t>
      </w:r>
      <w:r w:rsidRPr="00E9500C">
        <w:rPr>
          <w:rFonts w:ascii="Times New Roman" w:eastAsia="Times New Roman" w:hAnsi="Times New Roman" w:cs="Times New Roman"/>
          <w:color w:val="323232"/>
          <w:w w:val="150"/>
          <w:sz w:val="24"/>
          <w:szCs w:val="24"/>
        </w:rPr>
        <w:t>f</w:t>
      </w:r>
      <w:r w:rsidRPr="00E9500C">
        <w:rPr>
          <w:rFonts w:ascii="Times New Roman" w:eastAsia="Times New Roman" w:hAnsi="Times New Roman" w:cs="Times New Roman"/>
          <w:color w:val="323232"/>
          <w:w w:val="75"/>
          <w:sz w:val="24"/>
          <w:szCs w:val="24"/>
        </w:rPr>
        <w:t>o</w:t>
      </w:r>
      <w:r w:rsidRPr="00E9500C">
        <w:rPr>
          <w:rFonts w:ascii="Times New Roman" w:eastAsia="Times New Roman" w:hAnsi="Times New Roman" w:cs="Times New Roman"/>
          <w:color w:val="323232"/>
          <w:w w:val="125"/>
          <w:sz w:val="24"/>
          <w:szCs w:val="24"/>
        </w:rPr>
        <w:t>n</w:t>
      </w:r>
      <w:r w:rsidRPr="00E9500C">
        <w:rPr>
          <w:rFonts w:ascii="Times New Roman" w:eastAsia="Times New Roman" w:hAnsi="Times New Roman" w:cs="Times New Roman"/>
          <w:color w:val="323232"/>
          <w:w w:val="108"/>
          <w:sz w:val="24"/>
          <w:szCs w:val="24"/>
        </w:rPr>
        <w:t>n</w:t>
      </w:r>
      <w:r w:rsidRPr="00E9500C">
        <w:rPr>
          <w:rFonts w:ascii="Times New Roman" w:eastAsia="Times New Roman" w:hAnsi="Times New Roman" w:cs="Times New Roman"/>
          <w:color w:val="454545"/>
          <w:w w:val="113"/>
          <w:sz w:val="24"/>
          <w:szCs w:val="24"/>
        </w:rPr>
        <w:t>a</w:t>
      </w:r>
      <w:r w:rsidRPr="00E9500C">
        <w:rPr>
          <w:rFonts w:ascii="Times New Roman" w:eastAsia="Times New Roman" w:hAnsi="Times New Roman" w:cs="Times New Roman"/>
          <w:color w:val="454545"/>
          <w:w w:val="96"/>
          <w:sz w:val="24"/>
          <w:szCs w:val="24"/>
        </w:rPr>
        <w:t>s</w:t>
      </w:r>
      <w:r w:rsidRPr="00E9500C">
        <w:rPr>
          <w:rFonts w:ascii="Times New Roman" w:eastAsia="Times New Roman" w:hAnsi="Times New Roman" w:cs="Times New Roman"/>
          <w:color w:val="1D1D1D"/>
          <w:w w:val="105"/>
          <w:sz w:val="24"/>
          <w:szCs w:val="24"/>
        </w:rPr>
        <w:t>i y</w:t>
      </w:r>
      <w:r w:rsidRPr="00E9500C">
        <w:rPr>
          <w:rFonts w:ascii="Times New Roman" w:eastAsia="Times New Roman" w:hAnsi="Times New Roman" w:cs="Times New Roman"/>
          <w:color w:val="1D1D1D"/>
          <w:w w:val="103"/>
          <w:sz w:val="24"/>
          <w:szCs w:val="24"/>
        </w:rPr>
        <w:t>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454545"/>
          <w:w w:val="108"/>
          <w:sz w:val="24"/>
          <w:szCs w:val="24"/>
        </w:rPr>
        <w:t xml:space="preserve">g </w:t>
      </w:r>
      <w:r w:rsidRPr="00E9500C">
        <w:rPr>
          <w:rFonts w:ascii="Times New Roman" w:eastAsia="Times New Roman" w:hAnsi="Times New Roman" w:cs="Times New Roman"/>
          <w:color w:val="323232"/>
          <w:sz w:val="24"/>
          <w:szCs w:val="24"/>
        </w:rPr>
        <w:t>di</w:t>
      </w:r>
      <w:r w:rsidRPr="00E9500C">
        <w:rPr>
          <w:rFonts w:ascii="Times New Roman" w:eastAsia="Times New Roman" w:hAnsi="Times New Roman" w:cs="Times New Roman"/>
          <w:color w:val="454545"/>
          <w:sz w:val="24"/>
          <w:szCs w:val="24"/>
        </w:rPr>
        <w:t>c</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1D1D1D"/>
          <w:sz w:val="24"/>
          <w:szCs w:val="24"/>
        </w:rPr>
        <w:t>n</w:t>
      </w:r>
      <w:r w:rsidRPr="00E9500C">
        <w:rPr>
          <w:rFonts w:ascii="Times New Roman" w:eastAsia="Times New Roman" w:hAnsi="Times New Roman" w:cs="Times New Roman"/>
          <w:color w:val="323232"/>
          <w:sz w:val="24"/>
          <w:szCs w:val="24"/>
        </w:rPr>
        <w:t>tum</w:t>
      </w:r>
      <w:r w:rsidRPr="00E9500C">
        <w:rPr>
          <w:rFonts w:ascii="Times New Roman" w:eastAsia="Times New Roman" w:hAnsi="Times New Roman" w:cs="Times New Roman"/>
          <w:color w:val="454545"/>
          <w:sz w:val="24"/>
          <w:szCs w:val="24"/>
        </w:rPr>
        <w:t>ka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323232"/>
          <w:spacing w:val="47"/>
          <w:sz w:val="24"/>
          <w:szCs w:val="24"/>
        </w:rPr>
        <w:t xml:space="preserve"> </w:t>
      </w:r>
      <w:r w:rsidRPr="00E9500C">
        <w:rPr>
          <w:rFonts w:ascii="Times New Roman" w:eastAsia="Times New Roman" w:hAnsi="Times New Roman" w:cs="Times New Roman"/>
          <w:color w:val="454545"/>
          <w:sz w:val="24"/>
          <w:szCs w:val="24"/>
        </w:rPr>
        <w:t>de</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454545"/>
          <w:sz w:val="24"/>
          <w:szCs w:val="24"/>
        </w:rPr>
        <w:t>gan</w:t>
      </w:r>
      <w:r w:rsidRPr="00E9500C">
        <w:rPr>
          <w:rFonts w:ascii="Times New Roman" w:eastAsia="Times New Roman" w:hAnsi="Times New Roman" w:cs="Times New Roman"/>
          <w:color w:val="454545"/>
          <w:spacing w:val="34"/>
          <w:sz w:val="24"/>
          <w:szCs w:val="24"/>
        </w:rPr>
        <w:t xml:space="preserve"> </w:t>
      </w:r>
      <w:r w:rsidRPr="00E9500C">
        <w:rPr>
          <w:rFonts w:ascii="Times New Roman" w:eastAsia="Times New Roman" w:hAnsi="Times New Roman" w:cs="Times New Roman"/>
          <w:color w:val="454545"/>
          <w:sz w:val="24"/>
          <w:szCs w:val="24"/>
        </w:rPr>
        <w:t>ca</w:t>
      </w:r>
      <w:r w:rsidRPr="00E9500C">
        <w:rPr>
          <w:rFonts w:ascii="Times New Roman" w:eastAsia="Times New Roman" w:hAnsi="Times New Roman" w:cs="Times New Roman"/>
          <w:color w:val="323232"/>
          <w:sz w:val="24"/>
          <w:szCs w:val="24"/>
        </w:rPr>
        <w:t>ra</w:t>
      </w:r>
      <w:r w:rsidRPr="00E9500C">
        <w:rPr>
          <w:rFonts w:ascii="Times New Roman" w:eastAsia="Times New Roman" w:hAnsi="Times New Roman" w:cs="Times New Roman"/>
          <w:color w:val="323232"/>
          <w:spacing w:val="9"/>
          <w:sz w:val="24"/>
          <w:szCs w:val="24"/>
        </w:rPr>
        <w:t xml:space="preserve"> </w:t>
      </w:r>
      <w:r w:rsidRPr="00E9500C">
        <w:rPr>
          <w:rFonts w:ascii="Times New Roman" w:eastAsia="Times New Roman" w:hAnsi="Times New Roman" w:cs="Times New Roman"/>
          <w:color w:val="454545"/>
          <w:sz w:val="24"/>
          <w:szCs w:val="24"/>
        </w:rPr>
        <w:t>r</w:t>
      </w:r>
      <w:r w:rsidRPr="00E9500C">
        <w:rPr>
          <w:rFonts w:ascii="Times New Roman" w:eastAsia="Times New Roman" w:hAnsi="Times New Roman" w:cs="Times New Roman"/>
          <w:color w:val="535354"/>
          <w:sz w:val="24"/>
          <w:szCs w:val="24"/>
        </w:rPr>
        <w:t>e</w:t>
      </w:r>
      <w:r w:rsidRPr="00E9500C">
        <w:rPr>
          <w:rFonts w:ascii="Times New Roman" w:eastAsia="Times New Roman" w:hAnsi="Times New Roman" w:cs="Times New Roman"/>
          <w:color w:val="454545"/>
          <w:sz w:val="24"/>
          <w:szCs w:val="24"/>
        </w:rPr>
        <w:t>fe</w:t>
      </w:r>
      <w:r w:rsidRPr="00E9500C">
        <w:rPr>
          <w:rFonts w:ascii="Times New Roman" w:eastAsia="Times New Roman" w:hAnsi="Times New Roman" w:cs="Times New Roman"/>
          <w:color w:val="1D1D1D"/>
          <w:sz w:val="24"/>
          <w:szCs w:val="24"/>
        </w:rPr>
        <w:t>r</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535354"/>
          <w:sz w:val="24"/>
          <w:szCs w:val="24"/>
        </w:rPr>
        <w:t>s</w:t>
      </w:r>
      <w:r w:rsidRPr="00E9500C">
        <w:rPr>
          <w:rFonts w:ascii="Times New Roman" w:eastAsia="Times New Roman" w:hAnsi="Times New Roman" w:cs="Times New Roman"/>
          <w:color w:val="1D1D1D"/>
          <w:sz w:val="24"/>
          <w:szCs w:val="24"/>
        </w:rPr>
        <w:t>i</w:t>
      </w:r>
      <w:r w:rsidRPr="00E9500C">
        <w:rPr>
          <w:rFonts w:ascii="Times New Roman" w:eastAsia="Times New Roman" w:hAnsi="Times New Roman" w:cs="Times New Roman"/>
          <w:color w:val="1D1D1D"/>
          <w:spacing w:val="36"/>
          <w:sz w:val="24"/>
          <w:szCs w:val="24"/>
        </w:rPr>
        <w:t xml:space="preserve"> </w:t>
      </w:r>
      <w:r w:rsidRPr="00E9500C">
        <w:rPr>
          <w:rFonts w:ascii="Times New Roman" w:eastAsia="Times New Roman" w:hAnsi="Times New Roman" w:cs="Times New Roman"/>
          <w:color w:val="535354"/>
          <w:sz w:val="24"/>
          <w:szCs w:val="24"/>
        </w:rPr>
        <w:t>y</w:t>
      </w:r>
      <w:r w:rsidRPr="00E9500C">
        <w:rPr>
          <w:rFonts w:ascii="Times New Roman" w:eastAsia="Times New Roman" w:hAnsi="Times New Roman" w:cs="Times New Roman"/>
          <w:color w:val="454545"/>
          <w:sz w:val="24"/>
          <w:szCs w:val="24"/>
        </w:rPr>
        <w:t>an</w:t>
      </w:r>
      <w:r w:rsidRPr="00E9500C">
        <w:rPr>
          <w:rFonts w:ascii="Times New Roman" w:eastAsia="Times New Roman" w:hAnsi="Times New Roman" w:cs="Times New Roman"/>
          <w:color w:val="535354"/>
          <w:sz w:val="24"/>
          <w:szCs w:val="24"/>
        </w:rPr>
        <w:t>g</w:t>
      </w:r>
      <w:r w:rsidRPr="00E9500C">
        <w:rPr>
          <w:rFonts w:ascii="Times New Roman" w:eastAsia="Times New Roman" w:hAnsi="Times New Roman" w:cs="Times New Roman"/>
          <w:color w:val="535354"/>
          <w:spacing w:val="31"/>
          <w:sz w:val="24"/>
          <w:szCs w:val="24"/>
        </w:rPr>
        <w:t xml:space="preserve"> </w:t>
      </w:r>
      <w:r w:rsidRPr="00E9500C">
        <w:rPr>
          <w:rFonts w:ascii="Times New Roman" w:eastAsia="Times New Roman" w:hAnsi="Times New Roman" w:cs="Times New Roman"/>
          <w:color w:val="535354"/>
          <w:w w:val="85"/>
          <w:sz w:val="24"/>
          <w:szCs w:val="24"/>
        </w:rPr>
        <w:t>s</w:t>
      </w:r>
      <w:r w:rsidRPr="00E9500C">
        <w:rPr>
          <w:rFonts w:ascii="Times New Roman" w:eastAsia="Times New Roman" w:hAnsi="Times New Roman" w:cs="Times New Roman"/>
          <w:color w:val="454545"/>
          <w:w w:val="113"/>
          <w:sz w:val="24"/>
          <w:szCs w:val="24"/>
        </w:rPr>
        <w:t>e</w:t>
      </w:r>
      <w:r w:rsidRPr="00E9500C">
        <w:rPr>
          <w:rFonts w:ascii="Times New Roman" w:eastAsia="Times New Roman" w:hAnsi="Times New Roman" w:cs="Times New Roman"/>
          <w:color w:val="323232"/>
          <w:w w:val="102"/>
          <w:sz w:val="24"/>
          <w:szCs w:val="24"/>
        </w:rPr>
        <w:t>m</w:t>
      </w:r>
      <w:r w:rsidRPr="00E9500C">
        <w:rPr>
          <w:rFonts w:ascii="Times New Roman" w:eastAsia="Times New Roman" w:hAnsi="Times New Roman" w:cs="Times New Roman"/>
          <w:color w:val="323232"/>
          <w:w w:val="113"/>
          <w:sz w:val="24"/>
          <w:szCs w:val="24"/>
        </w:rPr>
        <w:t>e</w:t>
      </w:r>
      <w:r w:rsidRPr="00E9500C">
        <w:rPr>
          <w:rFonts w:ascii="Times New Roman" w:eastAsia="Times New Roman" w:hAnsi="Times New Roman" w:cs="Times New Roman"/>
          <w:color w:val="535354"/>
          <w:w w:val="96"/>
          <w:sz w:val="24"/>
          <w:szCs w:val="24"/>
        </w:rPr>
        <w:t>s</w:t>
      </w:r>
      <w:r w:rsidRPr="00E9500C">
        <w:rPr>
          <w:rFonts w:ascii="Times New Roman" w:eastAsia="Times New Roman" w:hAnsi="Times New Roman" w:cs="Times New Roman"/>
          <w:color w:val="323232"/>
          <w:w w:val="120"/>
          <w:sz w:val="24"/>
          <w:szCs w:val="24"/>
        </w:rPr>
        <w:t>t</w:t>
      </w:r>
      <w:r w:rsidRPr="00E9500C">
        <w:rPr>
          <w:rFonts w:ascii="Times New Roman" w:eastAsia="Times New Roman" w:hAnsi="Times New Roman" w:cs="Times New Roman"/>
          <w:color w:val="454545"/>
          <w:w w:val="75"/>
          <w:sz w:val="24"/>
          <w:szCs w:val="24"/>
        </w:rPr>
        <w:t>i</w:t>
      </w:r>
      <w:r w:rsidRPr="00E9500C">
        <w:rPr>
          <w:rFonts w:ascii="Times New Roman" w:eastAsia="Times New Roman" w:hAnsi="Times New Roman" w:cs="Times New Roman"/>
          <w:color w:val="323232"/>
          <w:w w:val="116"/>
          <w:sz w:val="24"/>
          <w:szCs w:val="24"/>
        </w:rPr>
        <w:t>n</w:t>
      </w:r>
      <w:r w:rsidRPr="00E9500C">
        <w:rPr>
          <w:rFonts w:ascii="Times New Roman" w:eastAsia="Times New Roman" w:hAnsi="Times New Roman" w:cs="Times New Roman"/>
          <w:color w:val="535354"/>
          <w:w w:val="108"/>
          <w:sz w:val="24"/>
          <w:szCs w:val="24"/>
        </w:rPr>
        <w:t>y</w:t>
      </w:r>
      <w:r w:rsidRPr="00E9500C">
        <w:rPr>
          <w:rFonts w:ascii="Times New Roman" w:eastAsia="Times New Roman" w:hAnsi="Times New Roman" w:cs="Times New Roman"/>
          <w:color w:val="535354"/>
          <w:w w:val="94"/>
          <w:sz w:val="24"/>
          <w:szCs w:val="24"/>
        </w:rPr>
        <w:t>a</w:t>
      </w:r>
      <w:r w:rsidRPr="00E9500C">
        <w:rPr>
          <w:rFonts w:ascii="Times New Roman" w:eastAsia="Times New Roman" w:hAnsi="Times New Roman" w:cs="Times New Roman"/>
          <w:color w:val="454545"/>
          <w:sz w:val="24"/>
          <w:szCs w:val="24"/>
        </w:rPr>
        <w:t>.</w:t>
      </w:r>
    </w:p>
    <w:p w:rsidR="005B512A" w:rsidRPr="00E9500C" w:rsidRDefault="005B512A" w:rsidP="00DF4F8D">
      <w:pPr>
        <w:spacing w:before="15" w:after="0" w:line="374" w:lineRule="auto"/>
        <w:ind w:left="1890" w:right="17" w:hanging="450"/>
        <w:jc w:val="both"/>
        <w:rPr>
          <w:rFonts w:ascii="Times New Roman" w:eastAsia="Times New Roman" w:hAnsi="Times New Roman" w:cs="Times New Roman"/>
          <w:sz w:val="24"/>
          <w:szCs w:val="24"/>
        </w:rPr>
      </w:pPr>
      <w:r w:rsidRPr="00E9500C">
        <w:rPr>
          <w:rFonts w:ascii="Times New Roman" w:eastAsia="Times New Roman" w:hAnsi="Times New Roman" w:cs="Times New Roman"/>
          <w:color w:val="454545"/>
          <w:w w:val="75"/>
          <w:sz w:val="24"/>
          <w:szCs w:val="24"/>
        </w:rPr>
        <w:t>3</w:t>
      </w:r>
      <w:r w:rsidRPr="00E9500C">
        <w:rPr>
          <w:rFonts w:ascii="Times New Roman" w:eastAsia="Times New Roman" w:hAnsi="Times New Roman" w:cs="Times New Roman"/>
          <w:color w:val="323232"/>
          <w:w w:val="116"/>
          <w:sz w:val="24"/>
          <w:szCs w:val="24"/>
        </w:rPr>
        <w:t xml:space="preserve">.  </w:t>
      </w:r>
      <w:r w:rsidRPr="00E9500C">
        <w:rPr>
          <w:rFonts w:ascii="Times New Roman" w:eastAsia="Times New Roman" w:hAnsi="Times New Roman" w:cs="Times New Roman"/>
          <w:color w:val="323232"/>
          <w:spacing w:val="17"/>
          <w:w w:val="116"/>
          <w:sz w:val="24"/>
          <w:szCs w:val="24"/>
        </w:rPr>
        <w:t xml:space="preserve"> </w:t>
      </w:r>
      <w:proofErr w:type="gramStart"/>
      <w:r w:rsidRPr="00E9500C">
        <w:rPr>
          <w:rFonts w:ascii="Times New Roman" w:eastAsia="Times New Roman" w:hAnsi="Times New Roman" w:cs="Times New Roman"/>
          <w:color w:val="1D1D1D"/>
          <w:sz w:val="24"/>
          <w:szCs w:val="24"/>
        </w:rPr>
        <w:t xml:space="preserve">Bukan  </w:t>
      </w:r>
      <w:r w:rsidRPr="00E9500C">
        <w:rPr>
          <w:rFonts w:ascii="Times New Roman" w:eastAsia="Times New Roman" w:hAnsi="Times New Roman" w:cs="Times New Roman"/>
          <w:color w:val="323232"/>
          <w:sz w:val="24"/>
          <w:szCs w:val="24"/>
        </w:rPr>
        <w:t>me</w:t>
      </w:r>
      <w:r w:rsidRPr="00E9500C">
        <w:rPr>
          <w:rFonts w:ascii="Times New Roman" w:eastAsia="Times New Roman" w:hAnsi="Times New Roman" w:cs="Times New Roman"/>
          <w:color w:val="1D1D1D"/>
          <w:sz w:val="24"/>
          <w:szCs w:val="24"/>
        </w:rPr>
        <w:t>rupak</w:t>
      </w:r>
      <w:r w:rsidRPr="00E9500C">
        <w:rPr>
          <w:rFonts w:ascii="Times New Roman" w:eastAsia="Times New Roman" w:hAnsi="Times New Roman" w:cs="Times New Roman"/>
          <w:color w:val="323232"/>
          <w:sz w:val="24"/>
          <w:szCs w:val="24"/>
        </w:rPr>
        <w:t>an</w:t>
      </w:r>
      <w:proofErr w:type="gramEnd"/>
      <w:r w:rsidRPr="00E9500C">
        <w:rPr>
          <w:rFonts w:ascii="Times New Roman" w:eastAsia="Times New Roman" w:hAnsi="Times New Roman" w:cs="Times New Roman"/>
          <w:color w:val="323232"/>
          <w:sz w:val="24"/>
          <w:szCs w:val="24"/>
        </w:rPr>
        <w:t xml:space="preserve"> </w:t>
      </w:r>
      <w:r w:rsidRPr="00E9500C">
        <w:rPr>
          <w:rFonts w:ascii="Times New Roman" w:eastAsia="Times New Roman" w:hAnsi="Times New Roman" w:cs="Times New Roman"/>
          <w:color w:val="323232"/>
          <w:spacing w:val="20"/>
          <w:sz w:val="24"/>
          <w:szCs w:val="24"/>
        </w:rPr>
        <w:t xml:space="preserve"> </w:t>
      </w:r>
      <w:r w:rsidRPr="00E9500C">
        <w:rPr>
          <w:rFonts w:ascii="Times New Roman" w:eastAsia="Times New Roman" w:hAnsi="Times New Roman" w:cs="Times New Roman"/>
          <w:color w:val="323232"/>
          <w:sz w:val="24"/>
          <w:szCs w:val="24"/>
        </w:rPr>
        <w:t>ka</w:t>
      </w:r>
      <w:r w:rsidRPr="00E9500C">
        <w:rPr>
          <w:rFonts w:ascii="Times New Roman" w:eastAsia="Times New Roman" w:hAnsi="Times New Roman" w:cs="Times New Roman"/>
          <w:color w:val="1D1D1D"/>
          <w:sz w:val="24"/>
          <w:szCs w:val="24"/>
        </w:rPr>
        <w:t>rya</w:t>
      </w:r>
      <w:r w:rsidRPr="00E9500C">
        <w:rPr>
          <w:rFonts w:ascii="Times New Roman" w:eastAsia="Times New Roman" w:hAnsi="Times New Roman" w:cs="Times New Roman"/>
          <w:color w:val="1D1D1D"/>
          <w:spacing w:val="52"/>
          <w:sz w:val="24"/>
          <w:szCs w:val="24"/>
        </w:rPr>
        <w:t xml:space="preserve"> </w:t>
      </w:r>
      <w:r w:rsidRPr="00E9500C">
        <w:rPr>
          <w:rFonts w:ascii="Times New Roman" w:eastAsia="Times New Roman" w:hAnsi="Times New Roman" w:cs="Times New Roman"/>
          <w:color w:val="323232"/>
          <w:w w:val="105"/>
          <w:sz w:val="24"/>
          <w:szCs w:val="24"/>
        </w:rPr>
        <w:t>t</w:t>
      </w:r>
      <w:r w:rsidRPr="00E9500C">
        <w:rPr>
          <w:rFonts w:ascii="Times New Roman" w:eastAsia="Times New Roman" w:hAnsi="Times New Roman" w:cs="Times New Roman"/>
          <w:color w:val="323232"/>
          <w:w w:val="103"/>
          <w:sz w:val="24"/>
          <w:szCs w:val="24"/>
        </w:rPr>
        <w:t>e</w:t>
      </w:r>
      <w:r w:rsidRPr="00E9500C">
        <w:rPr>
          <w:rFonts w:ascii="Times New Roman" w:eastAsia="Times New Roman" w:hAnsi="Times New Roman" w:cs="Times New Roman"/>
          <w:color w:val="323232"/>
          <w:w w:val="112"/>
          <w:sz w:val="24"/>
          <w:szCs w:val="24"/>
        </w:rPr>
        <w:t>r</w:t>
      </w:r>
      <w:r w:rsidRPr="00E9500C">
        <w:rPr>
          <w:rFonts w:ascii="Times New Roman" w:eastAsia="Times New Roman" w:hAnsi="Times New Roman" w:cs="Times New Roman"/>
          <w:color w:val="323232"/>
          <w:w w:val="75"/>
          <w:sz w:val="24"/>
          <w:szCs w:val="24"/>
        </w:rPr>
        <w:t>j</w:t>
      </w:r>
      <w:r w:rsidRPr="00E9500C">
        <w:rPr>
          <w:rFonts w:ascii="Times New Roman" w:eastAsia="Times New Roman" w:hAnsi="Times New Roman" w:cs="Times New Roman"/>
          <w:color w:val="454545"/>
          <w:w w:val="122"/>
          <w:sz w:val="24"/>
          <w:szCs w:val="24"/>
        </w:rPr>
        <w:t>e</w:t>
      </w:r>
      <w:r w:rsidRPr="00E9500C">
        <w:rPr>
          <w:rFonts w:ascii="Times New Roman" w:eastAsia="Times New Roman" w:hAnsi="Times New Roman" w:cs="Times New Roman"/>
          <w:color w:val="1D1D1D"/>
          <w:w w:val="102"/>
          <w:sz w:val="24"/>
          <w:szCs w:val="24"/>
        </w:rPr>
        <w:t>m</w:t>
      </w:r>
      <w:r w:rsidRPr="00E9500C">
        <w:rPr>
          <w:rFonts w:ascii="Times New Roman" w:eastAsia="Times New Roman" w:hAnsi="Times New Roman" w:cs="Times New Roman"/>
          <w:color w:val="1D1D1D"/>
          <w:w w:val="113"/>
          <w:sz w:val="24"/>
          <w:szCs w:val="24"/>
        </w:rPr>
        <w:t>a</w:t>
      </w:r>
      <w:r w:rsidRPr="00E9500C">
        <w:rPr>
          <w:rFonts w:ascii="Times New Roman" w:eastAsia="Times New Roman" w:hAnsi="Times New Roman" w:cs="Times New Roman"/>
          <w:color w:val="1D1D1D"/>
          <w:sz w:val="24"/>
          <w:szCs w:val="24"/>
        </w:rPr>
        <w:t>h</w:t>
      </w:r>
      <w:r w:rsidRPr="00E9500C">
        <w:rPr>
          <w:rFonts w:ascii="Times New Roman" w:eastAsia="Times New Roman" w:hAnsi="Times New Roman" w:cs="Times New Roman"/>
          <w:color w:val="323232"/>
          <w:w w:val="113"/>
          <w:sz w:val="24"/>
          <w:szCs w:val="24"/>
        </w:rPr>
        <w:t>a</w:t>
      </w:r>
      <w:r w:rsidRPr="00E9500C">
        <w:rPr>
          <w:rFonts w:ascii="Times New Roman" w:eastAsia="Times New Roman" w:hAnsi="Times New Roman" w:cs="Times New Roman"/>
          <w:color w:val="1D1D1D"/>
          <w:w w:val="91"/>
          <w:sz w:val="24"/>
          <w:szCs w:val="24"/>
        </w:rPr>
        <w:t>n</w:t>
      </w:r>
      <w:r w:rsidRPr="00E9500C">
        <w:rPr>
          <w:rFonts w:ascii="Times New Roman" w:eastAsia="Times New Roman" w:hAnsi="Times New Roman" w:cs="Times New Roman"/>
          <w:color w:val="1D1D1D"/>
          <w:spacing w:val="46"/>
          <w:w w:val="91"/>
          <w:sz w:val="24"/>
          <w:szCs w:val="24"/>
        </w:rPr>
        <w:t xml:space="preserve"> </w:t>
      </w:r>
      <w:r w:rsidRPr="00E9500C">
        <w:rPr>
          <w:rFonts w:ascii="Times New Roman" w:eastAsia="Times New Roman" w:hAnsi="Times New Roman" w:cs="Times New Roman"/>
          <w:color w:val="323232"/>
          <w:w w:val="91"/>
          <w:sz w:val="24"/>
          <w:szCs w:val="24"/>
        </w:rPr>
        <w:t>d</w:t>
      </w:r>
      <w:r w:rsidRPr="00E9500C">
        <w:rPr>
          <w:rFonts w:ascii="Times New Roman" w:eastAsia="Times New Roman" w:hAnsi="Times New Roman" w:cs="Times New Roman"/>
          <w:color w:val="454545"/>
          <w:w w:val="113"/>
          <w:sz w:val="24"/>
          <w:szCs w:val="24"/>
        </w:rPr>
        <w:t>a</w:t>
      </w:r>
      <w:r w:rsidRPr="00E9500C">
        <w:rPr>
          <w:rFonts w:ascii="Times New Roman" w:eastAsia="Times New Roman" w:hAnsi="Times New Roman" w:cs="Times New Roman"/>
          <w:color w:val="323232"/>
          <w:w w:val="112"/>
          <w:sz w:val="24"/>
          <w:szCs w:val="24"/>
        </w:rPr>
        <w:t>r</w:t>
      </w:r>
      <w:r w:rsidRPr="00E9500C">
        <w:rPr>
          <w:rFonts w:ascii="Times New Roman" w:eastAsia="Times New Roman" w:hAnsi="Times New Roman" w:cs="Times New Roman"/>
          <w:color w:val="1D1D1D"/>
          <w:w w:val="75"/>
          <w:sz w:val="24"/>
          <w:szCs w:val="24"/>
        </w:rPr>
        <w:t>i</w:t>
      </w:r>
      <w:r w:rsidRPr="00E9500C">
        <w:rPr>
          <w:rFonts w:ascii="Times New Roman" w:eastAsia="Times New Roman" w:hAnsi="Times New Roman" w:cs="Times New Roman"/>
          <w:color w:val="1D1D1D"/>
          <w:spacing w:val="45"/>
          <w:w w:val="75"/>
          <w:sz w:val="24"/>
          <w:szCs w:val="24"/>
        </w:rPr>
        <w:t xml:space="preserve"> </w:t>
      </w:r>
      <w:r w:rsidRPr="00E9500C">
        <w:rPr>
          <w:rFonts w:ascii="Times New Roman" w:eastAsia="Times New Roman" w:hAnsi="Times New Roman" w:cs="Times New Roman"/>
          <w:color w:val="1D1D1D"/>
          <w:sz w:val="24"/>
          <w:szCs w:val="24"/>
        </w:rPr>
        <w:t>kum</w:t>
      </w:r>
      <w:r w:rsidRPr="00E9500C">
        <w:rPr>
          <w:rFonts w:ascii="Times New Roman" w:eastAsia="Times New Roman" w:hAnsi="Times New Roman" w:cs="Times New Roman"/>
          <w:color w:val="323232"/>
          <w:sz w:val="24"/>
          <w:szCs w:val="24"/>
        </w:rPr>
        <w:t>pu</w:t>
      </w:r>
      <w:r w:rsidRPr="00E9500C">
        <w:rPr>
          <w:rFonts w:ascii="Times New Roman" w:eastAsia="Times New Roman" w:hAnsi="Times New Roman" w:cs="Times New Roman"/>
          <w:color w:val="1D1D1D"/>
          <w:sz w:val="24"/>
          <w:szCs w:val="24"/>
        </w:rPr>
        <w:t>l</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1D1D1D"/>
          <w:sz w:val="24"/>
          <w:szCs w:val="24"/>
        </w:rPr>
        <w:t xml:space="preserve">n </w:t>
      </w:r>
      <w:r w:rsidRPr="00E9500C">
        <w:rPr>
          <w:rFonts w:ascii="Times New Roman" w:eastAsia="Times New Roman" w:hAnsi="Times New Roman" w:cs="Times New Roman"/>
          <w:color w:val="1D1D1D"/>
          <w:spacing w:val="26"/>
          <w:sz w:val="24"/>
          <w:szCs w:val="24"/>
        </w:rPr>
        <w:t xml:space="preserve"> </w:t>
      </w:r>
      <w:r w:rsidRPr="00E9500C">
        <w:rPr>
          <w:rFonts w:ascii="Times New Roman" w:eastAsia="Times New Roman" w:hAnsi="Times New Roman" w:cs="Times New Roman"/>
          <w:color w:val="1D1D1D"/>
          <w:sz w:val="24"/>
          <w:szCs w:val="24"/>
        </w:rPr>
        <w:t>bu</w:t>
      </w:r>
      <w:r w:rsidRPr="00E9500C">
        <w:rPr>
          <w:rFonts w:ascii="Times New Roman" w:eastAsia="Times New Roman" w:hAnsi="Times New Roman" w:cs="Times New Roman"/>
          <w:color w:val="323232"/>
          <w:sz w:val="24"/>
          <w:szCs w:val="24"/>
        </w:rPr>
        <w:t>ku</w:t>
      </w:r>
      <w:r w:rsidRPr="00E9500C">
        <w:rPr>
          <w:rFonts w:ascii="Times New Roman" w:eastAsia="Times New Roman" w:hAnsi="Times New Roman" w:cs="Times New Roman"/>
          <w:color w:val="323232"/>
          <w:spacing w:val="54"/>
          <w:sz w:val="24"/>
          <w:szCs w:val="24"/>
        </w:rPr>
        <w:t xml:space="preserve"> </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c</w:t>
      </w:r>
      <w:r w:rsidRPr="00E9500C">
        <w:rPr>
          <w:rFonts w:ascii="Times New Roman" w:eastAsia="Times New Roman" w:hAnsi="Times New Roman" w:cs="Times New Roman"/>
          <w:color w:val="1D1D1D"/>
          <w:sz w:val="24"/>
          <w:szCs w:val="24"/>
        </w:rPr>
        <w:t>uan</w:t>
      </w:r>
      <w:r w:rsidRPr="00E9500C">
        <w:rPr>
          <w:rFonts w:ascii="Times New Roman" w:eastAsia="Times New Roman" w:hAnsi="Times New Roman" w:cs="Times New Roman"/>
          <w:color w:val="1D1D1D"/>
          <w:spacing w:val="45"/>
          <w:sz w:val="24"/>
          <w:szCs w:val="24"/>
        </w:rPr>
        <w:t xml:space="preserve"> </w:t>
      </w:r>
      <w:r w:rsidRPr="00E9500C">
        <w:rPr>
          <w:rFonts w:ascii="Times New Roman" w:eastAsia="Times New Roman" w:hAnsi="Times New Roman" w:cs="Times New Roman"/>
          <w:color w:val="323232"/>
          <w:sz w:val="24"/>
          <w:szCs w:val="24"/>
        </w:rPr>
        <w:t xml:space="preserve">yang  </w:t>
      </w:r>
      <w:r w:rsidRPr="00E9500C">
        <w:rPr>
          <w:rFonts w:ascii="Times New Roman" w:eastAsia="Times New Roman" w:hAnsi="Times New Roman" w:cs="Times New Roman"/>
          <w:color w:val="1D1D1D"/>
          <w:w w:val="105"/>
          <w:sz w:val="24"/>
          <w:szCs w:val="24"/>
        </w:rPr>
        <w:t>t</w:t>
      </w:r>
      <w:r w:rsidRPr="00E9500C">
        <w:rPr>
          <w:rFonts w:ascii="Times New Roman" w:eastAsia="Times New Roman" w:hAnsi="Times New Roman" w:cs="Times New Roman"/>
          <w:color w:val="1D1D1D"/>
          <w:w w:val="103"/>
          <w:sz w:val="24"/>
          <w:szCs w:val="24"/>
        </w:rPr>
        <w:t>e</w:t>
      </w:r>
      <w:r w:rsidRPr="00E9500C">
        <w:rPr>
          <w:rFonts w:ascii="Times New Roman" w:eastAsia="Times New Roman" w:hAnsi="Times New Roman" w:cs="Times New Roman"/>
          <w:color w:val="1D1D1D"/>
          <w:w w:val="109"/>
          <w:sz w:val="24"/>
          <w:szCs w:val="24"/>
        </w:rPr>
        <w:t>rt</w:t>
      </w:r>
      <w:r w:rsidRPr="00E9500C">
        <w:rPr>
          <w:rFonts w:ascii="Times New Roman" w:eastAsia="Times New Roman" w:hAnsi="Times New Roman" w:cs="Times New Roman"/>
          <w:color w:val="1D1D1D"/>
          <w:w w:val="103"/>
          <w:sz w:val="24"/>
          <w:szCs w:val="24"/>
        </w:rPr>
        <w:t>e</w:t>
      </w:r>
      <w:r w:rsidRPr="00E9500C">
        <w:rPr>
          <w:rFonts w:ascii="Times New Roman" w:eastAsia="Times New Roman" w:hAnsi="Times New Roman" w:cs="Times New Roman"/>
          <w:color w:val="1D1D1D"/>
          <w:sz w:val="24"/>
          <w:szCs w:val="24"/>
        </w:rPr>
        <w:t>r</w:t>
      </w:r>
      <w:r w:rsidRPr="00E9500C">
        <w:rPr>
          <w:rFonts w:ascii="Times New Roman" w:eastAsia="Times New Roman" w:hAnsi="Times New Roman" w:cs="Times New Roman"/>
          <w:color w:val="323232"/>
          <w:w w:val="103"/>
          <w:sz w:val="24"/>
          <w:szCs w:val="24"/>
        </w:rPr>
        <w:t xml:space="preserve">a </w:t>
      </w:r>
      <w:r w:rsidRPr="00E9500C">
        <w:rPr>
          <w:rFonts w:ascii="Times New Roman" w:eastAsia="Times New Roman" w:hAnsi="Times New Roman" w:cs="Times New Roman"/>
          <w:color w:val="323232"/>
          <w:sz w:val="24"/>
          <w:szCs w:val="24"/>
        </w:rPr>
        <w:t>p</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1D1D1D"/>
          <w:sz w:val="24"/>
          <w:szCs w:val="24"/>
        </w:rPr>
        <w:t>d</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323232"/>
          <w:spacing w:val="16"/>
          <w:sz w:val="24"/>
          <w:szCs w:val="24"/>
        </w:rPr>
        <w:t xml:space="preserve"> </w:t>
      </w:r>
      <w:r w:rsidRPr="00E9500C">
        <w:rPr>
          <w:rFonts w:ascii="Times New Roman" w:eastAsia="Times New Roman" w:hAnsi="Times New Roman" w:cs="Times New Roman"/>
          <w:color w:val="323232"/>
          <w:sz w:val="24"/>
          <w:szCs w:val="24"/>
        </w:rPr>
        <w:t>d</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ft</w:t>
      </w:r>
      <w:r w:rsidRPr="00E9500C">
        <w:rPr>
          <w:rFonts w:ascii="Times New Roman" w:eastAsia="Times New Roman" w:hAnsi="Times New Roman" w:cs="Times New Roman"/>
          <w:color w:val="454545"/>
          <w:sz w:val="24"/>
          <w:szCs w:val="24"/>
        </w:rPr>
        <w:t>ar</w:t>
      </w:r>
      <w:r w:rsidRPr="00E9500C">
        <w:rPr>
          <w:rFonts w:ascii="Times New Roman" w:eastAsia="Times New Roman" w:hAnsi="Times New Roman" w:cs="Times New Roman"/>
          <w:color w:val="454545"/>
          <w:spacing w:val="28"/>
          <w:sz w:val="24"/>
          <w:szCs w:val="24"/>
        </w:rPr>
        <w:t xml:space="preserve"> </w:t>
      </w:r>
      <w:r w:rsidRPr="00E9500C">
        <w:rPr>
          <w:rFonts w:ascii="Times New Roman" w:eastAsia="Times New Roman" w:hAnsi="Times New Roman" w:cs="Times New Roman"/>
          <w:color w:val="323232"/>
          <w:sz w:val="24"/>
          <w:szCs w:val="24"/>
        </w:rPr>
        <w:t>pu</w:t>
      </w:r>
      <w:r w:rsidRPr="00E9500C">
        <w:rPr>
          <w:rFonts w:ascii="Times New Roman" w:eastAsia="Times New Roman" w:hAnsi="Times New Roman" w:cs="Times New Roman"/>
          <w:color w:val="454545"/>
          <w:sz w:val="24"/>
          <w:szCs w:val="24"/>
        </w:rPr>
        <w:t>sta</w:t>
      </w:r>
      <w:r w:rsidRPr="00E9500C">
        <w:rPr>
          <w:rFonts w:ascii="Times New Roman" w:eastAsia="Times New Roman" w:hAnsi="Times New Roman" w:cs="Times New Roman"/>
          <w:color w:val="323232"/>
          <w:sz w:val="24"/>
          <w:szCs w:val="24"/>
        </w:rPr>
        <w:t>k</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454545"/>
          <w:spacing w:val="33"/>
          <w:sz w:val="24"/>
          <w:szCs w:val="24"/>
        </w:rPr>
        <w:t xml:space="preserve"> </w:t>
      </w:r>
      <w:r w:rsidRPr="00E9500C">
        <w:rPr>
          <w:rFonts w:ascii="Times New Roman" w:eastAsia="Times New Roman" w:hAnsi="Times New Roman" w:cs="Times New Roman"/>
          <w:color w:val="454545"/>
          <w:sz w:val="24"/>
          <w:szCs w:val="24"/>
        </w:rPr>
        <w:t>y</w:t>
      </w:r>
      <w:r w:rsidRPr="00E9500C">
        <w:rPr>
          <w:rFonts w:ascii="Times New Roman" w:eastAsia="Times New Roman" w:hAnsi="Times New Roman" w:cs="Times New Roman"/>
          <w:color w:val="323232"/>
          <w:sz w:val="24"/>
          <w:szCs w:val="24"/>
        </w:rPr>
        <w:t>ang</w:t>
      </w:r>
      <w:r w:rsidRPr="00E9500C">
        <w:rPr>
          <w:rFonts w:ascii="Times New Roman" w:eastAsia="Times New Roman" w:hAnsi="Times New Roman" w:cs="Times New Roman"/>
          <w:color w:val="323232"/>
          <w:spacing w:val="21"/>
          <w:sz w:val="24"/>
          <w:szCs w:val="24"/>
        </w:rPr>
        <w:t xml:space="preserve"> </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d</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454545"/>
          <w:spacing w:val="6"/>
          <w:sz w:val="24"/>
          <w:szCs w:val="24"/>
        </w:rPr>
        <w:t xml:space="preserve"> </w:t>
      </w:r>
      <w:r w:rsidRPr="00E9500C">
        <w:rPr>
          <w:rFonts w:ascii="Times New Roman" w:eastAsia="Times New Roman" w:hAnsi="Times New Roman" w:cs="Times New Roman"/>
          <w:color w:val="454545"/>
          <w:sz w:val="24"/>
          <w:szCs w:val="24"/>
        </w:rPr>
        <w:t>pa</w:t>
      </w:r>
      <w:r w:rsidRPr="00E9500C">
        <w:rPr>
          <w:rFonts w:ascii="Times New Roman" w:eastAsia="Times New Roman" w:hAnsi="Times New Roman" w:cs="Times New Roman"/>
          <w:color w:val="323232"/>
          <w:sz w:val="24"/>
          <w:szCs w:val="24"/>
        </w:rPr>
        <w:t>da</w:t>
      </w:r>
      <w:r w:rsidRPr="00E9500C">
        <w:rPr>
          <w:rFonts w:ascii="Times New Roman" w:eastAsia="Times New Roman" w:hAnsi="Times New Roman" w:cs="Times New Roman"/>
          <w:color w:val="323232"/>
          <w:spacing w:val="26"/>
          <w:sz w:val="24"/>
          <w:szCs w:val="24"/>
        </w:rPr>
        <w:t xml:space="preserve"> </w:t>
      </w:r>
      <w:r w:rsidRPr="00E9500C">
        <w:rPr>
          <w:rFonts w:ascii="Times New Roman" w:eastAsia="Times New Roman" w:hAnsi="Times New Roman" w:cs="Times New Roman"/>
          <w:color w:val="323232"/>
          <w:sz w:val="24"/>
          <w:szCs w:val="24"/>
        </w:rPr>
        <w:t>k</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r</w:t>
      </w:r>
      <w:r w:rsidRPr="00E9500C">
        <w:rPr>
          <w:rFonts w:ascii="Times New Roman" w:eastAsia="Times New Roman" w:hAnsi="Times New Roman" w:cs="Times New Roman"/>
          <w:color w:val="535354"/>
          <w:sz w:val="24"/>
          <w:szCs w:val="24"/>
        </w:rPr>
        <w:t>y</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454545"/>
          <w:spacing w:val="24"/>
          <w:sz w:val="24"/>
          <w:szCs w:val="24"/>
        </w:rPr>
        <w:t xml:space="preserve"> </w:t>
      </w:r>
      <w:r w:rsidRPr="00E9500C">
        <w:rPr>
          <w:rFonts w:ascii="Times New Roman" w:eastAsia="Times New Roman" w:hAnsi="Times New Roman" w:cs="Times New Roman"/>
          <w:color w:val="535354"/>
          <w:w w:val="96"/>
          <w:sz w:val="24"/>
          <w:szCs w:val="24"/>
        </w:rPr>
        <w:t>s</w:t>
      </w:r>
      <w:r w:rsidRPr="00E9500C">
        <w:rPr>
          <w:rFonts w:ascii="Times New Roman" w:eastAsia="Times New Roman" w:hAnsi="Times New Roman" w:cs="Times New Roman"/>
          <w:color w:val="1D1D1D"/>
          <w:w w:val="105"/>
          <w:sz w:val="24"/>
          <w:szCs w:val="24"/>
        </w:rPr>
        <w:t>kri</w:t>
      </w:r>
      <w:r w:rsidRPr="00E9500C">
        <w:rPr>
          <w:rFonts w:ascii="Times New Roman" w:eastAsia="Times New Roman" w:hAnsi="Times New Roman" w:cs="Times New Roman"/>
          <w:color w:val="323232"/>
          <w:w w:val="108"/>
          <w:sz w:val="24"/>
          <w:szCs w:val="24"/>
        </w:rPr>
        <w:t>p</w:t>
      </w:r>
      <w:r w:rsidRPr="00E9500C">
        <w:rPr>
          <w:rFonts w:ascii="Times New Roman" w:eastAsia="Times New Roman" w:hAnsi="Times New Roman" w:cs="Times New Roman"/>
          <w:color w:val="454545"/>
          <w:w w:val="96"/>
          <w:sz w:val="24"/>
          <w:szCs w:val="24"/>
        </w:rPr>
        <w:t>s</w:t>
      </w:r>
      <w:r w:rsidRPr="00E9500C">
        <w:rPr>
          <w:rFonts w:ascii="Times New Roman" w:eastAsia="Times New Roman" w:hAnsi="Times New Roman" w:cs="Times New Roman"/>
          <w:color w:val="323232"/>
          <w:w w:val="105"/>
          <w:sz w:val="24"/>
          <w:szCs w:val="24"/>
        </w:rPr>
        <w:t>i</w:t>
      </w:r>
      <w:r w:rsidRPr="00E9500C">
        <w:rPr>
          <w:rFonts w:ascii="Times New Roman" w:eastAsia="Times New Roman" w:hAnsi="Times New Roman" w:cs="Times New Roman"/>
          <w:color w:val="454545"/>
          <w:w w:val="83"/>
          <w:sz w:val="24"/>
          <w:szCs w:val="24"/>
        </w:rPr>
        <w:t>.</w:t>
      </w:r>
    </w:p>
    <w:p w:rsidR="005E4BEB" w:rsidRPr="00E9500C" w:rsidRDefault="005B512A" w:rsidP="00DF4F8D">
      <w:pPr>
        <w:spacing w:before="5" w:after="0" w:line="374" w:lineRule="auto"/>
        <w:ind w:left="1890" w:right="17" w:hanging="450"/>
        <w:jc w:val="both"/>
        <w:rPr>
          <w:rFonts w:ascii="Times New Roman" w:eastAsia="Times New Roman" w:hAnsi="Times New Roman" w:cs="Times New Roman"/>
          <w:sz w:val="24"/>
          <w:szCs w:val="24"/>
        </w:rPr>
      </w:pPr>
      <w:r w:rsidRPr="00E9500C">
        <w:rPr>
          <w:rFonts w:ascii="Times New Roman" w:eastAsia="Times New Roman" w:hAnsi="Times New Roman" w:cs="Times New Roman"/>
          <w:color w:val="323232"/>
          <w:w w:val="94"/>
          <w:sz w:val="24"/>
          <w:szCs w:val="24"/>
        </w:rPr>
        <w:t>4</w:t>
      </w:r>
      <w:r w:rsidR="00DF4F8D">
        <w:rPr>
          <w:rFonts w:ascii="Times New Roman" w:eastAsia="Times New Roman" w:hAnsi="Times New Roman" w:cs="Times New Roman"/>
          <w:color w:val="454545"/>
          <w:w w:val="94"/>
          <w:sz w:val="24"/>
          <w:szCs w:val="24"/>
        </w:rPr>
        <w:t>.</w:t>
      </w:r>
      <w:r w:rsidR="00DF4F8D">
        <w:rPr>
          <w:rFonts w:ascii="Times New Roman" w:eastAsia="Times New Roman" w:hAnsi="Times New Roman" w:cs="Times New Roman"/>
          <w:color w:val="454545"/>
          <w:w w:val="94"/>
          <w:sz w:val="24"/>
          <w:szCs w:val="24"/>
        </w:rPr>
        <w:tab/>
      </w:r>
      <w:proofErr w:type="gramStart"/>
      <w:r w:rsidRPr="00E9500C">
        <w:rPr>
          <w:rFonts w:ascii="Times New Roman" w:eastAsia="Times New Roman" w:hAnsi="Times New Roman" w:cs="Times New Roman"/>
          <w:color w:val="323232"/>
          <w:sz w:val="24"/>
          <w:szCs w:val="24"/>
        </w:rPr>
        <w:t>Bu</w:t>
      </w:r>
      <w:r w:rsidRPr="00E9500C">
        <w:rPr>
          <w:rFonts w:ascii="Times New Roman" w:eastAsia="Times New Roman" w:hAnsi="Times New Roman" w:cs="Times New Roman"/>
          <w:color w:val="1D1D1D"/>
          <w:sz w:val="24"/>
          <w:szCs w:val="24"/>
        </w:rPr>
        <w:t>k</w:t>
      </w:r>
      <w:r w:rsidRPr="00E9500C">
        <w:rPr>
          <w:rFonts w:ascii="Times New Roman" w:eastAsia="Times New Roman" w:hAnsi="Times New Roman" w:cs="Times New Roman"/>
          <w:color w:val="323232"/>
          <w:sz w:val="24"/>
          <w:szCs w:val="24"/>
        </w:rPr>
        <w:t>an  m</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323232"/>
          <w:sz w:val="24"/>
          <w:szCs w:val="24"/>
        </w:rPr>
        <w:t>ru</w:t>
      </w:r>
      <w:r w:rsidRPr="00E9500C">
        <w:rPr>
          <w:rFonts w:ascii="Times New Roman" w:eastAsia="Times New Roman" w:hAnsi="Times New Roman" w:cs="Times New Roman"/>
          <w:color w:val="1D1D1D"/>
          <w:sz w:val="24"/>
          <w:szCs w:val="24"/>
        </w:rPr>
        <w:t>pa</w:t>
      </w:r>
      <w:r w:rsidRPr="00E9500C">
        <w:rPr>
          <w:rFonts w:ascii="Times New Roman" w:eastAsia="Times New Roman" w:hAnsi="Times New Roman" w:cs="Times New Roman"/>
          <w:color w:val="323232"/>
          <w:sz w:val="24"/>
          <w:szCs w:val="24"/>
        </w:rPr>
        <w:t>ka</w:t>
      </w:r>
      <w:r w:rsidRPr="00E9500C">
        <w:rPr>
          <w:rFonts w:ascii="Times New Roman" w:eastAsia="Times New Roman" w:hAnsi="Times New Roman" w:cs="Times New Roman"/>
          <w:color w:val="454545"/>
          <w:sz w:val="24"/>
          <w:szCs w:val="24"/>
        </w:rPr>
        <w:t>n</w:t>
      </w:r>
      <w:proofErr w:type="gramEnd"/>
      <w:r w:rsidRPr="00E9500C">
        <w:rPr>
          <w:rFonts w:ascii="Times New Roman" w:eastAsia="Times New Roman" w:hAnsi="Times New Roman" w:cs="Times New Roman"/>
          <w:color w:val="454545"/>
          <w:sz w:val="24"/>
          <w:szCs w:val="24"/>
        </w:rPr>
        <w:t xml:space="preserve"> </w:t>
      </w:r>
      <w:r w:rsidRPr="00E9500C">
        <w:rPr>
          <w:rFonts w:ascii="Times New Roman" w:eastAsia="Times New Roman" w:hAnsi="Times New Roman" w:cs="Times New Roman"/>
          <w:color w:val="454545"/>
          <w:spacing w:val="1"/>
          <w:sz w:val="24"/>
          <w:szCs w:val="24"/>
        </w:rPr>
        <w:t xml:space="preserve"> </w:t>
      </w:r>
      <w:r w:rsidRPr="00E9500C">
        <w:rPr>
          <w:rFonts w:ascii="Times New Roman" w:eastAsia="Times New Roman" w:hAnsi="Times New Roman" w:cs="Times New Roman"/>
          <w:color w:val="323232"/>
          <w:sz w:val="24"/>
          <w:szCs w:val="24"/>
        </w:rPr>
        <w:t>pen</w:t>
      </w:r>
      <w:r w:rsidRPr="00E9500C">
        <w:rPr>
          <w:rFonts w:ascii="Times New Roman" w:eastAsia="Times New Roman" w:hAnsi="Times New Roman" w:cs="Times New Roman"/>
          <w:color w:val="1D1D1D"/>
          <w:sz w:val="24"/>
          <w:szCs w:val="24"/>
        </w:rPr>
        <w:t>g</w:t>
      </w:r>
      <w:r w:rsidRPr="00E9500C">
        <w:rPr>
          <w:rFonts w:ascii="Times New Roman" w:eastAsia="Times New Roman" w:hAnsi="Times New Roman" w:cs="Times New Roman"/>
          <w:color w:val="323232"/>
          <w:sz w:val="24"/>
          <w:szCs w:val="24"/>
        </w:rPr>
        <w:t>ambi</w:t>
      </w:r>
      <w:r w:rsidRPr="00E9500C">
        <w:rPr>
          <w:rFonts w:ascii="Times New Roman" w:eastAsia="Times New Roman" w:hAnsi="Times New Roman" w:cs="Times New Roman"/>
          <w:color w:val="1D1D1D"/>
          <w:sz w:val="24"/>
          <w:szCs w:val="24"/>
        </w:rPr>
        <w:t>l</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l</w:t>
      </w:r>
      <w:r w:rsidRPr="00E9500C">
        <w:rPr>
          <w:rFonts w:ascii="Times New Roman" w:eastAsia="Times New Roman" w:hAnsi="Times New Roman" w:cs="Times New Roman"/>
          <w:color w:val="1D1D1D"/>
          <w:sz w:val="24"/>
          <w:szCs w:val="24"/>
        </w:rPr>
        <w:t>iha</w:t>
      </w:r>
      <w:r w:rsidRPr="00E9500C">
        <w:rPr>
          <w:rFonts w:ascii="Times New Roman" w:eastAsia="Times New Roman" w:hAnsi="Times New Roman" w:cs="Times New Roman"/>
          <w:color w:val="323232"/>
          <w:sz w:val="24"/>
          <w:szCs w:val="24"/>
        </w:rPr>
        <w:t xml:space="preserve">n </w:t>
      </w:r>
      <w:r w:rsidRPr="00E9500C">
        <w:rPr>
          <w:rFonts w:ascii="Times New Roman" w:eastAsia="Times New Roman" w:hAnsi="Times New Roman" w:cs="Times New Roman"/>
          <w:color w:val="323232"/>
          <w:spacing w:val="35"/>
          <w:sz w:val="24"/>
          <w:szCs w:val="24"/>
        </w:rPr>
        <w:t xml:space="preserve"> </w:t>
      </w:r>
      <w:r w:rsidRPr="00E9500C">
        <w:rPr>
          <w:rFonts w:ascii="Times New Roman" w:eastAsia="Times New Roman" w:hAnsi="Times New Roman" w:cs="Times New Roman"/>
          <w:color w:val="323232"/>
          <w:sz w:val="24"/>
          <w:szCs w:val="24"/>
        </w:rPr>
        <w:t>tu</w:t>
      </w:r>
      <w:r w:rsidRPr="00E9500C">
        <w:rPr>
          <w:rFonts w:ascii="Times New Roman" w:eastAsia="Times New Roman" w:hAnsi="Times New Roman" w:cs="Times New Roman"/>
          <w:color w:val="1D1D1D"/>
          <w:sz w:val="24"/>
          <w:szCs w:val="24"/>
        </w:rPr>
        <w:t>l</w:t>
      </w:r>
      <w:r w:rsidRPr="00E9500C">
        <w:rPr>
          <w:rFonts w:ascii="Times New Roman" w:eastAsia="Times New Roman" w:hAnsi="Times New Roman" w:cs="Times New Roman"/>
          <w:color w:val="323232"/>
          <w:sz w:val="24"/>
          <w:szCs w:val="24"/>
        </w:rPr>
        <w:t>i</w:t>
      </w:r>
      <w:r w:rsidRPr="00E9500C">
        <w:rPr>
          <w:rFonts w:ascii="Times New Roman" w:eastAsia="Times New Roman" w:hAnsi="Times New Roman" w:cs="Times New Roman"/>
          <w:color w:val="454545"/>
          <w:sz w:val="24"/>
          <w:szCs w:val="24"/>
        </w:rPr>
        <w:t>s</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1D1D1D"/>
          <w:sz w:val="24"/>
          <w:szCs w:val="24"/>
        </w:rPr>
        <w:t xml:space="preserve">n </w:t>
      </w:r>
      <w:r w:rsidRPr="00E9500C">
        <w:rPr>
          <w:rFonts w:ascii="Times New Roman" w:eastAsia="Times New Roman" w:hAnsi="Times New Roman" w:cs="Times New Roman"/>
          <w:color w:val="1D1D1D"/>
          <w:spacing w:val="6"/>
          <w:sz w:val="24"/>
          <w:szCs w:val="24"/>
        </w:rPr>
        <w:t xml:space="preserve"> </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1D1D1D"/>
          <w:sz w:val="24"/>
          <w:szCs w:val="24"/>
        </w:rPr>
        <w:t>t</w:t>
      </w:r>
      <w:r w:rsidRPr="00E9500C">
        <w:rPr>
          <w:rFonts w:ascii="Times New Roman" w:eastAsia="Times New Roman" w:hAnsi="Times New Roman" w:cs="Times New Roman"/>
          <w:color w:val="323232"/>
          <w:sz w:val="24"/>
          <w:szCs w:val="24"/>
        </w:rPr>
        <w:t>au</w:t>
      </w:r>
      <w:r w:rsidRPr="00E9500C">
        <w:rPr>
          <w:rFonts w:ascii="Times New Roman" w:eastAsia="Times New Roman" w:hAnsi="Times New Roman" w:cs="Times New Roman"/>
          <w:color w:val="323232"/>
          <w:spacing w:val="36"/>
          <w:sz w:val="24"/>
          <w:szCs w:val="24"/>
        </w:rPr>
        <w:t xml:space="preserve"> </w:t>
      </w:r>
      <w:r w:rsidRPr="00E9500C">
        <w:rPr>
          <w:rFonts w:ascii="Times New Roman" w:eastAsia="Times New Roman" w:hAnsi="Times New Roman" w:cs="Times New Roman"/>
          <w:color w:val="323232"/>
          <w:sz w:val="24"/>
          <w:szCs w:val="24"/>
        </w:rPr>
        <w:t>p</w:t>
      </w:r>
      <w:r w:rsidRPr="00E9500C">
        <w:rPr>
          <w:rFonts w:ascii="Times New Roman" w:eastAsia="Times New Roman" w:hAnsi="Times New Roman" w:cs="Times New Roman"/>
          <w:color w:val="1D1D1D"/>
          <w:sz w:val="24"/>
          <w:szCs w:val="24"/>
        </w:rPr>
        <w:t>i</w:t>
      </w:r>
      <w:r w:rsidRPr="00E9500C">
        <w:rPr>
          <w:rFonts w:ascii="Times New Roman" w:eastAsia="Times New Roman" w:hAnsi="Times New Roman" w:cs="Times New Roman"/>
          <w:color w:val="323232"/>
          <w:sz w:val="24"/>
          <w:szCs w:val="24"/>
        </w:rPr>
        <w:t>ki</w:t>
      </w:r>
      <w:r w:rsidRPr="00E9500C">
        <w:rPr>
          <w:rFonts w:ascii="Times New Roman" w:eastAsia="Times New Roman" w:hAnsi="Times New Roman" w:cs="Times New Roman"/>
          <w:color w:val="1D1D1D"/>
          <w:sz w:val="24"/>
          <w:szCs w:val="24"/>
        </w:rPr>
        <w:t>ra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323232"/>
          <w:spacing w:val="45"/>
          <w:sz w:val="24"/>
          <w:szCs w:val="24"/>
        </w:rPr>
        <w:t xml:space="preserve"> </w:t>
      </w:r>
      <w:r w:rsidRPr="00E9500C">
        <w:rPr>
          <w:rFonts w:ascii="Times New Roman" w:eastAsia="Times New Roman" w:hAnsi="Times New Roman" w:cs="Times New Roman"/>
          <w:color w:val="323232"/>
          <w:sz w:val="24"/>
          <w:szCs w:val="24"/>
        </w:rPr>
        <w:t>o</w:t>
      </w:r>
      <w:r w:rsidRPr="00E9500C">
        <w:rPr>
          <w:rFonts w:ascii="Times New Roman" w:eastAsia="Times New Roman" w:hAnsi="Times New Roman" w:cs="Times New Roman"/>
          <w:color w:val="454545"/>
          <w:sz w:val="24"/>
          <w:szCs w:val="24"/>
        </w:rPr>
        <w:t>ra</w:t>
      </w:r>
      <w:r w:rsidRPr="00E9500C">
        <w:rPr>
          <w:rFonts w:ascii="Times New Roman" w:eastAsia="Times New Roman" w:hAnsi="Times New Roman" w:cs="Times New Roman"/>
          <w:color w:val="323232"/>
          <w:sz w:val="24"/>
          <w:szCs w:val="24"/>
        </w:rPr>
        <w:t>ng</w:t>
      </w:r>
      <w:r w:rsidRPr="00E9500C">
        <w:rPr>
          <w:rFonts w:ascii="Times New Roman" w:eastAsia="Times New Roman" w:hAnsi="Times New Roman" w:cs="Times New Roman"/>
          <w:color w:val="323232"/>
          <w:spacing w:val="47"/>
          <w:sz w:val="24"/>
          <w:szCs w:val="24"/>
        </w:rPr>
        <w:t xml:space="preserve"> </w:t>
      </w:r>
      <w:r w:rsidRPr="00E9500C">
        <w:rPr>
          <w:rFonts w:ascii="Times New Roman" w:eastAsia="Times New Roman" w:hAnsi="Times New Roman" w:cs="Times New Roman"/>
          <w:color w:val="1D1D1D"/>
          <w:sz w:val="24"/>
          <w:szCs w:val="24"/>
        </w:rPr>
        <w:t>la</w:t>
      </w:r>
      <w:r w:rsidRPr="00E9500C">
        <w:rPr>
          <w:rFonts w:ascii="Times New Roman" w:eastAsia="Times New Roman" w:hAnsi="Times New Roman" w:cs="Times New Roman"/>
          <w:color w:val="323232"/>
          <w:sz w:val="24"/>
          <w:szCs w:val="24"/>
        </w:rPr>
        <w:t>in</w:t>
      </w:r>
      <w:r w:rsidRPr="00E9500C">
        <w:rPr>
          <w:rFonts w:ascii="Times New Roman" w:eastAsia="Times New Roman" w:hAnsi="Times New Roman" w:cs="Times New Roman"/>
          <w:color w:val="323232"/>
          <w:spacing w:val="46"/>
          <w:sz w:val="24"/>
          <w:szCs w:val="24"/>
        </w:rPr>
        <w:t xml:space="preserve"> </w:t>
      </w:r>
      <w:r w:rsidRPr="00E9500C">
        <w:rPr>
          <w:rFonts w:ascii="Times New Roman" w:eastAsia="Times New Roman" w:hAnsi="Times New Roman" w:cs="Times New Roman"/>
          <w:color w:val="323232"/>
          <w:sz w:val="24"/>
          <w:szCs w:val="24"/>
        </w:rPr>
        <w:t>y</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ng</w:t>
      </w:r>
      <w:r w:rsidRPr="00E9500C">
        <w:rPr>
          <w:rFonts w:ascii="Times New Roman" w:eastAsia="Times New Roman" w:hAnsi="Times New Roman" w:cs="Times New Roman"/>
          <w:color w:val="323232"/>
          <w:spacing w:val="48"/>
          <w:sz w:val="24"/>
          <w:szCs w:val="24"/>
        </w:rPr>
        <w:t xml:space="preserve"> </w:t>
      </w:r>
      <w:r w:rsidRPr="00E9500C">
        <w:rPr>
          <w:rFonts w:ascii="Times New Roman" w:eastAsia="Times New Roman" w:hAnsi="Times New Roman" w:cs="Times New Roman"/>
          <w:color w:val="1D1D1D"/>
          <w:w w:val="96"/>
          <w:sz w:val="24"/>
          <w:szCs w:val="24"/>
        </w:rPr>
        <w:t>s</w:t>
      </w:r>
      <w:r w:rsidRPr="00E9500C">
        <w:rPr>
          <w:rFonts w:ascii="Times New Roman" w:eastAsia="Times New Roman" w:hAnsi="Times New Roman" w:cs="Times New Roman"/>
          <w:color w:val="323232"/>
          <w:w w:val="113"/>
          <w:sz w:val="24"/>
          <w:szCs w:val="24"/>
        </w:rPr>
        <w:t>a</w:t>
      </w:r>
      <w:r w:rsidRPr="00E9500C">
        <w:rPr>
          <w:rFonts w:ascii="Times New Roman" w:eastAsia="Times New Roman" w:hAnsi="Times New Roman" w:cs="Times New Roman"/>
          <w:color w:val="323232"/>
          <w:sz w:val="24"/>
          <w:szCs w:val="24"/>
        </w:rPr>
        <w:t>y</w:t>
      </w:r>
      <w:r w:rsidRPr="00E9500C">
        <w:rPr>
          <w:rFonts w:ascii="Times New Roman" w:eastAsia="Times New Roman" w:hAnsi="Times New Roman" w:cs="Times New Roman"/>
          <w:color w:val="454545"/>
          <w:w w:val="103"/>
          <w:sz w:val="24"/>
          <w:szCs w:val="24"/>
        </w:rPr>
        <w:t xml:space="preserve">a </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k</w:t>
      </w:r>
      <w:r w:rsidRPr="00E9500C">
        <w:rPr>
          <w:rFonts w:ascii="Times New Roman" w:eastAsia="Times New Roman" w:hAnsi="Times New Roman" w:cs="Times New Roman"/>
          <w:color w:val="1D1D1D"/>
          <w:sz w:val="24"/>
          <w:szCs w:val="24"/>
        </w:rPr>
        <w:t>ui</w:t>
      </w:r>
      <w:r w:rsidRPr="00E9500C">
        <w:rPr>
          <w:rFonts w:ascii="Times New Roman" w:eastAsia="Times New Roman" w:hAnsi="Times New Roman" w:cs="Times New Roman"/>
          <w:color w:val="1D1D1D"/>
          <w:spacing w:val="6"/>
          <w:sz w:val="24"/>
          <w:szCs w:val="24"/>
        </w:rPr>
        <w:t xml:space="preserve"> </w:t>
      </w:r>
      <w:r w:rsidRPr="00E9500C">
        <w:rPr>
          <w:rFonts w:ascii="Times New Roman" w:eastAsia="Times New Roman" w:hAnsi="Times New Roman" w:cs="Times New Roman"/>
          <w:color w:val="454545"/>
          <w:sz w:val="24"/>
          <w:szCs w:val="24"/>
        </w:rPr>
        <w:t>s</w:t>
      </w:r>
      <w:r w:rsidRPr="00E9500C">
        <w:rPr>
          <w:rFonts w:ascii="Times New Roman" w:eastAsia="Times New Roman" w:hAnsi="Times New Roman" w:cs="Times New Roman"/>
          <w:color w:val="323232"/>
          <w:sz w:val="24"/>
          <w:szCs w:val="24"/>
        </w:rPr>
        <w:t>eb</w:t>
      </w:r>
      <w:r w:rsidRPr="00E9500C">
        <w:rPr>
          <w:rFonts w:ascii="Times New Roman" w:eastAsia="Times New Roman" w:hAnsi="Times New Roman" w:cs="Times New Roman"/>
          <w:color w:val="454545"/>
          <w:sz w:val="24"/>
          <w:szCs w:val="24"/>
        </w:rPr>
        <w:t>ag</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1D1D1D"/>
          <w:sz w:val="24"/>
          <w:szCs w:val="24"/>
        </w:rPr>
        <w:t>i</w:t>
      </w:r>
      <w:r w:rsidRPr="00E9500C">
        <w:rPr>
          <w:rFonts w:ascii="Times New Roman" w:eastAsia="Times New Roman" w:hAnsi="Times New Roman" w:cs="Times New Roman"/>
          <w:color w:val="1D1D1D"/>
          <w:spacing w:val="28"/>
          <w:sz w:val="24"/>
          <w:szCs w:val="24"/>
        </w:rPr>
        <w:t xml:space="preserve"> </w:t>
      </w:r>
      <w:r w:rsidRPr="00E9500C">
        <w:rPr>
          <w:rFonts w:ascii="Times New Roman" w:eastAsia="Times New Roman" w:hAnsi="Times New Roman" w:cs="Times New Roman"/>
          <w:color w:val="323232"/>
          <w:sz w:val="24"/>
          <w:szCs w:val="24"/>
        </w:rPr>
        <w:t>ha</w:t>
      </w:r>
      <w:r w:rsidRPr="00E9500C">
        <w:rPr>
          <w:rFonts w:ascii="Times New Roman" w:eastAsia="Times New Roman" w:hAnsi="Times New Roman" w:cs="Times New Roman"/>
          <w:color w:val="454545"/>
          <w:sz w:val="24"/>
          <w:szCs w:val="24"/>
        </w:rPr>
        <w:t>s</w:t>
      </w:r>
      <w:r w:rsidRPr="00E9500C">
        <w:rPr>
          <w:rFonts w:ascii="Times New Roman" w:eastAsia="Times New Roman" w:hAnsi="Times New Roman" w:cs="Times New Roman"/>
          <w:color w:val="323232"/>
          <w:sz w:val="24"/>
          <w:szCs w:val="24"/>
        </w:rPr>
        <w:t>i</w:t>
      </w:r>
      <w:r w:rsidRPr="00E9500C">
        <w:rPr>
          <w:rFonts w:ascii="Times New Roman" w:eastAsia="Times New Roman" w:hAnsi="Times New Roman" w:cs="Times New Roman"/>
          <w:color w:val="1D1D1D"/>
          <w:sz w:val="24"/>
          <w:szCs w:val="24"/>
        </w:rPr>
        <w:t>l</w:t>
      </w:r>
      <w:r w:rsidRPr="00E9500C">
        <w:rPr>
          <w:rFonts w:ascii="Times New Roman" w:eastAsia="Times New Roman" w:hAnsi="Times New Roman" w:cs="Times New Roman"/>
          <w:color w:val="1D1D1D"/>
          <w:spacing w:val="24"/>
          <w:sz w:val="24"/>
          <w:szCs w:val="24"/>
        </w:rPr>
        <w:t xml:space="preserve"> </w:t>
      </w:r>
      <w:r w:rsidRPr="00E9500C">
        <w:rPr>
          <w:rFonts w:ascii="Times New Roman" w:eastAsia="Times New Roman" w:hAnsi="Times New Roman" w:cs="Times New Roman"/>
          <w:color w:val="323232"/>
          <w:sz w:val="24"/>
          <w:szCs w:val="24"/>
        </w:rPr>
        <w:t>tu</w:t>
      </w:r>
      <w:r w:rsidRPr="00E9500C">
        <w:rPr>
          <w:rFonts w:ascii="Times New Roman" w:eastAsia="Times New Roman" w:hAnsi="Times New Roman" w:cs="Times New Roman"/>
          <w:color w:val="1D1D1D"/>
          <w:sz w:val="24"/>
          <w:szCs w:val="24"/>
        </w:rPr>
        <w:t>li</w:t>
      </w:r>
      <w:r w:rsidRPr="00E9500C">
        <w:rPr>
          <w:rFonts w:ascii="Times New Roman" w:eastAsia="Times New Roman" w:hAnsi="Times New Roman" w:cs="Times New Roman"/>
          <w:color w:val="454545"/>
          <w:sz w:val="24"/>
          <w:szCs w:val="24"/>
        </w:rPr>
        <w:t>s</w:t>
      </w:r>
      <w:r w:rsidRPr="00E9500C">
        <w:rPr>
          <w:rFonts w:ascii="Times New Roman" w:eastAsia="Times New Roman" w:hAnsi="Times New Roman" w:cs="Times New Roman"/>
          <w:color w:val="323232"/>
          <w:sz w:val="24"/>
          <w:szCs w:val="24"/>
        </w:rPr>
        <w:t>an</w:t>
      </w:r>
      <w:r w:rsidRPr="00E9500C">
        <w:rPr>
          <w:rFonts w:ascii="Times New Roman" w:eastAsia="Times New Roman" w:hAnsi="Times New Roman" w:cs="Times New Roman"/>
          <w:color w:val="323232"/>
          <w:spacing w:val="37"/>
          <w:sz w:val="24"/>
          <w:szCs w:val="24"/>
        </w:rPr>
        <w:t xml:space="preserve"> </w:t>
      </w:r>
      <w:r w:rsidRPr="00E9500C">
        <w:rPr>
          <w:rFonts w:ascii="Times New Roman" w:eastAsia="Times New Roman" w:hAnsi="Times New Roman" w:cs="Times New Roman"/>
          <w:color w:val="323232"/>
          <w:sz w:val="24"/>
          <w:szCs w:val="24"/>
        </w:rPr>
        <w:t>at</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upun</w:t>
      </w:r>
      <w:r w:rsidRPr="00E9500C">
        <w:rPr>
          <w:rFonts w:ascii="Times New Roman" w:eastAsia="Times New Roman" w:hAnsi="Times New Roman" w:cs="Times New Roman"/>
          <w:color w:val="323232"/>
          <w:spacing w:val="29"/>
          <w:sz w:val="24"/>
          <w:szCs w:val="24"/>
        </w:rPr>
        <w:t xml:space="preserve"> </w:t>
      </w:r>
      <w:r w:rsidRPr="00E9500C">
        <w:rPr>
          <w:rFonts w:ascii="Times New Roman" w:eastAsia="Times New Roman" w:hAnsi="Times New Roman" w:cs="Times New Roman"/>
          <w:color w:val="323232"/>
          <w:sz w:val="24"/>
          <w:szCs w:val="24"/>
        </w:rPr>
        <w:t>p</w:t>
      </w:r>
      <w:r w:rsidRPr="00E9500C">
        <w:rPr>
          <w:rFonts w:ascii="Times New Roman" w:eastAsia="Times New Roman" w:hAnsi="Times New Roman" w:cs="Times New Roman"/>
          <w:color w:val="1D1D1D"/>
          <w:sz w:val="24"/>
          <w:szCs w:val="24"/>
        </w:rPr>
        <w:t>i</w:t>
      </w:r>
      <w:r w:rsidRPr="00E9500C">
        <w:rPr>
          <w:rFonts w:ascii="Times New Roman" w:eastAsia="Times New Roman" w:hAnsi="Times New Roman" w:cs="Times New Roman"/>
          <w:color w:val="323232"/>
          <w:sz w:val="24"/>
          <w:szCs w:val="24"/>
        </w:rPr>
        <w:t>k</w:t>
      </w:r>
      <w:r w:rsidRPr="00E9500C">
        <w:rPr>
          <w:rFonts w:ascii="Times New Roman" w:eastAsia="Times New Roman" w:hAnsi="Times New Roman" w:cs="Times New Roman"/>
          <w:color w:val="454545"/>
          <w:sz w:val="24"/>
          <w:szCs w:val="24"/>
        </w:rPr>
        <w:t>ir</w:t>
      </w:r>
      <w:r w:rsidRPr="00E9500C">
        <w:rPr>
          <w:rFonts w:ascii="Times New Roman" w:eastAsia="Times New Roman" w:hAnsi="Times New Roman" w:cs="Times New Roman"/>
          <w:color w:val="535354"/>
          <w:sz w:val="24"/>
          <w:szCs w:val="24"/>
        </w:rPr>
        <w:t>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323232"/>
          <w:spacing w:val="27"/>
          <w:sz w:val="24"/>
          <w:szCs w:val="24"/>
        </w:rPr>
        <w:t xml:space="preserve"> </w:t>
      </w:r>
      <w:r w:rsidRPr="00E9500C">
        <w:rPr>
          <w:rFonts w:ascii="Times New Roman" w:eastAsia="Times New Roman" w:hAnsi="Times New Roman" w:cs="Times New Roman"/>
          <w:color w:val="323232"/>
          <w:w w:val="96"/>
          <w:sz w:val="24"/>
          <w:szCs w:val="24"/>
        </w:rPr>
        <w:t>s</w:t>
      </w:r>
      <w:r w:rsidRPr="00E9500C">
        <w:rPr>
          <w:rFonts w:ascii="Times New Roman" w:eastAsia="Times New Roman" w:hAnsi="Times New Roman" w:cs="Times New Roman"/>
          <w:color w:val="323232"/>
          <w:w w:val="113"/>
          <w:sz w:val="24"/>
          <w:szCs w:val="24"/>
        </w:rPr>
        <w:t>a</w:t>
      </w:r>
      <w:r w:rsidRPr="00E9500C">
        <w:rPr>
          <w:rFonts w:ascii="Times New Roman" w:eastAsia="Times New Roman" w:hAnsi="Times New Roman" w:cs="Times New Roman"/>
          <w:color w:val="323232"/>
          <w:w w:val="108"/>
          <w:sz w:val="24"/>
          <w:szCs w:val="24"/>
        </w:rPr>
        <w:t>y</w:t>
      </w:r>
      <w:r w:rsidRPr="00E9500C">
        <w:rPr>
          <w:rFonts w:ascii="Times New Roman" w:eastAsia="Times New Roman" w:hAnsi="Times New Roman" w:cs="Times New Roman"/>
          <w:color w:val="323232"/>
          <w:w w:val="103"/>
          <w:sz w:val="24"/>
          <w:szCs w:val="24"/>
        </w:rPr>
        <w:t>a</w:t>
      </w:r>
      <w:r w:rsidRPr="00E9500C">
        <w:rPr>
          <w:rFonts w:ascii="Times New Roman" w:eastAsia="Times New Roman" w:hAnsi="Times New Roman" w:cs="Times New Roman"/>
          <w:color w:val="323232"/>
          <w:w w:val="66"/>
          <w:sz w:val="24"/>
          <w:szCs w:val="24"/>
        </w:rPr>
        <w:t>.</w:t>
      </w:r>
      <w:r w:rsidR="00DF4F8D">
        <w:rPr>
          <w:rFonts w:ascii="Times New Roman" w:eastAsia="Times New Roman" w:hAnsi="Times New Roman" w:cs="Times New Roman"/>
          <w:sz w:val="24"/>
          <w:szCs w:val="24"/>
        </w:rPr>
        <w:t xml:space="preserve"> </w:t>
      </w:r>
      <w:r w:rsidRPr="00E9500C">
        <w:rPr>
          <w:rFonts w:ascii="Times New Roman" w:eastAsia="Times New Roman" w:hAnsi="Times New Roman" w:cs="Times New Roman"/>
          <w:color w:val="454545"/>
          <w:sz w:val="24"/>
          <w:szCs w:val="24"/>
        </w:rPr>
        <w:t>Apa</w:t>
      </w:r>
      <w:r w:rsidRPr="00E9500C">
        <w:rPr>
          <w:rFonts w:ascii="Times New Roman" w:eastAsia="Times New Roman" w:hAnsi="Times New Roman" w:cs="Times New Roman"/>
          <w:color w:val="1D1D1D"/>
          <w:sz w:val="24"/>
          <w:szCs w:val="24"/>
        </w:rPr>
        <w:t>b</w:t>
      </w:r>
      <w:r w:rsidRPr="00E9500C">
        <w:rPr>
          <w:rFonts w:ascii="Times New Roman" w:eastAsia="Times New Roman" w:hAnsi="Times New Roman" w:cs="Times New Roman"/>
          <w:color w:val="323232"/>
          <w:sz w:val="24"/>
          <w:szCs w:val="24"/>
        </w:rPr>
        <w:t>ila</w:t>
      </w:r>
      <w:r w:rsidRPr="00E9500C">
        <w:rPr>
          <w:rFonts w:ascii="Times New Roman" w:eastAsia="Times New Roman" w:hAnsi="Times New Roman" w:cs="Times New Roman"/>
          <w:color w:val="323232"/>
          <w:spacing w:val="28"/>
          <w:sz w:val="24"/>
          <w:szCs w:val="24"/>
        </w:rPr>
        <w:t xml:space="preserve"> </w:t>
      </w:r>
      <w:r w:rsidRPr="00E9500C">
        <w:rPr>
          <w:rFonts w:ascii="Times New Roman" w:eastAsia="Times New Roman" w:hAnsi="Times New Roman" w:cs="Times New Roman"/>
          <w:color w:val="1D1D1D"/>
          <w:sz w:val="24"/>
          <w:szCs w:val="24"/>
        </w:rPr>
        <w:t>di</w:t>
      </w:r>
      <w:r w:rsidRPr="00E9500C">
        <w:rPr>
          <w:rFonts w:ascii="Times New Roman" w:eastAsia="Times New Roman" w:hAnsi="Times New Roman" w:cs="Times New Roman"/>
          <w:color w:val="1D1D1D"/>
          <w:spacing w:val="13"/>
          <w:sz w:val="24"/>
          <w:szCs w:val="24"/>
        </w:rPr>
        <w:t xml:space="preserve"> </w:t>
      </w:r>
      <w:r w:rsidRPr="00E9500C">
        <w:rPr>
          <w:rFonts w:ascii="Times New Roman" w:eastAsia="Times New Roman" w:hAnsi="Times New Roman" w:cs="Times New Roman"/>
          <w:color w:val="323232"/>
          <w:sz w:val="24"/>
          <w:szCs w:val="24"/>
        </w:rPr>
        <w:t>k</w:t>
      </w:r>
      <w:r w:rsidRPr="00E9500C">
        <w:rPr>
          <w:rFonts w:ascii="Times New Roman" w:eastAsia="Times New Roman" w:hAnsi="Times New Roman" w:cs="Times New Roman"/>
          <w:color w:val="454545"/>
          <w:sz w:val="24"/>
          <w:szCs w:val="24"/>
        </w:rPr>
        <w:t>em</w:t>
      </w:r>
      <w:r w:rsidRPr="00E9500C">
        <w:rPr>
          <w:rFonts w:ascii="Times New Roman" w:eastAsia="Times New Roman" w:hAnsi="Times New Roman" w:cs="Times New Roman"/>
          <w:color w:val="323232"/>
          <w:sz w:val="24"/>
          <w:szCs w:val="24"/>
        </w:rPr>
        <w:t>udian</w:t>
      </w:r>
      <w:r w:rsidRPr="00E9500C">
        <w:rPr>
          <w:rFonts w:ascii="Times New Roman" w:eastAsia="Times New Roman" w:hAnsi="Times New Roman" w:cs="Times New Roman"/>
          <w:color w:val="323232"/>
          <w:spacing w:val="41"/>
          <w:sz w:val="24"/>
          <w:szCs w:val="24"/>
        </w:rPr>
        <w:t xml:space="preserve"> </w:t>
      </w:r>
      <w:r w:rsidRPr="00E9500C">
        <w:rPr>
          <w:rFonts w:ascii="Times New Roman" w:eastAsia="Times New Roman" w:hAnsi="Times New Roman" w:cs="Times New Roman"/>
          <w:color w:val="323232"/>
          <w:sz w:val="24"/>
          <w:szCs w:val="24"/>
        </w:rPr>
        <w:t>h</w:t>
      </w:r>
      <w:r w:rsidRPr="00E9500C">
        <w:rPr>
          <w:rFonts w:ascii="Times New Roman" w:eastAsia="Times New Roman" w:hAnsi="Times New Roman" w:cs="Times New Roman"/>
          <w:color w:val="535354"/>
          <w:sz w:val="24"/>
          <w:szCs w:val="24"/>
        </w:rPr>
        <w:t>a</w:t>
      </w:r>
      <w:r w:rsidRPr="00E9500C">
        <w:rPr>
          <w:rFonts w:ascii="Times New Roman" w:eastAsia="Times New Roman" w:hAnsi="Times New Roman" w:cs="Times New Roman"/>
          <w:color w:val="323232"/>
          <w:sz w:val="24"/>
          <w:szCs w:val="24"/>
        </w:rPr>
        <w:t>ri</w:t>
      </w:r>
      <w:r w:rsidRPr="00E9500C">
        <w:rPr>
          <w:rFonts w:ascii="Times New Roman" w:eastAsia="Times New Roman" w:hAnsi="Times New Roman" w:cs="Times New Roman"/>
          <w:color w:val="323232"/>
          <w:spacing w:val="15"/>
          <w:sz w:val="24"/>
          <w:szCs w:val="24"/>
        </w:rPr>
        <w:t xml:space="preserve"> </w:t>
      </w:r>
      <w:r w:rsidRPr="00E9500C">
        <w:rPr>
          <w:rFonts w:ascii="Times New Roman" w:eastAsia="Times New Roman" w:hAnsi="Times New Roman" w:cs="Times New Roman"/>
          <w:color w:val="1D1D1D"/>
          <w:w w:val="105"/>
          <w:sz w:val="24"/>
          <w:szCs w:val="24"/>
        </w:rPr>
        <w:t>t</w:t>
      </w:r>
      <w:r w:rsidRPr="00E9500C">
        <w:rPr>
          <w:rFonts w:ascii="Times New Roman" w:eastAsia="Times New Roman" w:hAnsi="Times New Roman" w:cs="Times New Roman"/>
          <w:color w:val="323232"/>
          <w:w w:val="103"/>
          <w:sz w:val="24"/>
          <w:szCs w:val="24"/>
        </w:rPr>
        <w:t>e</w:t>
      </w:r>
      <w:r w:rsidRPr="00E9500C">
        <w:rPr>
          <w:rFonts w:ascii="Times New Roman" w:eastAsia="Times New Roman" w:hAnsi="Times New Roman" w:cs="Times New Roman"/>
          <w:color w:val="1D1D1D"/>
          <w:w w:val="112"/>
          <w:sz w:val="24"/>
          <w:szCs w:val="24"/>
        </w:rPr>
        <w:t>r</w:t>
      </w:r>
      <w:r w:rsidRPr="00E9500C">
        <w:rPr>
          <w:rFonts w:ascii="Times New Roman" w:eastAsia="Times New Roman" w:hAnsi="Times New Roman" w:cs="Times New Roman"/>
          <w:color w:val="323232"/>
          <w:w w:val="91"/>
          <w:sz w:val="24"/>
          <w:szCs w:val="24"/>
        </w:rPr>
        <w:t>b</w:t>
      </w:r>
      <w:r w:rsidRPr="00E9500C">
        <w:rPr>
          <w:rFonts w:ascii="Times New Roman" w:eastAsia="Times New Roman" w:hAnsi="Times New Roman" w:cs="Times New Roman"/>
          <w:color w:val="323232"/>
          <w:w w:val="108"/>
          <w:sz w:val="24"/>
          <w:szCs w:val="24"/>
        </w:rPr>
        <w:t>uk</w:t>
      </w:r>
      <w:r w:rsidRPr="00E9500C">
        <w:rPr>
          <w:rFonts w:ascii="Times New Roman" w:eastAsia="Times New Roman" w:hAnsi="Times New Roman" w:cs="Times New Roman"/>
          <w:color w:val="454545"/>
          <w:w w:val="120"/>
          <w:sz w:val="24"/>
          <w:szCs w:val="24"/>
        </w:rPr>
        <w:t>t</w:t>
      </w:r>
      <w:r w:rsidRPr="00E9500C">
        <w:rPr>
          <w:rFonts w:ascii="Times New Roman" w:eastAsia="Times New Roman" w:hAnsi="Times New Roman" w:cs="Times New Roman"/>
          <w:color w:val="454545"/>
          <w:w w:val="75"/>
          <w:sz w:val="24"/>
          <w:szCs w:val="24"/>
        </w:rPr>
        <w:t>i</w:t>
      </w:r>
      <w:r w:rsidRPr="00E9500C">
        <w:rPr>
          <w:rFonts w:ascii="Times New Roman" w:eastAsia="Times New Roman" w:hAnsi="Times New Roman" w:cs="Times New Roman"/>
          <w:color w:val="454545"/>
          <w:spacing w:val="19"/>
          <w:sz w:val="24"/>
          <w:szCs w:val="24"/>
        </w:rPr>
        <w:t xml:space="preserve"> </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ta</w:t>
      </w:r>
      <w:r w:rsidRPr="00E9500C">
        <w:rPr>
          <w:rFonts w:ascii="Times New Roman" w:eastAsia="Times New Roman" w:hAnsi="Times New Roman" w:cs="Times New Roman"/>
          <w:color w:val="1D1D1D"/>
          <w:sz w:val="24"/>
          <w:szCs w:val="24"/>
        </w:rPr>
        <w:t>u</w:t>
      </w:r>
      <w:r w:rsidRPr="00E9500C">
        <w:rPr>
          <w:rFonts w:ascii="Times New Roman" w:eastAsia="Times New Roman" w:hAnsi="Times New Roman" w:cs="Times New Roman"/>
          <w:color w:val="1D1D1D"/>
          <w:spacing w:val="9"/>
          <w:sz w:val="24"/>
          <w:szCs w:val="24"/>
        </w:rPr>
        <w:t xml:space="preserve"> </w:t>
      </w:r>
      <w:r w:rsidRPr="00E9500C">
        <w:rPr>
          <w:rFonts w:ascii="Times New Roman" w:eastAsia="Times New Roman" w:hAnsi="Times New Roman" w:cs="Times New Roman"/>
          <w:color w:val="323232"/>
          <w:sz w:val="24"/>
          <w:szCs w:val="24"/>
        </w:rPr>
        <w:t>d</w:t>
      </w:r>
      <w:r w:rsidRPr="00E9500C">
        <w:rPr>
          <w:rFonts w:ascii="Times New Roman" w:eastAsia="Times New Roman" w:hAnsi="Times New Roman" w:cs="Times New Roman"/>
          <w:color w:val="454545"/>
          <w:sz w:val="24"/>
          <w:szCs w:val="24"/>
        </w:rPr>
        <w:t>apa</w:t>
      </w:r>
      <w:r w:rsidRPr="00E9500C">
        <w:rPr>
          <w:rFonts w:ascii="Times New Roman" w:eastAsia="Times New Roman" w:hAnsi="Times New Roman" w:cs="Times New Roman"/>
          <w:color w:val="323232"/>
          <w:sz w:val="24"/>
          <w:szCs w:val="24"/>
        </w:rPr>
        <w:t>t</w:t>
      </w:r>
      <w:r w:rsidRPr="00E9500C">
        <w:rPr>
          <w:rFonts w:ascii="Times New Roman" w:eastAsia="Times New Roman" w:hAnsi="Times New Roman" w:cs="Times New Roman"/>
          <w:color w:val="323232"/>
          <w:spacing w:val="28"/>
          <w:sz w:val="24"/>
          <w:szCs w:val="24"/>
        </w:rPr>
        <w:t xml:space="preserve"> </w:t>
      </w:r>
      <w:r w:rsidRPr="00E9500C">
        <w:rPr>
          <w:rFonts w:ascii="Times New Roman" w:eastAsia="Times New Roman" w:hAnsi="Times New Roman" w:cs="Times New Roman"/>
          <w:color w:val="323232"/>
          <w:sz w:val="24"/>
          <w:szCs w:val="24"/>
        </w:rPr>
        <w:t>di</w:t>
      </w:r>
      <w:r w:rsidRPr="00E9500C">
        <w:rPr>
          <w:rFonts w:ascii="Times New Roman" w:eastAsia="Times New Roman" w:hAnsi="Times New Roman" w:cs="Times New Roman"/>
          <w:color w:val="1D1D1D"/>
          <w:sz w:val="24"/>
          <w:szCs w:val="24"/>
        </w:rPr>
        <w:t>b</w:t>
      </w:r>
      <w:r w:rsidRPr="00E9500C">
        <w:rPr>
          <w:rFonts w:ascii="Times New Roman" w:eastAsia="Times New Roman" w:hAnsi="Times New Roman" w:cs="Times New Roman"/>
          <w:color w:val="323232"/>
          <w:sz w:val="24"/>
          <w:szCs w:val="24"/>
        </w:rPr>
        <w:t>uk</w:t>
      </w:r>
      <w:r w:rsidRPr="00E9500C">
        <w:rPr>
          <w:rFonts w:ascii="Times New Roman" w:eastAsia="Times New Roman" w:hAnsi="Times New Roman" w:cs="Times New Roman"/>
          <w:color w:val="454545"/>
          <w:sz w:val="24"/>
          <w:szCs w:val="24"/>
        </w:rPr>
        <w:t>tika</w:t>
      </w:r>
      <w:r w:rsidRPr="00E9500C">
        <w:rPr>
          <w:rFonts w:ascii="Times New Roman" w:eastAsia="Times New Roman" w:hAnsi="Times New Roman" w:cs="Times New Roman"/>
          <w:color w:val="323232"/>
          <w:sz w:val="24"/>
          <w:szCs w:val="24"/>
        </w:rPr>
        <w:t>n</w:t>
      </w:r>
      <w:r w:rsidRPr="00E9500C">
        <w:rPr>
          <w:rFonts w:ascii="Times New Roman" w:eastAsia="Times New Roman" w:hAnsi="Times New Roman" w:cs="Times New Roman"/>
          <w:color w:val="323232"/>
          <w:spacing w:val="40"/>
          <w:sz w:val="24"/>
          <w:szCs w:val="24"/>
        </w:rPr>
        <w:t xml:space="preserve"> </w:t>
      </w:r>
      <w:r w:rsidRPr="00E9500C">
        <w:rPr>
          <w:rFonts w:ascii="Times New Roman" w:eastAsia="Times New Roman" w:hAnsi="Times New Roman" w:cs="Times New Roman"/>
          <w:color w:val="1D1D1D"/>
          <w:sz w:val="24"/>
          <w:szCs w:val="24"/>
        </w:rPr>
        <w:t>b</w:t>
      </w:r>
      <w:r w:rsidRPr="00E9500C">
        <w:rPr>
          <w:rFonts w:ascii="Times New Roman" w:eastAsia="Times New Roman" w:hAnsi="Times New Roman" w:cs="Times New Roman"/>
          <w:color w:val="323232"/>
          <w:sz w:val="24"/>
          <w:szCs w:val="24"/>
        </w:rPr>
        <w:t>ah</w:t>
      </w:r>
      <w:r w:rsidRPr="00E9500C">
        <w:rPr>
          <w:rFonts w:ascii="Times New Roman" w:eastAsia="Times New Roman" w:hAnsi="Times New Roman" w:cs="Times New Roman"/>
          <w:color w:val="454545"/>
          <w:sz w:val="24"/>
          <w:szCs w:val="24"/>
        </w:rPr>
        <w:t>wa</w:t>
      </w:r>
      <w:r w:rsidRPr="00E9500C">
        <w:rPr>
          <w:rFonts w:ascii="Times New Roman" w:eastAsia="Times New Roman" w:hAnsi="Times New Roman" w:cs="Times New Roman"/>
          <w:color w:val="454545"/>
          <w:spacing w:val="32"/>
          <w:sz w:val="24"/>
          <w:szCs w:val="24"/>
        </w:rPr>
        <w:t xml:space="preserve"> </w:t>
      </w:r>
      <w:r w:rsidRPr="00E9500C">
        <w:rPr>
          <w:rFonts w:ascii="Times New Roman" w:eastAsia="Times New Roman" w:hAnsi="Times New Roman" w:cs="Times New Roman"/>
          <w:color w:val="323232"/>
          <w:sz w:val="24"/>
          <w:szCs w:val="24"/>
        </w:rPr>
        <w:t>tulisa</w:t>
      </w:r>
      <w:r w:rsidRPr="00E9500C">
        <w:rPr>
          <w:rFonts w:ascii="Times New Roman" w:eastAsia="Times New Roman" w:hAnsi="Times New Roman" w:cs="Times New Roman"/>
          <w:color w:val="1D1D1D"/>
          <w:sz w:val="24"/>
          <w:szCs w:val="24"/>
        </w:rPr>
        <w:t>n</w:t>
      </w:r>
      <w:r w:rsidRPr="00E9500C">
        <w:rPr>
          <w:rFonts w:ascii="Times New Roman" w:eastAsia="Times New Roman" w:hAnsi="Times New Roman" w:cs="Times New Roman"/>
          <w:color w:val="1D1D1D"/>
          <w:spacing w:val="38"/>
          <w:sz w:val="24"/>
          <w:szCs w:val="24"/>
        </w:rPr>
        <w:t xml:space="preserve"> </w:t>
      </w:r>
      <w:r w:rsidRPr="00E9500C">
        <w:rPr>
          <w:rFonts w:ascii="Times New Roman" w:eastAsia="Times New Roman" w:hAnsi="Times New Roman" w:cs="Times New Roman"/>
          <w:color w:val="454545"/>
          <w:w w:val="85"/>
          <w:sz w:val="24"/>
          <w:szCs w:val="24"/>
        </w:rPr>
        <w:t>s</w:t>
      </w:r>
      <w:r w:rsidRPr="00E9500C">
        <w:rPr>
          <w:rFonts w:ascii="Times New Roman" w:eastAsia="Times New Roman" w:hAnsi="Times New Roman" w:cs="Times New Roman"/>
          <w:color w:val="323232"/>
          <w:w w:val="110"/>
          <w:sz w:val="24"/>
          <w:szCs w:val="24"/>
        </w:rPr>
        <w:t>kr</w:t>
      </w:r>
      <w:r w:rsidRPr="00E9500C">
        <w:rPr>
          <w:rFonts w:ascii="Times New Roman" w:eastAsia="Times New Roman" w:hAnsi="Times New Roman" w:cs="Times New Roman"/>
          <w:color w:val="323232"/>
          <w:w w:val="75"/>
          <w:sz w:val="24"/>
          <w:szCs w:val="24"/>
        </w:rPr>
        <w:t>i</w:t>
      </w:r>
      <w:r w:rsidRPr="00E9500C">
        <w:rPr>
          <w:rFonts w:ascii="Times New Roman" w:eastAsia="Times New Roman" w:hAnsi="Times New Roman" w:cs="Times New Roman"/>
          <w:color w:val="323232"/>
          <w:w w:val="116"/>
          <w:sz w:val="24"/>
          <w:szCs w:val="24"/>
        </w:rPr>
        <w:t>p</w:t>
      </w:r>
      <w:r w:rsidRPr="00E9500C">
        <w:rPr>
          <w:rFonts w:ascii="Times New Roman" w:eastAsia="Times New Roman" w:hAnsi="Times New Roman" w:cs="Times New Roman"/>
          <w:color w:val="454545"/>
          <w:w w:val="107"/>
          <w:sz w:val="24"/>
          <w:szCs w:val="24"/>
        </w:rPr>
        <w:t>s</w:t>
      </w:r>
      <w:r w:rsidRPr="00E9500C">
        <w:rPr>
          <w:rFonts w:ascii="Times New Roman" w:eastAsia="Times New Roman" w:hAnsi="Times New Roman" w:cs="Times New Roman"/>
          <w:color w:val="1D1D1D"/>
          <w:w w:val="90"/>
          <w:sz w:val="24"/>
          <w:szCs w:val="24"/>
        </w:rPr>
        <w:t>i</w:t>
      </w:r>
      <w:r w:rsidRPr="00E9500C">
        <w:rPr>
          <w:rFonts w:ascii="Times New Roman" w:eastAsia="Times New Roman" w:hAnsi="Times New Roman" w:cs="Times New Roman"/>
          <w:color w:val="1D1D1D"/>
          <w:spacing w:val="19"/>
          <w:sz w:val="24"/>
          <w:szCs w:val="24"/>
        </w:rPr>
        <w:t xml:space="preserve"> </w:t>
      </w:r>
      <w:r w:rsidRPr="00E9500C">
        <w:rPr>
          <w:rFonts w:ascii="Times New Roman" w:eastAsia="Times New Roman" w:hAnsi="Times New Roman" w:cs="Times New Roman"/>
          <w:color w:val="323232"/>
          <w:w w:val="105"/>
          <w:sz w:val="24"/>
          <w:szCs w:val="24"/>
        </w:rPr>
        <w:t>i</w:t>
      </w:r>
      <w:r w:rsidRPr="00E9500C">
        <w:rPr>
          <w:rFonts w:ascii="Times New Roman" w:eastAsia="Times New Roman" w:hAnsi="Times New Roman" w:cs="Times New Roman"/>
          <w:color w:val="323232"/>
          <w:w w:val="108"/>
          <w:sz w:val="24"/>
          <w:szCs w:val="24"/>
        </w:rPr>
        <w:t>n</w:t>
      </w:r>
      <w:r w:rsidRPr="00E9500C">
        <w:rPr>
          <w:rFonts w:ascii="Times New Roman" w:eastAsia="Times New Roman" w:hAnsi="Times New Roman" w:cs="Times New Roman"/>
          <w:color w:val="1D1D1D"/>
          <w:w w:val="90"/>
          <w:sz w:val="24"/>
          <w:szCs w:val="24"/>
        </w:rPr>
        <w:t xml:space="preserve">i </w:t>
      </w:r>
      <w:r w:rsidRPr="00E9500C">
        <w:rPr>
          <w:rFonts w:ascii="Times New Roman" w:eastAsia="Times New Roman" w:hAnsi="Times New Roman" w:cs="Times New Roman"/>
          <w:color w:val="323232"/>
          <w:sz w:val="24"/>
          <w:szCs w:val="24"/>
        </w:rPr>
        <w:t>m</w:t>
      </w:r>
      <w:r w:rsidRPr="00E9500C">
        <w:rPr>
          <w:rFonts w:ascii="Times New Roman" w:eastAsia="Times New Roman" w:hAnsi="Times New Roman" w:cs="Times New Roman"/>
          <w:color w:val="454545"/>
          <w:sz w:val="24"/>
          <w:szCs w:val="24"/>
        </w:rPr>
        <w:t>e</w:t>
      </w:r>
      <w:r w:rsidRPr="00E9500C">
        <w:rPr>
          <w:rFonts w:ascii="Times New Roman" w:eastAsia="Times New Roman" w:hAnsi="Times New Roman" w:cs="Times New Roman"/>
          <w:color w:val="323232"/>
          <w:sz w:val="24"/>
          <w:szCs w:val="24"/>
        </w:rPr>
        <w:t>r</w:t>
      </w:r>
      <w:r w:rsidRPr="00E9500C">
        <w:rPr>
          <w:rFonts w:ascii="Times New Roman" w:eastAsia="Times New Roman" w:hAnsi="Times New Roman" w:cs="Times New Roman"/>
          <w:color w:val="1D1D1D"/>
          <w:sz w:val="24"/>
          <w:szCs w:val="24"/>
        </w:rPr>
        <w:t>upak</w:t>
      </w:r>
      <w:r w:rsidRPr="00E9500C">
        <w:rPr>
          <w:rFonts w:ascii="Times New Roman" w:eastAsia="Times New Roman" w:hAnsi="Times New Roman" w:cs="Times New Roman"/>
          <w:color w:val="323232"/>
          <w:sz w:val="24"/>
          <w:szCs w:val="24"/>
        </w:rPr>
        <w:t>a</w:t>
      </w:r>
      <w:r w:rsidRPr="00E9500C">
        <w:rPr>
          <w:rFonts w:ascii="Times New Roman" w:eastAsia="Times New Roman" w:hAnsi="Times New Roman" w:cs="Times New Roman"/>
          <w:color w:val="1D1D1D"/>
          <w:sz w:val="24"/>
          <w:szCs w:val="24"/>
        </w:rPr>
        <w:t>n</w:t>
      </w:r>
      <w:r w:rsidRPr="00E9500C">
        <w:rPr>
          <w:rFonts w:ascii="Times New Roman" w:eastAsia="Times New Roman" w:hAnsi="Times New Roman" w:cs="Times New Roman"/>
          <w:color w:val="1D1D1D"/>
          <w:spacing w:val="41"/>
          <w:sz w:val="24"/>
          <w:szCs w:val="24"/>
        </w:rPr>
        <w:t xml:space="preserve"> </w:t>
      </w:r>
      <w:r w:rsidRPr="00E9500C">
        <w:rPr>
          <w:rFonts w:ascii="Times New Roman" w:eastAsia="Times New Roman" w:hAnsi="Times New Roman" w:cs="Times New Roman"/>
          <w:color w:val="323232"/>
          <w:sz w:val="24"/>
          <w:szCs w:val="24"/>
        </w:rPr>
        <w:t>has</w:t>
      </w:r>
      <w:r w:rsidRPr="00E9500C">
        <w:rPr>
          <w:rFonts w:ascii="Times New Roman" w:eastAsia="Times New Roman" w:hAnsi="Times New Roman" w:cs="Times New Roman"/>
          <w:color w:val="1D1D1D"/>
          <w:sz w:val="24"/>
          <w:szCs w:val="24"/>
        </w:rPr>
        <w:t>il</w:t>
      </w:r>
      <w:r w:rsidRPr="00E9500C">
        <w:rPr>
          <w:rFonts w:ascii="Times New Roman" w:eastAsia="Times New Roman" w:hAnsi="Times New Roman" w:cs="Times New Roman"/>
          <w:color w:val="1D1D1D"/>
          <w:spacing w:val="6"/>
          <w:sz w:val="24"/>
          <w:szCs w:val="24"/>
        </w:rPr>
        <w:t xml:space="preserve"> </w:t>
      </w:r>
      <w:r w:rsidRPr="00E9500C">
        <w:rPr>
          <w:rFonts w:ascii="Times New Roman" w:eastAsia="Times New Roman" w:hAnsi="Times New Roman" w:cs="Times New Roman"/>
          <w:color w:val="1D1D1D"/>
          <w:sz w:val="24"/>
          <w:szCs w:val="24"/>
        </w:rPr>
        <w:t>jipl</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k</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1D1D1D"/>
          <w:sz w:val="24"/>
          <w:szCs w:val="24"/>
        </w:rPr>
        <w:t>n</w:t>
      </w:r>
      <w:r w:rsidRPr="00E9500C">
        <w:rPr>
          <w:rFonts w:ascii="Times New Roman" w:eastAsia="Times New Roman" w:hAnsi="Times New Roman" w:cs="Times New Roman"/>
          <w:color w:val="1D1D1D"/>
          <w:spacing w:val="55"/>
          <w:sz w:val="24"/>
          <w:szCs w:val="24"/>
        </w:rPr>
        <w:t xml:space="preserve"> </w:t>
      </w:r>
      <w:r w:rsidRPr="00E9500C">
        <w:rPr>
          <w:rFonts w:ascii="Times New Roman" w:eastAsia="Times New Roman" w:hAnsi="Times New Roman" w:cs="Times New Roman"/>
          <w:color w:val="1D1D1D"/>
          <w:w w:val="91"/>
          <w:sz w:val="24"/>
          <w:szCs w:val="24"/>
        </w:rPr>
        <w:t>b</w:t>
      </w:r>
      <w:r w:rsidRPr="00E9500C">
        <w:rPr>
          <w:rFonts w:ascii="Times New Roman" w:eastAsia="Times New Roman" w:hAnsi="Times New Roman" w:cs="Times New Roman"/>
          <w:color w:val="1D1D1D"/>
          <w:w w:val="122"/>
          <w:sz w:val="24"/>
          <w:szCs w:val="24"/>
        </w:rPr>
        <w:t>a</w:t>
      </w:r>
      <w:r w:rsidRPr="00E9500C">
        <w:rPr>
          <w:rFonts w:ascii="Times New Roman" w:eastAsia="Times New Roman" w:hAnsi="Times New Roman" w:cs="Times New Roman"/>
          <w:color w:val="1D1D1D"/>
          <w:w w:val="75"/>
          <w:sz w:val="24"/>
          <w:szCs w:val="24"/>
        </w:rPr>
        <w:t>i</w:t>
      </w:r>
      <w:r w:rsidRPr="00E9500C">
        <w:rPr>
          <w:rFonts w:ascii="Times New Roman" w:eastAsia="Times New Roman" w:hAnsi="Times New Roman" w:cs="Times New Roman"/>
          <w:color w:val="323232"/>
          <w:w w:val="116"/>
          <w:sz w:val="24"/>
          <w:szCs w:val="24"/>
        </w:rPr>
        <w:t>k</w:t>
      </w:r>
      <w:r w:rsidRPr="00E9500C">
        <w:rPr>
          <w:rFonts w:ascii="Times New Roman" w:eastAsia="Times New Roman" w:hAnsi="Times New Roman" w:cs="Times New Roman"/>
          <w:color w:val="323232"/>
          <w:sz w:val="24"/>
          <w:szCs w:val="24"/>
        </w:rPr>
        <w:t xml:space="preserve"> </w:t>
      </w:r>
      <w:r w:rsidRPr="00E9500C">
        <w:rPr>
          <w:rFonts w:ascii="Times New Roman" w:eastAsia="Times New Roman" w:hAnsi="Times New Roman" w:cs="Times New Roman"/>
          <w:color w:val="1D1D1D"/>
          <w:w w:val="75"/>
          <w:sz w:val="24"/>
          <w:szCs w:val="24"/>
        </w:rPr>
        <w:t>i</w:t>
      </w:r>
      <w:r w:rsidRPr="00E9500C">
        <w:rPr>
          <w:rFonts w:ascii="Times New Roman" w:eastAsia="Times New Roman" w:hAnsi="Times New Roman" w:cs="Times New Roman"/>
          <w:color w:val="323232"/>
          <w:w w:val="107"/>
          <w:sz w:val="24"/>
          <w:szCs w:val="24"/>
        </w:rPr>
        <w:t>tu</w:t>
      </w:r>
      <w:r w:rsidRPr="00E9500C">
        <w:rPr>
          <w:rFonts w:ascii="Times New Roman" w:eastAsia="Times New Roman" w:hAnsi="Times New Roman" w:cs="Times New Roman"/>
          <w:color w:val="323232"/>
          <w:spacing w:val="19"/>
          <w:sz w:val="24"/>
          <w:szCs w:val="24"/>
        </w:rPr>
        <w:t xml:space="preserve"> </w:t>
      </w:r>
      <w:r w:rsidRPr="00E9500C">
        <w:rPr>
          <w:rFonts w:ascii="Times New Roman" w:eastAsia="Times New Roman" w:hAnsi="Times New Roman" w:cs="Times New Roman"/>
          <w:color w:val="323232"/>
          <w:w w:val="91"/>
          <w:sz w:val="24"/>
          <w:szCs w:val="24"/>
        </w:rPr>
        <w:t>b</w:t>
      </w:r>
      <w:r w:rsidRPr="00E9500C">
        <w:rPr>
          <w:rFonts w:ascii="Times New Roman" w:eastAsia="Times New Roman" w:hAnsi="Times New Roman" w:cs="Times New Roman"/>
          <w:color w:val="323232"/>
          <w:w w:val="113"/>
          <w:sz w:val="24"/>
          <w:szCs w:val="24"/>
        </w:rPr>
        <w:t>e</w:t>
      </w:r>
      <w:r w:rsidRPr="00E9500C">
        <w:rPr>
          <w:rFonts w:ascii="Times New Roman" w:eastAsia="Times New Roman" w:hAnsi="Times New Roman" w:cs="Times New Roman"/>
          <w:color w:val="1D1D1D"/>
          <w:w w:val="112"/>
          <w:sz w:val="24"/>
          <w:szCs w:val="24"/>
        </w:rPr>
        <w:t>r</w:t>
      </w:r>
      <w:r w:rsidRPr="00E9500C">
        <w:rPr>
          <w:rFonts w:ascii="Times New Roman" w:eastAsia="Times New Roman" w:hAnsi="Times New Roman" w:cs="Times New Roman"/>
          <w:color w:val="1D1D1D"/>
          <w:w w:val="96"/>
          <w:sz w:val="24"/>
          <w:szCs w:val="24"/>
        </w:rPr>
        <w:t>s</w:t>
      </w:r>
      <w:r w:rsidRPr="00E9500C">
        <w:rPr>
          <w:rFonts w:ascii="Times New Roman" w:eastAsia="Times New Roman" w:hAnsi="Times New Roman" w:cs="Times New Roman"/>
          <w:color w:val="1D1D1D"/>
          <w:w w:val="90"/>
          <w:sz w:val="24"/>
          <w:szCs w:val="24"/>
        </w:rPr>
        <w:t>i</w:t>
      </w:r>
      <w:r w:rsidRPr="00E9500C">
        <w:rPr>
          <w:rFonts w:ascii="Times New Roman" w:eastAsia="Times New Roman" w:hAnsi="Times New Roman" w:cs="Times New Roman"/>
          <w:color w:val="323232"/>
          <w:w w:val="150"/>
          <w:sz w:val="24"/>
          <w:szCs w:val="24"/>
        </w:rPr>
        <w:t>f</w:t>
      </w:r>
      <w:r w:rsidRPr="00E9500C">
        <w:rPr>
          <w:rFonts w:ascii="Times New Roman" w:eastAsia="Times New Roman" w:hAnsi="Times New Roman" w:cs="Times New Roman"/>
          <w:color w:val="323232"/>
          <w:w w:val="84"/>
          <w:sz w:val="24"/>
          <w:szCs w:val="24"/>
        </w:rPr>
        <w:t>a</w:t>
      </w:r>
      <w:r w:rsidRPr="00E9500C">
        <w:rPr>
          <w:rFonts w:ascii="Times New Roman" w:eastAsia="Times New Roman" w:hAnsi="Times New Roman" w:cs="Times New Roman"/>
          <w:color w:val="323232"/>
          <w:w w:val="105"/>
          <w:sz w:val="24"/>
          <w:szCs w:val="24"/>
        </w:rPr>
        <w:t>t</w:t>
      </w:r>
      <w:r w:rsidRPr="00E9500C">
        <w:rPr>
          <w:rFonts w:ascii="Times New Roman" w:eastAsia="Times New Roman" w:hAnsi="Times New Roman" w:cs="Times New Roman"/>
          <w:color w:val="323232"/>
          <w:sz w:val="24"/>
          <w:szCs w:val="24"/>
        </w:rPr>
        <w:t xml:space="preserve"> p</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1D1D1D"/>
          <w:sz w:val="24"/>
          <w:szCs w:val="24"/>
        </w:rPr>
        <w:t>r</w:t>
      </w:r>
      <w:r w:rsidRPr="00E9500C">
        <w:rPr>
          <w:rFonts w:ascii="Times New Roman" w:eastAsia="Times New Roman" w:hAnsi="Times New Roman" w:cs="Times New Roman"/>
          <w:color w:val="323232"/>
          <w:sz w:val="24"/>
          <w:szCs w:val="24"/>
        </w:rPr>
        <w:t>si</w:t>
      </w:r>
      <w:r w:rsidRPr="00E9500C">
        <w:rPr>
          <w:rFonts w:ascii="Times New Roman" w:eastAsia="Times New Roman" w:hAnsi="Times New Roman" w:cs="Times New Roman"/>
          <w:color w:val="1D1D1D"/>
          <w:sz w:val="24"/>
          <w:szCs w:val="24"/>
        </w:rPr>
        <w:t>al</w:t>
      </w:r>
      <w:r w:rsidRPr="00E9500C">
        <w:rPr>
          <w:rFonts w:ascii="Times New Roman" w:eastAsia="Times New Roman" w:hAnsi="Times New Roman" w:cs="Times New Roman"/>
          <w:color w:val="1D1D1D"/>
          <w:spacing w:val="29"/>
          <w:sz w:val="24"/>
          <w:szCs w:val="24"/>
        </w:rPr>
        <w:t xml:space="preserve"> </w:t>
      </w:r>
      <w:r w:rsidRPr="00E9500C">
        <w:rPr>
          <w:rFonts w:ascii="Times New Roman" w:eastAsia="Times New Roman" w:hAnsi="Times New Roman" w:cs="Times New Roman"/>
          <w:color w:val="1D1D1D"/>
          <w:sz w:val="24"/>
          <w:szCs w:val="24"/>
        </w:rPr>
        <w:t>m</w:t>
      </w:r>
      <w:r w:rsidRPr="00E9500C">
        <w:rPr>
          <w:rFonts w:ascii="Times New Roman" w:eastAsia="Times New Roman" w:hAnsi="Times New Roman" w:cs="Times New Roman"/>
          <w:color w:val="323232"/>
          <w:sz w:val="24"/>
          <w:szCs w:val="24"/>
        </w:rPr>
        <w:t>aup</w:t>
      </w:r>
      <w:r w:rsidRPr="00E9500C">
        <w:rPr>
          <w:rFonts w:ascii="Times New Roman" w:eastAsia="Times New Roman" w:hAnsi="Times New Roman" w:cs="Times New Roman"/>
          <w:color w:val="1D1D1D"/>
          <w:sz w:val="24"/>
          <w:szCs w:val="24"/>
        </w:rPr>
        <w:t>un</w:t>
      </w:r>
      <w:r w:rsidRPr="00E9500C">
        <w:rPr>
          <w:rFonts w:ascii="Times New Roman" w:eastAsia="Times New Roman" w:hAnsi="Times New Roman" w:cs="Times New Roman"/>
          <w:color w:val="1D1D1D"/>
          <w:spacing w:val="34"/>
          <w:sz w:val="24"/>
          <w:szCs w:val="24"/>
        </w:rPr>
        <w:t xml:space="preserve"> </w:t>
      </w:r>
      <w:r w:rsidRPr="00E9500C">
        <w:rPr>
          <w:rFonts w:ascii="Times New Roman" w:eastAsia="Times New Roman" w:hAnsi="Times New Roman" w:cs="Times New Roman"/>
          <w:color w:val="1D1D1D"/>
          <w:w w:val="107"/>
          <w:sz w:val="24"/>
          <w:szCs w:val="24"/>
        </w:rPr>
        <w:t>m</w:t>
      </w:r>
      <w:r w:rsidRPr="00E9500C">
        <w:rPr>
          <w:rFonts w:ascii="Times New Roman" w:eastAsia="Times New Roman" w:hAnsi="Times New Roman" w:cs="Times New Roman"/>
          <w:color w:val="323232"/>
          <w:w w:val="94"/>
          <w:sz w:val="24"/>
          <w:szCs w:val="24"/>
        </w:rPr>
        <w:t>e</w:t>
      </w:r>
      <w:r w:rsidRPr="00E9500C">
        <w:rPr>
          <w:rFonts w:ascii="Times New Roman" w:eastAsia="Times New Roman" w:hAnsi="Times New Roman" w:cs="Times New Roman"/>
          <w:color w:val="323232"/>
          <w:w w:val="108"/>
          <w:sz w:val="24"/>
          <w:szCs w:val="24"/>
        </w:rPr>
        <w:t>ny</w:t>
      </w:r>
      <w:r w:rsidRPr="00E9500C">
        <w:rPr>
          <w:rFonts w:ascii="Times New Roman" w:eastAsia="Times New Roman" w:hAnsi="Times New Roman" w:cs="Times New Roman"/>
          <w:color w:val="323232"/>
          <w:w w:val="94"/>
          <w:sz w:val="24"/>
          <w:szCs w:val="24"/>
        </w:rPr>
        <w:t>e</w:t>
      </w:r>
      <w:r w:rsidRPr="00E9500C">
        <w:rPr>
          <w:rFonts w:ascii="Times New Roman" w:eastAsia="Times New Roman" w:hAnsi="Times New Roman" w:cs="Times New Roman"/>
          <w:color w:val="323232"/>
          <w:w w:val="90"/>
          <w:sz w:val="24"/>
          <w:szCs w:val="24"/>
        </w:rPr>
        <w:t>l</w:t>
      </w:r>
      <w:r w:rsidRPr="00E9500C">
        <w:rPr>
          <w:rFonts w:ascii="Times New Roman" w:eastAsia="Times New Roman" w:hAnsi="Times New Roman" w:cs="Times New Roman"/>
          <w:color w:val="1D1D1D"/>
          <w:w w:val="116"/>
          <w:sz w:val="24"/>
          <w:szCs w:val="24"/>
        </w:rPr>
        <w:t>u</w:t>
      </w:r>
      <w:r w:rsidRPr="00E9500C">
        <w:rPr>
          <w:rFonts w:ascii="Times New Roman" w:eastAsia="Times New Roman" w:hAnsi="Times New Roman" w:cs="Times New Roman"/>
          <w:color w:val="1D1D1D"/>
          <w:w w:val="105"/>
          <w:sz w:val="24"/>
          <w:szCs w:val="24"/>
        </w:rPr>
        <w:t>ru</w:t>
      </w:r>
      <w:r w:rsidRPr="00E9500C">
        <w:rPr>
          <w:rFonts w:ascii="Times New Roman" w:eastAsia="Times New Roman" w:hAnsi="Times New Roman" w:cs="Times New Roman"/>
          <w:color w:val="1D1D1D"/>
          <w:w w:val="108"/>
          <w:sz w:val="24"/>
          <w:szCs w:val="24"/>
        </w:rPr>
        <w:t>h</w:t>
      </w:r>
      <w:r w:rsidRPr="00E9500C">
        <w:rPr>
          <w:rFonts w:ascii="Times New Roman" w:eastAsia="Times New Roman" w:hAnsi="Times New Roman" w:cs="Times New Roman"/>
          <w:color w:val="454545"/>
          <w:w w:val="83"/>
          <w:sz w:val="24"/>
          <w:szCs w:val="24"/>
        </w:rPr>
        <w:t>,</w:t>
      </w:r>
      <w:r w:rsidRPr="00E9500C">
        <w:rPr>
          <w:rFonts w:ascii="Times New Roman" w:eastAsia="Times New Roman" w:hAnsi="Times New Roman" w:cs="Times New Roman"/>
          <w:color w:val="454545"/>
          <w:spacing w:val="19"/>
          <w:sz w:val="24"/>
          <w:szCs w:val="24"/>
        </w:rPr>
        <w:t xml:space="preserve"> </w:t>
      </w:r>
      <w:r w:rsidRPr="00E9500C">
        <w:rPr>
          <w:rFonts w:ascii="Times New Roman" w:eastAsia="Times New Roman" w:hAnsi="Times New Roman" w:cs="Times New Roman"/>
          <w:color w:val="323232"/>
          <w:sz w:val="24"/>
          <w:szCs w:val="24"/>
        </w:rPr>
        <w:t>m</w:t>
      </w:r>
      <w:r w:rsidRPr="00E9500C">
        <w:rPr>
          <w:rFonts w:ascii="Times New Roman" w:eastAsia="Times New Roman" w:hAnsi="Times New Roman" w:cs="Times New Roman"/>
          <w:color w:val="454545"/>
          <w:sz w:val="24"/>
          <w:szCs w:val="24"/>
        </w:rPr>
        <w:t>a</w:t>
      </w:r>
      <w:r w:rsidRPr="00E9500C">
        <w:rPr>
          <w:rFonts w:ascii="Times New Roman" w:eastAsia="Times New Roman" w:hAnsi="Times New Roman" w:cs="Times New Roman"/>
          <w:color w:val="323232"/>
          <w:sz w:val="24"/>
          <w:szCs w:val="24"/>
        </w:rPr>
        <w:t>ka</w:t>
      </w:r>
      <w:r w:rsidRPr="00E9500C">
        <w:rPr>
          <w:rFonts w:ascii="Times New Roman" w:eastAsia="Times New Roman" w:hAnsi="Times New Roman" w:cs="Times New Roman"/>
          <w:color w:val="323232"/>
          <w:spacing w:val="29"/>
          <w:sz w:val="24"/>
          <w:szCs w:val="24"/>
        </w:rPr>
        <w:t xml:space="preserve"> </w:t>
      </w:r>
      <w:r w:rsidRPr="00E9500C">
        <w:rPr>
          <w:rFonts w:ascii="Times New Roman" w:eastAsia="Times New Roman" w:hAnsi="Times New Roman" w:cs="Times New Roman"/>
          <w:color w:val="323232"/>
          <w:w w:val="85"/>
          <w:sz w:val="24"/>
          <w:szCs w:val="24"/>
        </w:rPr>
        <w:t>s</w:t>
      </w:r>
      <w:r w:rsidRPr="00E9500C">
        <w:rPr>
          <w:rFonts w:ascii="Times New Roman" w:eastAsia="Times New Roman" w:hAnsi="Times New Roman" w:cs="Times New Roman"/>
          <w:color w:val="1D1D1D"/>
          <w:w w:val="113"/>
          <w:sz w:val="24"/>
          <w:szCs w:val="24"/>
        </w:rPr>
        <w:t>a</w:t>
      </w:r>
      <w:r w:rsidRPr="00E9500C">
        <w:rPr>
          <w:rFonts w:ascii="Times New Roman" w:eastAsia="Times New Roman" w:hAnsi="Times New Roman" w:cs="Times New Roman"/>
          <w:color w:val="323232"/>
          <w:w w:val="108"/>
          <w:sz w:val="24"/>
          <w:szCs w:val="24"/>
        </w:rPr>
        <w:t>y</w:t>
      </w:r>
      <w:r w:rsidRPr="00E9500C">
        <w:rPr>
          <w:rFonts w:ascii="Times New Roman" w:eastAsia="Times New Roman" w:hAnsi="Times New Roman" w:cs="Times New Roman"/>
          <w:color w:val="323232"/>
          <w:w w:val="103"/>
          <w:sz w:val="24"/>
          <w:szCs w:val="24"/>
        </w:rPr>
        <w:t>a</w:t>
      </w:r>
      <w:r w:rsidR="00E9500C">
        <w:rPr>
          <w:rFonts w:ascii="Times New Roman" w:eastAsia="Times New Roman" w:hAnsi="Times New Roman" w:cs="Times New Roman"/>
          <w:sz w:val="24"/>
          <w:szCs w:val="24"/>
        </w:rPr>
        <w:t xml:space="preserve"> </w:t>
      </w:r>
      <w:r w:rsidRPr="00E9500C">
        <w:rPr>
          <w:rFonts w:ascii="Times New Roman" w:eastAsia="Times New Roman" w:hAnsi="Times New Roman" w:cs="Times New Roman"/>
          <w:color w:val="323232"/>
          <w:position w:val="-1"/>
          <w:sz w:val="24"/>
          <w:szCs w:val="24"/>
        </w:rPr>
        <w:t>b</w:t>
      </w:r>
      <w:r w:rsidRPr="00E9500C">
        <w:rPr>
          <w:rFonts w:ascii="Times New Roman" w:eastAsia="Times New Roman" w:hAnsi="Times New Roman" w:cs="Times New Roman"/>
          <w:color w:val="454545"/>
          <w:position w:val="-1"/>
          <w:sz w:val="24"/>
          <w:szCs w:val="24"/>
        </w:rPr>
        <w:t>e</w:t>
      </w:r>
      <w:r w:rsidRPr="00E9500C">
        <w:rPr>
          <w:rFonts w:ascii="Times New Roman" w:eastAsia="Times New Roman" w:hAnsi="Times New Roman" w:cs="Times New Roman"/>
          <w:color w:val="323232"/>
          <w:position w:val="-1"/>
          <w:sz w:val="24"/>
          <w:szCs w:val="24"/>
        </w:rPr>
        <w:t>r</w:t>
      </w:r>
      <w:r w:rsidRPr="00E9500C">
        <w:rPr>
          <w:rFonts w:ascii="Times New Roman" w:eastAsia="Times New Roman" w:hAnsi="Times New Roman" w:cs="Times New Roman"/>
          <w:color w:val="535354"/>
          <w:position w:val="-1"/>
          <w:sz w:val="24"/>
          <w:szCs w:val="24"/>
        </w:rPr>
        <w:t>s</w:t>
      </w:r>
      <w:r w:rsidRPr="00E9500C">
        <w:rPr>
          <w:rFonts w:ascii="Times New Roman" w:eastAsia="Times New Roman" w:hAnsi="Times New Roman" w:cs="Times New Roman"/>
          <w:color w:val="454545"/>
          <w:position w:val="-1"/>
          <w:sz w:val="24"/>
          <w:szCs w:val="24"/>
        </w:rPr>
        <w:t>e</w:t>
      </w:r>
      <w:r w:rsidRPr="00E9500C">
        <w:rPr>
          <w:rFonts w:ascii="Times New Roman" w:eastAsia="Times New Roman" w:hAnsi="Times New Roman" w:cs="Times New Roman"/>
          <w:color w:val="323232"/>
          <w:position w:val="-1"/>
          <w:sz w:val="24"/>
          <w:szCs w:val="24"/>
        </w:rPr>
        <w:t>d</w:t>
      </w:r>
      <w:r w:rsidRPr="00E9500C">
        <w:rPr>
          <w:rFonts w:ascii="Times New Roman" w:eastAsia="Times New Roman" w:hAnsi="Times New Roman" w:cs="Times New Roman"/>
          <w:color w:val="454545"/>
          <w:position w:val="-1"/>
          <w:sz w:val="24"/>
          <w:szCs w:val="24"/>
        </w:rPr>
        <w:t>i</w:t>
      </w:r>
      <w:r w:rsidRPr="00E9500C">
        <w:rPr>
          <w:rFonts w:ascii="Times New Roman" w:eastAsia="Times New Roman" w:hAnsi="Times New Roman" w:cs="Times New Roman"/>
          <w:color w:val="323232"/>
          <w:position w:val="-1"/>
          <w:sz w:val="24"/>
          <w:szCs w:val="24"/>
        </w:rPr>
        <w:t>a</w:t>
      </w:r>
      <w:r w:rsidRPr="00E9500C">
        <w:rPr>
          <w:rFonts w:ascii="Times New Roman" w:eastAsia="Times New Roman" w:hAnsi="Times New Roman" w:cs="Times New Roman"/>
          <w:color w:val="323232"/>
          <w:spacing w:val="27"/>
          <w:position w:val="-1"/>
          <w:sz w:val="24"/>
          <w:szCs w:val="24"/>
        </w:rPr>
        <w:t xml:space="preserve"> </w:t>
      </w:r>
      <w:r w:rsidRPr="00E9500C">
        <w:rPr>
          <w:rFonts w:ascii="Times New Roman" w:eastAsia="Times New Roman" w:hAnsi="Times New Roman" w:cs="Times New Roman"/>
          <w:color w:val="323232"/>
          <w:position w:val="-1"/>
          <w:sz w:val="24"/>
          <w:szCs w:val="24"/>
        </w:rPr>
        <w:t>m</w:t>
      </w:r>
      <w:r w:rsidRPr="00E9500C">
        <w:rPr>
          <w:rFonts w:ascii="Times New Roman" w:eastAsia="Times New Roman" w:hAnsi="Times New Roman" w:cs="Times New Roman"/>
          <w:color w:val="454545"/>
          <w:position w:val="-1"/>
          <w:sz w:val="24"/>
          <w:szCs w:val="24"/>
        </w:rPr>
        <w:t>e</w:t>
      </w:r>
      <w:r w:rsidRPr="00E9500C">
        <w:rPr>
          <w:rFonts w:ascii="Times New Roman" w:eastAsia="Times New Roman" w:hAnsi="Times New Roman" w:cs="Times New Roman"/>
          <w:color w:val="323232"/>
          <w:position w:val="-1"/>
          <w:sz w:val="24"/>
          <w:szCs w:val="24"/>
        </w:rPr>
        <w:t>n</w:t>
      </w:r>
      <w:r w:rsidRPr="00E9500C">
        <w:rPr>
          <w:rFonts w:ascii="Times New Roman" w:eastAsia="Times New Roman" w:hAnsi="Times New Roman" w:cs="Times New Roman"/>
          <w:color w:val="454545"/>
          <w:position w:val="-1"/>
          <w:sz w:val="24"/>
          <w:szCs w:val="24"/>
        </w:rPr>
        <w:t>eri</w:t>
      </w:r>
      <w:r w:rsidRPr="00E9500C">
        <w:rPr>
          <w:rFonts w:ascii="Times New Roman" w:eastAsia="Times New Roman" w:hAnsi="Times New Roman" w:cs="Times New Roman"/>
          <w:color w:val="323232"/>
          <w:position w:val="-1"/>
          <w:sz w:val="24"/>
          <w:szCs w:val="24"/>
        </w:rPr>
        <w:t>m</w:t>
      </w:r>
      <w:r w:rsidRPr="00E9500C">
        <w:rPr>
          <w:rFonts w:ascii="Times New Roman" w:eastAsia="Times New Roman" w:hAnsi="Times New Roman" w:cs="Times New Roman"/>
          <w:color w:val="454545"/>
          <w:position w:val="-1"/>
          <w:sz w:val="24"/>
          <w:szCs w:val="24"/>
        </w:rPr>
        <w:t>a</w:t>
      </w:r>
      <w:r w:rsidRPr="00E9500C">
        <w:rPr>
          <w:rFonts w:ascii="Times New Roman" w:eastAsia="Times New Roman" w:hAnsi="Times New Roman" w:cs="Times New Roman"/>
          <w:color w:val="454545"/>
          <w:spacing w:val="57"/>
          <w:position w:val="-1"/>
          <w:sz w:val="24"/>
          <w:szCs w:val="24"/>
        </w:rPr>
        <w:t xml:space="preserve"> </w:t>
      </w:r>
      <w:r w:rsidRPr="00E9500C">
        <w:rPr>
          <w:rFonts w:ascii="Times New Roman" w:eastAsia="Times New Roman" w:hAnsi="Times New Roman" w:cs="Times New Roman"/>
          <w:color w:val="535354"/>
          <w:position w:val="-1"/>
          <w:sz w:val="24"/>
          <w:szCs w:val="24"/>
        </w:rPr>
        <w:t>sa</w:t>
      </w:r>
      <w:r w:rsidRPr="00E9500C">
        <w:rPr>
          <w:rFonts w:ascii="Times New Roman" w:eastAsia="Times New Roman" w:hAnsi="Times New Roman" w:cs="Times New Roman"/>
          <w:color w:val="323232"/>
          <w:position w:val="-1"/>
          <w:sz w:val="24"/>
          <w:szCs w:val="24"/>
        </w:rPr>
        <w:t>nk</w:t>
      </w:r>
      <w:r w:rsidRPr="00E9500C">
        <w:rPr>
          <w:rFonts w:ascii="Times New Roman" w:eastAsia="Times New Roman" w:hAnsi="Times New Roman" w:cs="Times New Roman"/>
          <w:color w:val="454545"/>
          <w:position w:val="-1"/>
          <w:sz w:val="24"/>
          <w:szCs w:val="24"/>
        </w:rPr>
        <w:t>s</w:t>
      </w:r>
      <w:r w:rsidRPr="00E9500C">
        <w:rPr>
          <w:rFonts w:ascii="Times New Roman" w:eastAsia="Times New Roman" w:hAnsi="Times New Roman" w:cs="Times New Roman"/>
          <w:color w:val="1D1D1D"/>
          <w:position w:val="-1"/>
          <w:sz w:val="24"/>
          <w:szCs w:val="24"/>
        </w:rPr>
        <w:t>i</w:t>
      </w:r>
      <w:r w:rsidRPr="00E9500C">
        <w:rPr>
          <w:rFonts w:ascii="Times New Roman" w:eastAsia="Times New Roman" w:hAnsi="Times New Roman" w:cs="Times New Roman"/>
          <w:color w:val="1D1D1D"/>
          <w:spacing w:val="27"/>
          <w:position w:val="-1"/>
          <w:sz w:val="24"/>
          <w:szCs w:val="24"/>
        </w:rPr>
        <w:t xml:space="preserve"> </w:t>
      </w:r>
      <w:r w:rsidRPr="00E9500C">
        <w:rPr>
          <w:rFonts w:ascii="Times New Roman" w:eastAsia="Times New Roman" w:hAnsi="Times New Roman" w:cs="Times New Roman"/>
          <w:color w:val="323232"/>
          <w:position w:val="-1"/>
          <w:sz w:val="24"/>
          <w:szCs w:val="24"/>
        </w:rPr>
        <w:t>ata</w:t>
      </w:r>
      <w:r w:rsidRPr="00E9500C">
        <w:rPr>
          <w:rFonts w:ascii="Times New Roman" w:eastAsia="Times New Roman" w:hAnsi="Times New Roman" w:cs="Times New Roman"/>
          <w:color w:val="535354"/>
          <w:position w:val="-1"/>
          <w:sz w:val="24"/>
          <w:szCs w:val="24"/>
        </w:rPr>
        <w:t>s</w:t>
      </w:r>
      <w:r w:rsidRPr="00E9500C">
        <w:rPr>
          <w:rFonts w:ascii="Times New Roman" w:eastAsia="Times New Roman" w:hAnsi="Times New Roman" w:cs="Times New Roman"/>
          <w:color w:val="535354"/>
          <w:spacing w:val="-3"/>
          <w:position w:val="-1"/>
          <w:sz w:val="24"/>
          <w:szCs w:val="24"/>
        </w:rPr>
        <w:t xml:space="preserve"> </w:t>
      </w:r>
      <w:r w:rsidRPr="00E9500C">
        <w:rPr>
          <w:rFonts w:ascii="Times New Roman" w:eastAsia="Times New Roman" w:hAnsi="Times New Roman" w:cs="Times New Roman"/>
          <w:color w:val="454545"/>
          <w:position w:val="-1"/>
          <w:sz w:val="24"/>
          <w:szCs w:val="24"/>
        </w:rPr>
        <w:t>p</w:t>
      </w:r>
      <w:r w:rsidRPr="00E9500C">
        <w:rPr>
          <w:rFonts w:ascii="Times New Roman" w:eastAsia="Times New Roman" w:hAnsi="Times New Roman" w:cs="Times New Roman"/>
          <w:color w:val="535354"/>
          <w:position w:val="-1"/>
          <w:sz w:val="24"/>
          <w:szCs w:val="24"/>
        </w:rPr>
        <w:t>e</w:t>
      </w:r>
      <w:r w:rsidRPr="00E9500C">
        <w:rPr>
          <w:rFonts w:ascii="Times New Roman" w:eastAsia="Times New Roman" w:hAnsi="Times New Roman" w:cs="Times New Roman"/>
          <w:color w:val="323232"/>
          <w:position w:val="-1"/>
          <w:sz w:val="24"/>
          <w:szCs w:val="24"/>
        </w:rPr>
        <w:t>rbua</w:t>
      </w:r>
      <w:r w:rsidRPr="00E9500C">
        <w:rPr>
          <w:rFonts w:ascii="Times New Roman" w:eastAsia="Times New Roman" w:hAnsi="Times New Roman" w:cs="Times New Roman"/>
          <w:color w:val="454545"/>
          <w:position w:val="-1"/>
          <w:sz w:val="24"/>
          <w:szCs w:val="24"/>
        </w:rPr>
        <w:t>t</w:t>
      </w:r>
      <w:r w:rsidRPr="00E9500C">
        <w:rPr>
          <w:rFonts w:ascii="Times New Roman" w:eastAsia="Times New Roman" w:hAnsi="Times New Roman" w:cs="Times New Roman"/>
          <w:color w:val="323232"/>
          <w:position w:val="-1"/>
          <w:sz w:val="24"/>
          <w:szCs w:val="24"/>
        </w:rPr>
        <w:t>an</w:t>
      </w:r>
      <w:r w:rsidRPr="00E9500C">
        <w:rPr>
          <w:rFonts w:ascii="Times New Roman" w:eastAsia="Times New Roman" w:hAnsi="Times New Roman" w:cs="Times New Roman"/>
          <w:color w:val="323232"/>
          <w:spacing w:val="50"/>
          <w:position w:val="-1"/>
          <w:sz w:val="24"/>
          <w:szCs w:val="24"/>
        </w:rPr>
        <w:t xml:space="preserve"> </w:t>
      </w:r>
      <w:r w:rsidRPr="00E9500C">
        <w:rPr>
          <w:rFonts w:ascii="Times New Roman" w:eastAsia="Times New Roman" w:hAnsi="Times New Roman" w:cs="Times New Roman"/>
          <w:color w:val="454545"/>
          <w:w w:val="105"/>
          <w:position w:val="-1"/>
          <w:sz w:val="24"/>
          <w:szCs w:val="24"/>
        </w:rPr>
        <w:t>t</w:t>
      </w:r>
      <w:r w:rsidRPr="00E9500C">
        <w:rPr>
          <w:rFonts w:ascii="Times New Roman" w:eastAsia="Times New Roman" w:hAnsi="Times New Roman" w:cs="Times New Roman"/>
          <w:color w:val="535354"/>
          <w:w w:val="103"/>
          <w:position w:val="-1"/>
          <w:sz w:val="24"/>
          <w:szCs w:val="24"/>
        </w:rPr>
        <w:t>e</w:t>
      </w:r>
      <w:r w:rsidRPr="00E9500C">
        <w:rPr>
          <w:rFonts w:ascii="Times New Roman" w:eastAsia="Times New Roman" w:hAnsi="Times New Roman" w:cs="Times New Roman"/>
          <w:color w:val="323232"/>
          <w:w w:val="112"/>
          <w:position w:val="-1"/>
          <w:sz w:val="24"/>
          <w:szCs w:val="24"/>
        </w:rPr>
        <w:t>r</w:t>
      </w:r>
      <w:r w:rsidRPr="00E9500C">
        <w:rPr>
          <w:rFonts w:ascii="Times New Roman" w:eastAsia="Times New Roman" w:hAnsi="Times New Roman" w:cs="Times New Roman"/>
          <w:color w:val="535354"/>
          <w:w w:val="96"/>
          <w:position w:val="-1"/>
          <w:sz w:val="24"/>
          <w:szCs w:val="24"/>
        </w:rPr>
        <w:t>s</w:t>
      </w:r>
      <w:r w:rsidRPr="00E9500C">
        <w:rPr>
          <w:rFonts w:ascii="Times New Roman" w:eastAsia="Times New Roman" w:hAnsi="Times New Roman" w:cs="Times New Roman"/>
          <w:color w:val="323232"/>
          <w:w w:val="103"/>
          <w:position w:val="-1"/>
          <w:sz w:val="24"/>
          <w:szCs w:val="24"/>
        </w:rPr>
        <w:t>e</w:t>
      </w:r>
      <w:r w:rsidRPr="00E9500C">
        <w:rPr>
          <w:rFonts w:ascii="Times New Roman" w:eastAsia="Times New Roman" w:hAnsi="Times New Roman" w:cs="Times New Roman"/>
          <w:color w:val="1D1D1D"/>
          <w:position w:val="-1"/>
          <w:sz w:val="24"/>
          <w:szCs w:val="24"/>
        </w:rPr>
        <w:t>b</w:t>
      </w:r>
      <w:r w:rsidRPr="00E9500C">
        <w:rPr>
          <w:rFonts w:ascii="Times New Roman" w:eastAsia="Times New Roman" w:hAnsi="Times New Roman" w:cs="Times New Roman"/>
          <w:color w:val="323232"/>
          <w:w w:val="108"/>
          <w:position w:val="-1"/>
          <w:sz w:val="24"/>
          <w:szCs w:val="24"/>
        </w:rPr>
        <w:t>u</w:t>
      </w:r>
      <w:r w:rsidRPr="00E9500C">
        <w:rPr>
          <w:rFonts w:ascii="Times New Roman" w:eastAsia="Times New Roman" w:hAnsi="Times New Roman" w:cs="Times New Roman"/>
          <w:color w:val="323232"/>
          <w:w w:val="120"/>
          <w:position w:val="-1"/>
          <w:sz w:val="24"/>
          <w:szCs w:val="24"/>
        </w:rPr>
        <w:t>t</w:t>
      </w:r>
      <w:r w:rsidR="005E4BEB">
        <w:rPr>
          <w:rFonts w:ascii="Times New Roman" w:eastAsia="Times New Roman" w:hAnsi="Times New Roman" w:cs="Times New Roman"/>
          <w:color w:val="454545"/>
          <w:w w:val="83"/>
          <w:position w:val="-1"/>
          <w:sz w:val="23"/>
          <w:szCs w:val="23"/>
        </w:rPr>
        <w:t>.</w:t>
      </w:r>
    </w:p>
    <w:p w:rsidR="005E4BEB" w:rsidRDefault="005E4BEB" w:rsidP="005E4BEB">
      <w:pPr>
        <w:spacing w:before="15" w:after="0" w:line="260" w:lineRule="exact"/>
        <w:ind w:right="17"/>
        <w:jc w:val="right"/>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Jakarta,…</w:t>
      </w:r>
      <w:proofErr w:type="gramEnd"/>
      <w:r>
        <w:rPr>
          <w:rFonts w:ascii="Times New Roman" w:eastAsia="Times New Roman" w:hAnsi="Times New Roman" w:cs="Times New Roman"/>
          <w:sz w:val="23"/>
          <w:szCs w:val="23"/>
        </w:rPr>
        <w:t>..2020</w:t>
      </w:r>
    </w:p>
    <w:p w:rsidR="005E4BEB" w:rsidRDefault="005E4BEB" w:rsidP="00E9500C">
      <w:pPr>
        <w:spacing w:before="15" w:after="0" w:line="260" w:lineRule="exact"/>
        <w:ind w:right="17"/>
        <w:jc w:val="right"/>
        <w:rPr>
          <w:rFonts w:ascii="Times New Roman" w:eastAsia="Times New Roman" w:hAnsi="Times New Roman" w:cs="Times New Roman"/>
          <w:sz w:val="23"/>
          <w:szCs w:val="23"/>
        </w:rPr>
      </w:pPr>
    </w:p>
    <w:p w:rsidR="00E9500C" w:rsidRDefault="00E9500C" w:rsidP="00E9500C">
      <w:pPr>
        <w:spacing w:before="15" w:after="0" w:line="260" w:lineRule="exact"/>
        <w:ind w:right="17"/>
        <w:jc w:val="right"/>
        <w:rPr>
          <w:rFonts w:ascii="Times New Roman" w:eastAsia="Times New Roman" w:hAnsi="Times New Roman" w:cs="Times New Roman"/>
          <w:sz w:val="23"/>
          <w:szCs w:val="23"/>
        </w:rPr>
      </w:pPr>
    </w:p>
    <w:p w:rsidR="00990B93" w:rsidRDefault="00990B93" w:rsidP="00E9500C">
      <w:pPr>
        <w:spacing w:before="15" w:after="0" w:line="260" w:lineRule="exact"/>
        <w:ind w:right="17"/>
        <w:jc w:val="right"/>
        <w:rPr>
          <w:rFonts w:ascii="Times New Roman" w:eastAsia="Times New Roman" w:hAnsi="Times New Roman" w:cs="Times New Roman"/>
          <w:sz w:val="23"/>
          <w:szCs w:val="23"/>
        </w:rPr>
      </w:pPr>
    </w:p>
    <w:p w:rsidR="00990B93" w:rsidRDefault="00990B93" w:rsidP="00E9500C">
      <w:pPr>
        <w:spacing w:before="15" w:after="0" w:line="260" w:lineRule="exact"/>
        <w:ind w:right="17"/>
        <w:jc w:val="right"/>
        <w:rPr>
          <w:rFonts w:ascii="Times New Roman" w:eastAsia="Times New Roman" w:hAnsi="Times New Roman" w:cs="Times New Roman"/>
          <w:sz w:val="23"/>
          <w:szCs w:val="23"/>
        </w:rPr>
      </w:pPr>
    </w:p>
    <w:p w:rsidR="00990B93" w:rsidRDefault="00990B93" w:rsidP="00E9500C">
      <w:pPr>
        <w:spacing w:before="15" w:after="0" w:line="260" w:lineRule="exact"/>
        <w:ind w:right="17"/>
        <w:jc w:val="right"/>
        <w:rPr>
          <w:rFonts w:ascii="Times New Roman" w:eastAsia="Times New Roman" w:hAnsi="Times New Roman" w:cs="Times New Roman"/>
          <w:sz w:val="23"/>
          <w:szCs w:val="23"/>
        </w:rPr>
      </w:pPr>
    </w:p>
    <w:p w:rsidR="00E9500C" w:rsidRDefault="00E9500C" w:rsidP="00E9500C">
      <w:pPr>
        <w:spacing w:before="15" w:after="0" w:line="260" w:lineRule="exact"/>
        <w:ind w:right="17"/>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Budianto</w:t>
      </w:r>
    </w:p>
    <w:p w:rsidR="00990B93" w:rsidRDefault="00990B93" w:rsidP="00E9500C">
      <w:pPr>
        <w:spacing w:before="15" w:after="0" w:line="260" w:lineRule="exact"/>
        <w:ind w:right="17"/>
        <w:jc w:val="right"/>
        <w:rPr>
          <w:rFonts w:ascii="Times New Roman" w:eastAsia="Times New Roman" w:hAnsi="Times New Roman" w:cs="Times New Roman"/>
          <w:sz w:val="23"/>
          <w:szCs w:val="23"/>
        </w:rPr>
      </w:pPr>
    </w:p>
    <w:p w:rsidR="00990B93" w:rsidRDefault="00990B93" w:rsidP="00E9500C">
      <w:pPr>
        <w:spacing w:before="15" w:after="0" w:line="260" w:lineRule="exact"/>
        <w:ind w:right="17"/>
        <w:jc w:val="right"/>
        <w:rPr>
          <w:rFonts w:ascii="Times New Roman" w:eastAsia="Times New Roman" w:hAnsi="Times New Roman" w:cs="Times New Roman"/>
          <w:sz w:val="23"/>
          <w:szCs w:val="23"/>
        </w:rPr>
      </w:pPr>
    </w:p>
    <w:p w:rsidR="00990B93" w:rsidRPr="00E9500C" w:rsidRDefault="00990B93" w:rsidP="00E9500C">
      <w:pPr>
        <w:spacing w:before="15" w:after="0" w:line="260" w:lineRule="exact"/>
        <w:ind w:right="17"/>
        <w:jc w:val="right"/>
        <w:rPr>
          <w:rFonts w:ascii="Times New Roman" w:eastAsia="Times New Roman" w:hAnsi="Times New Roman" w:cs="Times New Roman"/>
          <w:sz w:val="23"/>
          <w:szCs w:val="23"/>
        </w:rPr>
      </w:pPr>
    </w:p>
    <w:p w:rsidR="00E9500C" w:rsidRDefault="00E9500C" w:rsidP="00E9500C">
      <w:pPr>
        <w:spacing w:before="15" w:after="0" w:line="260" w:lineRule="exact"/>
        <w:ind w:right="17"/>
        <w:jc w:val="center"/>
        <w:rPr>
          <w:rFonts w:ascii="Times New Roman" w:eastAsia="Times New Roman" w:hAnsi="Times New Roman" w:cs="Times New Roman"/>
          <w:b/>
          <w:sz w:val="28"/>
          <w:szCs w:val="28"/>
        </w:rPr>
      </w:pPr>
    </w:p>
    <w:p w:rsidR="005E4BEB" w:rsidRDefault="00E9500C" w:rsidP="00E9500C">
      <w:pPr>
        <w:spacing w:before="15" w:after="0" w:line="260" w:lineRule="exact"/>
        <w:ind w:right="1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PERSETUJUAN PUBLIKASI KARYA ILMIAH</w:t>
      </w:r>
    </w:p>
    <w:p w:rsidR="00E9500C" w:rsidRDefault="00E9500C" w:rsidP="00E9500C">
      <w:pPr>
        <w:spacing w:before="15" w:after="0" w:line="260" w:lineRule="exact"/>
        <w:ind w:right="17"/>
        <w:jc w:val="center"/>
        <w:rPr>
          <w:rFonts w:ascii="Times New Roman" w:eastAsia="Times New Roman" w:hAnsi="Times New Roman" w:cs="Times New Roman"/>
          <w:b/>
          <w:sz w:val="28"/>
          <w:szCs w:val="28"/>
        </w:rPr>
      </w:pPr>
    </w:p>
    <w:p w:rsidR="00E9500C" w:rsidRDefault="00E9500C" w:rsidP="00D203B6">
      <w:pPr>
        <w:spacing w:before="15" w:after="0" w:line="260" w:lineRule="exact"/>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Yang bertanda tangan dibawah ini saya mahasiwa Universitas Pradita Teknik Informatika:</w:t>
      </w:r>
    </w:p>
    <w:p w:rsidR="00E9500C" w:rsidRDefault="00E9500C" w:rsidP="00D203B6">
      <w:pPr>
        <w:spacing w:before="15" w:after="0" w:line="260" w:lineRule="exact"/>
        <w:ind w:left="720" w:right="17"/>
        <w:jc w:val="both"/>
        <w:rPr>
          <w:rFonts w:ascii="Times New Roman" w:eastAsia="Times New Roman" w:hAnsi="Times New Roman" w:cs="Times New Roman"/>
          <w:sz w:val="24"/>
          <w:szCs w:val="24"/>
        </w:rPr>
      </w:pPr>
    </w:p>
    <w:p w:rsidR="00E9500C" w:rsidRDefault="00E9500C" w:rsidP="00D203B6">
      <w:pPr>
        <w:spacing w:before="15" w:after="0" w:line="260" w:lineRule="exact"/>
        <w:ind w:left="720" w:right="17"/>
        <w:jc w:val="both"/>
        <w:rPr>
          <w:rFonts w:ascii="Times New Roman" w:eastAsia="Times New Roman" w:hAnsi="Times New Roman" w:cs="Times New Roman"/>
          <w:sz w:val="24"/>
          <w:szCs w:val="24"/>
        </w:rPr>
      </w:pPr>
    </w:p>
    <w:p w:rsidR="00E9500C" w:rsidRDefault="00E9500C" w:rsidP="00D203B6">
      <w:pPr>
        <w:spacing w:before="15" w:after="0" w:line="360" w:lineRule="auto"/>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FA16D9">
        <w:rPr>
          <w:rFonts w:ascii="Times New Roman" w:eastAsia="Times New Roman" w:hAnsi="Times New Roman" w:cs="Times New Roman"/>
          <w:sz w:val="24"/>
          <w:szCs w:val="24"/>
        </w:rPr>
        <w:tab/>
      </w:r>
      <w:r>
        <w:rPr>
          <w:rFonts w:ascii="Times New Roman" w:eastAsia="Times New Roman" w:hAnsi="Times New Roman" w:cs="Times New Roman"/>
          <w:sz w:val="24"/>
          <w:szCs w:val="24"/>
        </w:rPr>
        <w:t>:</w:t>
      </w:r>
      <w:r w:rsidR="00EE42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Budianto</w:t>
      </w:r>
    </w:p>
    <w:p w:rsidR="00E9500C" w:rsidRDefault="00FA16D9" w:rsidP="00D203B6">
      <w:pPr>
        <w:spacing w:before="15" w:after="0" w:line="360" w:lineRule="auto"/>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7E0E38">
        <w:rPr>
          <w:rFonts w:ascii="Times New Roman" w:eastAsia="Times New Roman" w:hAnsi="Times New Roman" w:cs="Times New Roman"/>
          <w:sz w:val="24"/>
          <w:szCs w:val="24"/>
        </w:rPr>
        <w:t xml:space="preserve">: </w:t>
      </w:r>
      <w:r w:rsidR="00EE4211">
        <w:rPr>
          <w:rFonts w:ascii="Times New Roman" w:eastAsia="Times New Roman" w:hAnsi="Times New Roman" w:cs="Times New Roman"/>
          <w:sz w:val="24"/>
          <w:szCs w:val="24"/>
        </w:rPr>
        <w:t xml:space="preserve">    </w:t>
      </w:r>
      <w:r w:rsidR="007E0E38">
        <w:rPr>
          <w:rFonts w:ascii="Times New Roman" w:eastAsia="Times New Roman" w:hAnsi="Times New Roman" w:cs="Times New Roman"/>
          <w:sz w:val="24"/>
          <w:szCs w:val="24"/>
        </w:rPr>
        <w:t>150101057</w:t>
      </w:r>
    </w:p>
    <w:p w:rsidR="007E0E38" w:rsidRDefault="007E0E38" w:rsidP="00D203B6">
      <w:pPr>
        <w:spacing w:before="15" w:after="0" w:line="360" w:lineRule="auto"/>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EE42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Teknik Informatika</w:t>
      </w:r>
    </w:p>
    <w:p w:rsidR="00393542" w:rsidRDefault="00EE4211" w:rsidP="00EE4211">
      <w:pPr>
        <w:spacing w:before="15" w:after="0" w:line="360" w:lineRule="auto"/>
        <w:ind w:left="3240" w:right="20" w:hanging="25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Judul Skripsi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Pembuatan Aplikasi Pemesanan Destinasi Wisata Dengan Sistem Informasi Geografis Berbasis Android Menggunakan Metode Agile &amp; Scrum</w:t>
      </w:r>
    </w:p>
    <w:p w:rsidR="00EE4211" w:rsidRDefault="00EE4211" w:rsidP="00D203B6">
      <w:pPr>
        <w:spacing w:before="15" w:after="0" w:line="360" w:lineRule="auto"/>
        <w:ind w:left="720" w:right="17"/>
        <w:jc w:val="both"/>
        <w:rPr>
          <w:rFonts w:ascii="Times New Roman" w:eastAsia="Times New Roman" w:hAnsi="Times New Roman" w:cs="Times New Roman"/>
          <w:sz w:val="24"/>
          <w:szCs w:val="24"/>
        </w:rPr>
      </w:pPr>
    </w:p>
    <w:p w:rsidR="00393542" w:rsidRDefault="00393542" w:rsidP="00D203B6">
      <w:pPr>
        <w:spacing w:before="15" w:after="0" w:line="360" w:lineRule="auto"/>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Mesin Printer Baerbasis Android Menggunakan Metode Waterfall</w:t>
      </w:r>
    </w:p>
    <w:p w:rsidR="00FA16D9" w:rsidRDefault="00393542" w:rsidP="00D203B6">
      <w:pPr>
        <w:spacing w:before="15" w:after="0" w:line="360" w:lineRule="auto"/>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Pt. Astragraphia Tbk</w:t>
      </w:r>
    </w:p>
    <w:p w:rsidR="00E17F39" w:rsidRDefault="00E17F39" w:rsidP="00D203B6">
      <w:pPr>
        <w:spacing w:before="15" w:after="0" w:line="360" w:lineRule="auto"/>
        <w:ind w:left="720" w:right="17"/>
        <w:rPr>
          <w:rFonts w:ascii="Times New Roman" w:eastAsia="Times New Roman" w:hAnsi="Times New Roman" w:cs="Times New Roman"/>
          <w:sz w:val="24"/>
          <w:szCs w:val="24"/>
        </w:rPr>
      </w:pPr>
    </w:p>
    <w:p w:rsidR="00E17F39" w:rsidRDefault="00E17F39" w:rsidP="00583C37">
      <w:pPr>
        <w:spacing w:before="15" w:after="0" w:line="360" w:lineRule="auto"/>
        <w:ind w:left="720" w:right="17" w:firstLine="720"/>
        <w:jc w:val="both"/>
        <w:rPr>
          <w:rFonts w:ascii="Times New Roman" w:eastAsia="Times New Roman" w:hAnsi="Times New Roman" w:cs="Times New Roman"/>
          <w:sz w:val="24"/>
          <w:szCs w:val="24"/>
        </w:rPr>
      </w:pPr>
      <w:r w:rsidRPr="00E17F39">
        <w:rPr>
          <w:rFonts w:ascii="Times New Roman" w:eastAsia="Times New Roman" w:hAnsi="Times New Roman" w:cs="Times New Roman"/>
          <w:sz w:val="24"/>
          <w:szCs w:val="24"/>
        </w:rPr>
        <w:t xml:space="preserve">Demi  pengembangan   ilmu  pengetahuan  dan  teknologi,  maka  saya  memberikan hak kepada  Institut Sains dan Teknologi  Pradita untuk menyimpan, mengalihkan dalam bentuk media lain, mengelolanya dalam bentuk pangkalan data, mendistribusikan secara terbatas, dan mempublikasikannya di Internet atau media lain untuk kepentingan  akademis skripsi yang telah saya buat tanpa perlu meminta ijin dari  saya  maupun  memberikan  royalti  kepada  saya  selama  tetap mencantumkan  nama  saya  sebagai penulis.  Demikian </w:t>
      </w:r>
      <w:proofErr w:type="gramStart"/>
      <w:r w:rsidRPr="00E17F39">
        <w:rPr>
          <w:rFonts w:ascii="Times New Roman" w:eastAsia="Times New Roman" w:hAnsi="Times New Roman" w:cs="Times New Roman"/>
          <w:sz w:val="24"/>
          <w:szCs w:val="24"/>
        </w:rPr>
        <w:t>pemyataan  ini</w:t>
      </w:r>
      <w:proofErr w:type="gramEnd"/>
      <w:r w:rsidRPr="00E17F39">
        <w:rPr>
          <w:rFonts w:ascii="Times New Roman" w:eastAsia="Times New Roman" w:hAnsi="Times New Roman" w:cs="Times New Roman"/>
          <w:sz w:val="24"/>
          <w:szCs w:val="24"/>
        </w:rPr>
        <w:t xml:space="preserve"> yang  saya buat dengan sebenamya  dan tanpa ada paksaan dari pihak manapun.</w:t>
      </w:r>
    </w:p>
    <w:p w:rsidR="00E17F39" w:rsidRDefault="00E17F39" w:rsidP="00D203B6">
      <w:pPr>
        <w:spacing w:before="15" w:after="0" w:line="360" w:lineRule="auto"/>
        <w:ind w:left="720" w:right="17"/>
        <w:rPr>
          <w:rFonts w:ascii="Times New Roman" w:eastAsia="Times New Roman" w:hAnsi="Times New Roman" w:cs="Times New Roman"/>
          <w:sz w:val="24"/>
          <w:szCs w:val="24"/>
        </w:rPr>
      </w:pPr>
    </w:p>
    <w:p w:rsidR="00E17F39" w:rsidRDefault="00E17F39" w:rsidP="00D203B6">
      <w:pPr>
        <w:spacing w:before="15" w:after="0" w:line="360" w:lineRule="auto"/>
        <w:ind w:left="720" w:right="17"/>
        <w:rPr>
          <w:rFonts w:ascii="Times New Roman" w:eastAsia="Times New Roman" w:hAnsi="Times New Roman" w:cs="Times New Roman"/>
          <w:sz w:val="24"/>
          <w:szCs w:val="24"/>
        </w:rPr>
      </w:pPr>
      <w:r>
        <w:rPr>
          <w:rFonts w:ascii="Times New Roman" w:eastAsia="Times New Roman" w:hAnsi="Times New Roman" w:cs="Times New Roman"/>
          <w:sz w:val="24"/>
          <w:szCs w:val="24"/>
        </w:rPr>
        <w:t>Dibuat di Jakarta</w:t>
      </w:r>
    </w:p>
    <w:p w:rsidR="00E17F39" w:rsidRDefault="00E17F39" w:rsidP="00D203B6">
      <w:pPr>
        <w:spacing w:before="15" w:after="0" w:line="360" w:lineRule="auto"/>
        <w:ind w:left="720" w:right="17"/>
        <w:rPr>
          <w:rFonts w:ascii="Times New Roman" w:eastAsia="Times New Roman" w:hAnsi="Times New Roman" w:cs="Times New Roman"/>
          <w:sz w:val="24"/>
          <w:szCs w:val="24"/>
        </w:rPr>
      </w:pPr>
      <w:r>
        <w:rPr>
          <w:rFonts w:ascii="Times New Roman" w:eastAsia="Times New Roman" w:hAnsi="Times New Roman" w:cs="Times New Roman"/>
          <w:sz w:val="24"/>
          <w:szCs w:val="24"/>
        </w:rPr>
        <w:t>Pada tanggal: _______2020</w:t>
      </w:r>
    </w:p>
    <w:p w:rsidR="00E17F39" w:rsidRDefault="00E17F39" w:rsidP="00D203B6">
      <w:pPr>
        <w:spacing w:before="15" w:after="0" w:line="360" w:lineRule="auto"/>
        <w:ind w:left="720" w:right="17"/>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rsidR="00E17F39" w:rsidRDefault="00E17F39" w:rsidP="00D203B6">
      <w:pPr>
        <w:spacing w:before="15" w:after="0" w:line="360" w:lineRule="auto"/>
        <w:ind w:left="720" w:right="17"/>
        <w:rPr>
          <w:rFonts w:ascii="Times New Roman" w:eastAsia="Times New Roman" w:hAnsi="Times New Roman" w:cs="Times New Roman"/>
          <w:sz w:val="24"/>
          <w:szCs w:val="24"/>
        </w:rPr>
      </w:pPr>
    </w:p>
    <w:p w:rsidR="00E17F39" w:rsidRDefault="00E17F39" w:rsidP="00D203B6">
      <w:pPr>
        <w:spacing w:before="15" w:after="0" w:line="360" w:lineRule="auto"/>
        <w:ind w:left="720" w:right="17"/>
        <w:rPr>
          <w:rFonts w:ascii="Times New Roman" w:eastAsia="Times New Roman" w:hAnsi="Times New Roman" w:cs="Times New Roman"/>
          <w:sz w:val="24"/>
          <w:szCs w:val="24"/>
        </w:rPr>
      </w:pPr>
    </w:p>
    <w:p w:rsidR="00E17F39" w:rsidRDefault="00E17F39" w:rsidP="00D203B6">
      <w:pPr>
        <w:spacing w:before="15" w:after="0" w:line="360" w:lineRule="auto"/>
        <w:ind w:left="720" w:right="17"/>
        <w:rPr>
          <w:rFonts w:ascii="Times New Roman" w:eastAsia="Times New Roman" w:hAnsi="Times New Roman" w:cs="Times New Roman"/>
          <w:sz w:val="24"/>
          <w:szCs w:val="24"/>
        </w:rPr>
      </w:pPr>
    </w:p>
    <w:p w:rsidR="00E17F39" w:rsidRDefault="00E17F39" w:rsidP="00D203B6">
      <w:pPr>
        <w:spacing w:before="15" w:after="0" w:line="360" w:lineRule="auto"/>
        <w:ind w:left="720" w:right="17"/>
        <w:rPr>
          <w:rFonts w:ascii="Times New Roman" w:eastAsia="Times New Roman" w:hAnsi="Times New Roman" w:cs="Times New Roman"/>
          <w:sz w:val="24"/>
          <w:szCs w:val="24"/>
        </w:rPr>
      </w:pPr>
      <w:r>
        <w:rPr>
          <w:rFonts w:ascii="Times New Roman" w:eastAsia="Times New Roman" w:hAnsi="Times New Roman" w:cs="Times New Roman"/>
          <w:sz w:val="24"/>
          <w:szCs w:val="24"/>
        </w:rPr>
        <w:t>Budianto</w:t>
      </w:r>
    </w:p>
    <w:p w:rsidR="00E17F39" w:rsidRDefault="00E17F3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17F39" w:rsidRPr="00E17F39" w:rsidRDefault="00E17F39" w:rsidP="00E17F39">
      <w:pPr>
        <w:spacing w:after="0" w:line="240" w:lineRule="auto"/>
        <w:ind w:left="3117" w:right="2714"/>
        <w:jc w:val="center"/>
        <w:rPr>
          <w:rFonts w:ascii="Times New Roman" w:eastAsia="Times New Roman" w:hAnsi="Times New Roman" w:cs="Times New Roman"/>
          <w:sz w:val="27"/>
          <w:szCs w:val="27"/>
        </w:rPr>
      </w:pPr>
      <w:r w:rsidRPr="00E17F39">
        <w:rPr>
          <w:rFonts w:ascii="Times New Roman" w:eastAsia="Times New Roman" w:hAnsi="Times New Roman" w:cs="Times New Roman"/>
          <w:b/>
          <w:color w:val="131313"/>
          <w:sz w:val="27"/>
          <w:szCs w:val="27"/>
        </w:rPr>
        <w:lastRenderedPageBreak/>
        <w:t>KATA</w:t>
      </w:r>
      <w:r w:rsidRPr="00E17F39">
        <w:rPr>
          <w:rFonts w:ascii="Times New Roman" w:eastAsia="Times New Roman" w:hAnsi="Times New Roman" w:cs="Times New Roman"/>
          <w:b/>
          <w:color w:val="131313"/>
          <w:spacing w:val="25"/>
          <w:sz w:val="27"/>
          <w:szCs w:val="27"/>
        </w:rPr>
        <w:t xml:space="preserve"> </w:t>
      </w:r>
      <w:r w:rsidRPr="00E17F39">
        <w:rPr>
          <w:rFonts w:ascii="Times New Roman" w:eastAsia="Times New Roman" w:hAnsi="Times New Roman" w:cs="Times New Roman"/>
          <w:b/>
          <w:color w:val="131313"/>
          <w:w w:val="99"/>
          <w:sz w:val="27"/>
          <w:szCs w:val="27"/>
        </w:rPr>
        <w:t>P</w:t>
      </w:r>
      <w:r w:rsidRPr="00E17F39">
        <w:rPr>
          <w:rFonts w:ascii="Times New Roman" w:eastAsia="Times New Roman" w:hAnsi="Times New Roman" w:cs="Times New Roman"/>
          <w:b/>
          <w:color w:val="131313"/>
          <w:w w:val="101"/>
          <w:sz w:val="27"/>
          <w:szCs w:val="27"/>
        </w:rPr>
        <w:t>E</w:t>
      </w:r>
      <w:r w:rsidRPr="00E17F39">
        <w:rPr>
          <w:rFonts w:ascii="Times New Roman" w:eastAsia="Times New Roman" w:hAnsi="Times New Roman" w:cs="Times New Roman"/>
          <w:b/>
          <w:color w:val="131313"/>
          <w:w w:val="103"/>
          <w:sz w:val="27"/>
          <w:szCs w:val="27"/>
        </w:rPr>
        <w:t>N</w:t>
      </w:r>
      <w:r w:rsidRPr="00E17F39">
        <w:rPr>
          <w:rFonts w:ascii="Times New Roman" w:eastAsia="Times New Roman" w:hAnsi="Times New Roman" w:cs="Times New Roman"/>
          <w:b/>
          <w:color w:val="131313"/>
          <w:w w:val="109"/>
          <w:sz w:val="27"/>
          <w:szCs w:val="27"/>
        </w:rPr>
        <w:t>G</w:t>
      </w:r>
      <w:r w:rsidRPr="00E17F39">
        <w:rPr>
          <w:rFonts w:ascii="Times New Roman" w:eastAsia="Times New Roman" w:hAnsi="Times New Roman" w:cs="Times New Roman"/>
          <w:b/>
          <w:color w:val="131313"/>
          <w:w w:val="98"/>
          <w:sz w:val="27"/>
          <w:szCs w:val="27"/>
        </w:rPr>
        <w:t>A</w:t>
      </w:r>
      <w:r w:rsidRPr="00E17F39">
        <w:rPr>
          <w:rFonts w:ascii="Times New Roman" w:eastAsia="Times New Roman" w:hAnsi="Times New Roman" w:cs="Times New Roman"/>
          <w:b/>
          <w:color w:val="131313"/>
          <w:w w:val="103"/>
          <w:sz w:val="27"/>
          <w:szCs w:val="27"/>
        </w:rPr>
        <w:t>N</w:t>
      </w:r>
      <w:r w:rsidRPr="00E17F39">
        <w:rPr>
          <w:rFonts w:ascii="Times New Roman" w:eastAsia="Times New Roman" w:hAnsi="Times New Roman" w:cs="Times New Roman"/>
          <w:b/>
          <w:color w:val="131313"/>
          <w:w w:val="106"/>
          <w:sz w:val="27"/>
          <w:szCs w:val="27"/>
        </w:rPr>
        <w:t>T</w:t>
      </w:r>
      <w:r w:rsidRPr="00E17F39">
        <w:rPr>
          <w:rFonts w:ascii="Times New Roman" w:eastAsia="Times New Roman" w:hAnsi="Times New Roman" w:cs="Times New Roman"/>
          <w:b/>
          <w:color w:val="131313"/>
          <w:w w:val="103"/>
          <w:sz w:val="27"/>
          <w:szCs w:val="27"/>
        </w:rPr>
        <w:t>A</w:t>
      </w:r>
      <w:r w:rsidRPr="00E17F39">
        <w:rPr>
          <w:rFonts w:ascii="Times New Roman" w:eastAsia="Times New Roman" w:hAnsi="Times New Roman" w:cs="Times New Roman"/>
          <w:b/>
          <w:color w:val="131313"/>
          <w:w w:val="108"/>
          <w:sz w:val="27"/>
          <w:szCs w:val="27"/>
        </w:rPr>
        <w:t>R</w:t>
      </w:r>
    </w:p>
    <w:p w:rsidR="00E17F39" w:rsidRPr="00E17F39" w:rsidRDefault="00E17F39" w:rsidP="00E17F39">
      <w:pPr>
        <w:spacing w:after="0" w:line="200" w:lineRule="exact"/>
        <w:rPr>
          <w:rFonts w:ascii="Times New Roman" w:eastAsia="Times New Roman" w:hAnsi="Times New Roman" w:cs="Times New Roman"/>
          <w:sz w:val="20"/>
          <w:szCs w:val="20"/>
        </w:rPr>
      </w:pPr>
    </w:p>
    <w:p w:rsidR="00E17F39" w:rsidRPr="00E17F39" w:rsidRDefault="00E17F39" w:rsidP="00E17F39">
      <w:pPr>
        <w:spacing w:before="18" w:after="0" w:line="200" w:lineRule="exact"/>
        <w:rPr>
          <w:rFonts w:ascii="Times New Roman" w:eastAsia="Times New Roman" w:hAnsi="Times New Roman" w:cs="Times New Roman"/>
          <w:sz w:val="20"/>
          <w:szCs w:val="20"/>
        </w:rPr>
      </w:pPr>
    </w:p>
    <w:p w:rsidR="00E17F39" w:rsidRPr="00636467" w:rsidRDefault="00E17F39" w:rsidP="00D203B6">
      <w:pPr>
        <w:spacing w:after="0" w:line="374" w:lineRule="auto"/>
        <w:ind w:left="720" w:right="17" w:firstLine="739"/>
        <w:jc w:val="both"/>
        <w:rPr>
          <w:rFonts w:ascii="Times New Roman" w:eastAsia="Times New Roman" w:hAnsi="Times New Roman" w:cs="Times New Roman"/>
          <w:sz w:val="24"/>
          <w:szCs w:val="24"/>
        </w:rPr>
      </w:pPr>
      <w:r w:rsidRPr="00636467">
        <w:rPr>
          <w:rFonts w:ascii="Times New Roman" w:eastAsia="Times New Roman" w:hAnsi="Times New Roman" w:cs="Times New Roman"/>
          <w:color w:val="131313"/>
          <w:sz w:val="24"/>
          <w:szCs w:val="24"/>
        </w:rPr>
        <w:t>Segala</w:t>
      </w:r>
      <w:r w:rsidRPr="00636467">
        <w:rPr>
          <w:rFonts w:ascii="Times New Roman" w:eastAsia="Times New Roman" w:hAnsi="Times New Roman" w:cs="Times New Roman"/>
          <w:color w:val="131313"/>
          <w:spacing w:val="27"/>
          <w:sz w:val="24"/>
          <w:szCs w:val="24"/>
        </w:rPr>
        <w:t xml:space="preserve"> </w:t>
      </w:r>
      <w:r w:rsidRPr="00636467">
        <w:rPr>
          <w:rFonts w:ascii="Times New Roman" w:eastAsia="Times New Roman" w:hAnsi="Times New Roman" w:cs="Times New Roman"/>
          <w:color w:val="131313"/>
          <w:sz w:val="24"/>
          <w:szCs w:val="24"/>
        </w:rPr>
        <w:t>Puji dan</w:t>
      </w:r>
      <w:r w:rsidRPr="00636467">
        <w:rPr>
          <w:rFonts w:ascii="Times New Roman" w:eastAsia="Times New Roman" w:hAnsi="Times New Roman" w:cs="Times New Roman"/>
          <w:color w:val="131313"/>
          <w:spacing w:val="20"/>
          <w:sz w:val="24"/>
          <w:szCs w:val="24"/>
        </w:rPr>
        <w:t xml:space="preserve"> </w:t>
      </w:r>
      <w:r w:rsidRPr="00636467">
        <w:rPr>
          <w:rFonts w:ascii="Times New Roman" w:eastAsia="Times New Roman" w:hAnsi="Times New Roman" w:cs="Times New Roman"/>
          <w:color w:val="131313"/>
          <w:sz w:val="24"/>
          <w:szCs w:val="24"/>
        </w:rPr>
        <w:t>Syukur</w:t>
      </w:r>
      <w:r w:rsidRPr="00636467">
        <w:rPr>
          <w:rFonts w:ascii="Times New Roman" w:eastAsia="Times New Roman" w:hAnsi="Times New Roman" w:cs="Times New Roman"/>
          <w:color w:val="131313"/>
          <w:spacing w:val="3"/>
          <w:sz w:val="24"/>
          <w:szCs w:val="24"/>
        </w:rPr>
        <w:t xml:space="preserve"> </w:t>
      </w:r>
      <w:r w:rsidRPr="00636467">
        <w:rPr>
          <w:rFonts w:ascii="Times New Roman" w:eastAsia="Times New Roman" w:hAnsi="Times New Roman" w:cs="Times New Roman"/>
          <w:color w:val="131313"/>
          <w:sz w:val="24"/>
          <w:szCs w:val="24"/>
        </w:rPr>
        <w:t>kepada</w:t>
      </w:r>
      <w:r w:rsidRPr="00636467">
        <w:rPr>
          <w:rFonts w:ascii="Times New Roman" w:eastAsia="Times New Roman" w:hAnsi="Times New Roman" w:cs="Times New Roman"/>
          <w:color w:val="131313"/>
          <w:spacing w:val="26"/>
          <w:sz w:val="24"/>
          <w:szCs w:val="24"/>
        </w:rPr>
        <w:t xml:space="preserve"> </w:t>
      </w:r>
      <w:r w:rsidRPr="00636467">
        <w:rPr>
          <w:rFonts w:ascii="Times New Roman" w:eastAsia="Times New Roman" w:hAnsi="Times New Roman" w:cs="Times New Roman"/>
          <w:color w:val="131313"/>
          <w:sz w:val="24"/>
          <w:szCs w:val="24"/>
        </w:rPr>
        <w:t>Tuhan</w:t>
      </w:r>
      <w:r w:rsidRPr="00636467">
        <w:rPr>
          <w:rFonts w:ascii="Times New Roman" w:eastAsia="Times New Roman" w:hAnsi="Times New Roman" w:cs="Times New Roman"/>
          <w:color w:val="131313"/>
          <w:spacing w:val="23"/>
          <w:sz w:val="24"/>
          <w:szCs w:val="24"/>
        </w:rPr>
        <w:t xml:space="preserve"> </w:t>
      </w:r>
      <w:r w:rsidRPr="00636467">
        <w:rPr>
          <w:rFonts w:ascii="Times New Roman" w:eastAsia="Times New Roman" w:hAnsi="Times New Roman" w:cs="Times New Roman"/>
          <w:color w:val="131313"/>
          <w:sz w:val="24"/>
          <w:szCs w:val="24"/>
        </w:rPr>
        <w:t>Yang</w:t>
      </w:r>
      <w:r w:rsidRPr="00636467">
        <w:rPr>
          <w:rFonts w:ascii="Times New Roman" w:eastAsia="Times New Roman" w:hAnsi="Times New Roman" w:cs="Times New Roman"/>
          <w:color w:val="131313"/>
          <w:spacing w:val="27"/>
          <w:sz w:val="24"/>
          <w:szCs w:val="24"/>
        </w:rPr>
        <w:t xml:space="preserve"> </w:t>
      </w:r>
      <w:r w:rsidRPr="00636467">
        <w:rPr>
          <w:rFonts w:ascii="Times New Roman" w:eastAsia="Times New Roman" w:hAnsi="Times New Roman" w:cs="Times New Roman"/>
          <w:color w:val="131313"/>
          <w:sz w:val="24"/>
          <w:szCs w:val="24"/>
        </w:rPr>
        <w:t>Maha</w:t>
      </w:r>
      <w:r w:rsidRPr="00636467">
        <w:rPr>
          <w:rFonts w:ascii="Times New Roman" w:eastAsia="Times New Roman" w:hAnsi="Times New Roman" w:cs="Times New Roman"/>
          <w:color w:val="131313"/>
          <w:spacing w:val="11"/>
          <w:sz w:val="24"/>
          <w:szCs w:val="24"/>
        </w:rPr>
        <w:t xml:space="preserve"> </w:t>
      </w:r>
      <w:r w:rsidRPr="00636467">
        <w:rPr>
          <w:rFonts w:ascii="Times New Roman" w:eastAsia="Times New Roman" w:hAnsi="Times New Roman" w:cs="Times New Roman"/>
          <w:color w:val="131313"/>
          <w:sz w:val="24"/>
          <w:szCs w:val="24"/>
        </w:rPr>
        <w:t>Esa</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sz w:val="24"/>
          <w:szCs w:val="24"/>
        </w:rPr>
        <w:t>yang</w:t>
      </w:r>
      <w:r w:rsidRPr="00636467">
        <w:rPr>
          <w:rFonts w:ascii="Times New Roman" w:eastAsia="Times New Roman" w:hAnsi="Times New Roman" w:cs="Times New Roman"/>
          <w:color w:val="131313"/>
          <w:spacing w:val="9"/>
          <w:sz w:val="24"/>
          <w:szCs w:val="24"/>
        </w:rPr>
        <w:t xml:space="preserve"> </w:t>
      </w:r>
      <w:r w:rsidRPr="00636467">
        <w:rPr>
          <w:rFonts w:ascii="Times New Roman" w:eastAsia="Times New Roman" w:hAnsi="Times New Roman" w:cs="Times New Roman"/>
          <w:color w:val="131313"/>
          <w:w w:val="90"/>
          <w:sz w:val="24"/>
          <w:szCs w:val="24"/>
        </w:rPr>
        <w:t>t</w:t>
      </w:r>
      <w:r w:rsidRPr="00636467">
        <w:rPr>
          <w:rFonts w:ascii="Times New Roman" w:eastAsia="Times New Roman" w:hAnsi="Times New Roman" w:cs="Times New Roman"/>
          <w:color w:val="131313"/>
          <w:w w:val="113"/>
          <w:sz w:val="24"/>
          <w:szCs w:val="24"/>
        </w:rPr>
        <w:t>e</w:t>
      </w:r>
      <w:r w:rsidRPr="00636467">
        <w:rPr>
          <w:rFonts w:ascii="Times New Roman" w:eastAsia="Times New Roman" w:hAnsi="Times New Roman" w:cs="Times New Roman"/>
          <w:color w:val="131313"/>
          <w:w w:val="90"/>
          <w:sz w:val="24"/>
          <w:szCs w:val="24"/>
        </w:rPr>
        <w:t>l</w:t>
      </w:r>
      <w:r w:rsidRPr="00636467">
        <w:rPr>
          <w:rFonts w:ascii="Times New Roman" w:eastAsia="Times New Roman" w:hAnsi="Times New Roman" w:cs="Times New Roman"/>
          <w:color w:val="131313"/>
          <w:w w:val="106"/>
          <w:sz w:val="24"/>
          <w:szCs w:val="24"/>
        </w:rPr>
        <w:t xml:space="preserve">ah </w:t>
      </w:r>
      <w:r w:rsidRPr="00636467">
        <w:rPr>
          <w:rFonts w:ascii="Times New Roman" w:eastAsia="Times New Roman" w:hAnsi="Times New Roman" w:cs="Times New Roman"/>
          <w:color w:val="131313"/>
          <w:sz w:val="24"/>
          <w:szCs w:val="24"/>
        </w:rPr>
        <w:t>melimpahkan</w:t>
      </w:r>
      <w:r w:rsidRPr="00636467">
        <w:rPr>
          <w:rFonts w:ascii="Times New Roman" w:eastAsia="Times New Roman" w:hAnsi="Times New Roman" w:cs="Times New Roman"/>
          <w:color w:val="131313"/>
          <w:spacing w:val="41"/>
          <w:sz w:val="24"/>
          <w:szCs w:val="24"/>
        </w:rPr>
        <w:t xml:space="preserve"> </w:t>
      </w:r>
      <w:r w:rsidRPr="00636467">
        <w:rPr>
          <w:rFonts w:ascii="Times New Roman" w:eastAsia="Times New Roman" w:hAnsi="Times New Roman" w:cs="Times New Roman"/>
          <w:color w:val="131313"/>
          <w:sz w:val="24"/>
          <w:szCs w:val="24"/>
        </w:rPr>
        <w:t>berkat</w:t>
      </w:r>
      <w:r w:rsidRPr="00636467">
        <w:rPr>
          <w:rFonts w:ascii="Times New Roman" w:eastAsia="Times New Roman" w:hAnsi="Times New Roman" w:cs="Times New Roman"/>
          <w:color w:val="131313"/>
          <w:spacing w:val="10"/>
          <w:sz w:val="24"/>
          <w:szCs w:val="24"/>
        </w:rPr>
        <w:t xml:space="preserve"> </w:t>
      </w:r>
      <w:r w:rsidRPr="00636467">
        <w:rPr>
          <w:rFonts w:ascii="Times New Roman" w:eastAsia="Times New Roman" w:hAnsi="Times New Roman" w:cs="Times New Roman"/>
          <w:color w:val="131313"/>
          <w:sz w:val="24"/>
          <w:szCs w:val="24"/>
        </w:rPr>
        <w:t>dan</w:t>
      </w:r>
      <w:r w:rsidRPr="00636467">
        <w:rPr>
          <w:rFonts w:ascii="Times New Roman" w:eastAsia="Times New Roman" w:hAnsi="Times New Roman" w:cs="Times New Roman"/>
          <w:color w:val="131313"/>
          <w:spacing w:val="2"/>
          <w:sz w:val="24"/>
          <w:szCs w:val="24"/>
        </w:rPr>
        <w:t xml:space="preserve"> </w:t>
      </w:r>
      <w:r w:rsidRPr="00636467">
        <w:rPr>
          <w:rFonts w:ascii="Times New Roman" w:eastAsia="Times New Roman" w:hAnsi="Times New Roman" w:cs="Times New Roman"/>
          <w:color w:val="131313"/>
          <w:w w:val="103"/>
          <w:sz w:val="24"/>
          <w:szCs w:val="24"/>
        </w:rPr>
        <w:t>a</w:t>
      </w:r>
      <w:r w:rsidRPr="00636467">
        <w:rPr>
          <w:rFonts w:ascii="Times New Roman" w:eastAsia="Times New Roman" w:hAnsi="Times New Roman" w:cs="Times New Roman"/>
          <w:color w:val="131313"/>
          <w:w w:val="108"/>
          <w:sz w:val="24"/>
          <w:szCs w:val="24"/>
        </w:rPr>
        <w:t>n</w:t>
      </w:r>
      <w:r w:rsidRPr="00636467">
        <w:rPr>
          <w:rFonts w:ascii="Times New Roman" w:eastAsia="Times New Roman" w:hAnsi="Times New Roman" w:cs="Times New Roman"/>
          <w:color w:val="131313"/>
          <w:w w:val="91"/>
          <w:sz w:val="24"/>
          <w:szCs w:val="24"/>
        </w:rPr>
        <w:t>u</w:t>
      </w:r>
      <w:r w:rsidRPr="00636467">
        <w:rPr>
          <w:rFonts w:ascii="Times New Roman" w:eastAsia="Times New Roman" w:hAnsi="Times New Roman" w:cs="Times New Roman"/>
          <w:color w:val="131313"/>
          <w:w w:val="108"/>
          <w:sz w:val="24"/>
          <w:szCs w:val="24"/>
        </w:rPr>
        <w:t>g</w:t>
      </w:r>
      <w:r w:rsidRPr="00636467">
        <w:rPr>
          <w:rFonts w:ascii="Times New Roman" w:eastAsia="Times New Roman" w:hAnsi="Times New Roman" w:cs="Times New Roman"/>
          <w:color w:val="131313"/>
          <w:w w:val="103"/>
          <w:sz w:val="24"/>
          <w:szCs w:val="24"/>
        </w:rPr>
        <w:t>e</w:t>
      </w:r>
      <w:r w:rsidRPr="00636467">
        <w:rPr>
          <w:rFonts w:ascii="Times New Roman" w:eastAsia="Times New Roman" w:hAnsi="Times New Roman" w:cs="Times New Roman"/>
          <w:color w:val="131313"/>
          <w:w w:val="112"/>
          <w:sz w:val="24"/>
          <w:szCs w:val="24"/>
        </w:rPr>
        <w:t>r</w:t>
      </w:r>
      <w:r w:rsidRPr="00636467">
        <w:rPr>
          <w:rFonts w:ascii="Times New Roman" w:eastAsia="Times New Roman" w:hAnsi="Times New Roman" w:cs="Times New Roman"/>
          <w:color w:val="131313"/>
          <w:w w:val="106"/>
          <w:sz w:val="24"/>
          <w:szCs w:val="24"/>
        </w:rPr>
        <w:t>ah</w:t>
      </w:r>
      <w:r w:rsidRPr="00636467">
        <w:rPr>
          <w:rFonts w:ascii="Times New Roman" w:eastAsia="Times New Roman" w:hAnsi="Times New Roman" w:cs="Times New Roman"/>
          <w:color w:val="131313"/>
          <w:w w:val="87"/>
          <w:sz w:val="24"/>
          <w:szCs w:val="24"/>
        </w:rPr>
        <w:t>-</w:t>
      </w:r>
      <w:r w:rsidRPr="00636467">
        <w:rPr>
          <w:rFonts w:ascii="Times New Roman" w:eastAsia="Times New Roman" w:hAnsi="Times New Roman" w:cs="Times New Roman"/>
          <w:color w:val="131313"/>
          <w:w w:val="104"/>
          <w:sz w:val="24"/>
          <w:szCs w:val="24"/>
        </w:rPr>
        <w:t>N</w:t>
      </w:r>
      <w:r w:rsidRPr="00636467">
        <w:rPr>
          <w:rFonts w:ascii="Times New Roman" w:eastAsia="Times New Roman" w:hAnsi="Times New Roman" w:cs="Times New Roman"/>
          <w:color w:val="131313"/>
          <w:w w:val="108"/>
          <w:sz w:val="24"/>
          <w:szCs w:val="24"/>
        </w:rPr>
        <w:t>y</w:t>
      </w:r>
      <w:r w:rsidRPr="00636467">
        <w:rPr>
          <w:rFonts w:ascii="Times New Roman" w:eastAsia="Times New Roman" w:hAnsi="Times New Roman" w:cs="Times New Roman"/>
          <w:color w:val="131313"/>
          <w:w w:val="103"/>
          <w:sz w:val="24"/>
          <w:szCs w:val="24"/>
        </w:rPr>
        <w:t>a</w:t>
      </w:r>
      <w:r w:rsidRPr="00636467">
        <w:rPr>
          <w:rFonts w:ascii="Times New Roman" w:eastAsia="Times New Roman" w:hAnsi="Times New Roman" w:cs="Times New Roman"/>
          <w:color w:val="131313"/>
          <w:w w:val="83"/>
          <w:sz w:val="24"/>
          <w:szCs w:val="24"/>
        </w:rPr>
        <w:t xml:space="preserve">, </w:t>
      </w:r>
      <w:r w:rsidRPr="00636467">
        <w:rPr>
          <w:rFonts w:ascii="Times New Roman" w:eastAsia="Times New Roman" w:hAnsi="Times New Roman" w:cs="Times New Roman"/>
          <w:color w:val="2B2B2B"/>
          <w:sz w:val="24"/>
          <w:szCs w:val="24"/>
        </w:rPr>
        <w:t>s</w:t>
      </w:r>
      <w:r w:rsidRPr="00636467">
        <w:rPr>
          <w:rFonts w:ascii="Times New Roman" w:eastAsia="Times New Roman" w:hAnsi="Times New Roman" w:cs="Times New Roman"/>
          <w:color w:val="131313"/>
          <w:sz w:val="24"/>
          <w:szCs w:val="24"/>
        </w:rPr>
        <w:t>ehi</w:t>
      </w:r>
      <w:r w:rsidRPr="00636467">
        <w:rPr>
          <w:rFonts w:ascii="Times New Roman" w:eastAsia="Times New Roman" w:hAnsi="Times New Roman" w:cs="Times New Roman"/>
          <w:color w:val="2B2B2B"/>
          <w:sz w:val="24"/>
          <w:szCs w:val="24"/>
        </w:rPr>
        <w:t>n</w:t>
      </w:r>
      <w:r w:rsidRPr="00636467">
        <w:rPr>
          <w:rFonts w:ascii="Times New Roman" w:eastAsia="Times New Roman" w:hAnsi="Times New Roman" w:cs="Times New Roman"/>
          <w:color w:val="131313"/>
          <w:sz w:val="24"/>
          <w:szCs w:val="24"/>
        </w:rPr>
        <w:t>gga</w:t>
      </w:r>
      <w:r w:rsidRPr="00636467">
        <w:rPr>
          <w:rFonts w:ascii="Times New Roman" w:eastAsia="Times New Roman" w:hAnsi="Times New Roman" w:cs="Times New Roman"/>
          <w:color w:val="131313"/>
          <w:spacing w:val="24"/>
          <w:sz w:val="24"/>
          <w:szCs w:val="24"/>
        </w:rPr>
        <w:t xml:space="preserve"> </w:t>
      </w:r>
      <w:r w:rsidRPr="00636467">
        <w:rPr>
          <w:rFonts w:ascii="Times New Roman" w:eastAsia="Times New Roman" w:hAnsi="Times New Roman" w:cs="Times New Roman"/>
          <w:color w:val="131313"/>
          <w:sz w:val="24"/>
          <w:szCs w:val="24"/>
        </w:rPr>
        <w:t>penu</w:t>
      </w:r>
      <w:r w:rsidRPr="00636467">
        <w:rPr>
          <w:rFonts w:ascii="Times New Roman" w:eastAsia="Times New Roman" w:hAnsi="Times New Roman" w:cs="Times New Roman"/>
          <w:color w:val="2B2B2B"/>
          <w:sz w:val="24"/>
          <w:szCs w:val="24"/>
        </w:rPr>
        <w:t>l</w:t>
      </w:r>
      <w:r w:rsidRPr="00636467">
        <w:rPr>
          <w:rFonts w:ascii="Times New Roman" w:eastAsia="Times New Roman" w:hAnsi="Times New Roman" w:cs="Times New Roman"/>
          <w:color w:val="131313"/>
          <w:sz w:val="24"/>
          <w:szCs w:val="24"/>
        </w:rPr>
        <w:t>is</w:t>
      </w:r>
      <w:r w:rsidRPr="00636467">
        <w:rPr>
          <w:rFonts w:ascii="Times New Roman" w:eastAsia="Times New Roman" w:hAnsi="Times New Roman" w:cs="Times New Roman"/>
          <w:color w:val="131313"/>
          <w:spacing w:val="15"/>
          <w:sz w:val="24"/>
          <w:szCs w:val="24"/>
        </w:rPr>
        <w:t xml:space="preserve"> </w:t>
      </w:r>
      <w:r w:rsidRPr="00636467">
        <w:rPr>
          <w:rFonts w:ascii="Times New Roman" w:eastAsia="Times New Roman" w:hAnsi="Times New Roman" w:cs="Times New Roman"/>
          <w:color w:val="131313"/>
          <w:sz w:val="24"/>
          <w:szCs w:val="24"/>
        </w:rPr>
        <w:t>dapat</w:t>
      </w:r>
      <w:r w:rsidRPr="00636467">
        <w:rPr>
          <w:rFonts w:ascii="Times New Roman" w:eastAsia="Times New Roman" w:hAnsi="Times New Roman" w:cs="Times New Roman"/>
          <w:color w:val="131313"/>
          <w:spacing w:val="9"/>
          <w:sz w:val="24"/>
          <w:szCs w:val="24"/>
        </w:rPr>
        <w:t xml:space="preserve"> </w:t>
      </w:r>
      <w:r w:rsidRPr="00636467">
        <w:rPr>
          <w:rFonts w:ascii="Times New Roman" w:eastAsia="Times New Roman" w:hAnsi="Times New Roman" w:cs="Times New Roman"/>
          <w:color w:val="131313"/>
          <w:w w:val="102"/>
          <w:sz w:val="24"/>
          <w:szCs w:val="24"/>
        </w:rPr>
        <w:t>m</w:t>
      </w:r>
      <w:r w:rsidRPr="00636467">
        <w:rPr>
          <w:rFonts w:ascii="Times New Roman" w:eastAsia="Times New Roman" w:hAnsi="Times New Roman" w:cs="Times New Roman"/>
          <w:color w:val="131313"/>
          <w:w w:val="103"/>
          <w:sz w:val="24"/>
          <w:szCs w:val="24"/>
        </w:rPr>
        <w:t>e</w:t>
      </w:r>
      <w:r w:rsidRPr="00636467">
        <w:rPr>
          <w:rFonts w:ascii="Times New Roman" w:eastAsia="Times New Roman" w:hAnsi="Times New Roman" w:cs="Times New Roman"/>
          <w:color w:val="131313"/>
          <w:w w:val="108"/>
          <w:sz w:val="24"/>
          <w:szCs w:val="24"/>
        </w:rPr>
        <w:t>ny</w:t>
      </w:r>
      <w:r w:rsidRPr="00636467">
        <w:rPr>
          <w:rFonts w:ascii="Times New Roman" w:eastAsia="Times New Roman" w:hAnsi="Times New Roman" w:cs="Times New Roman"/>
          <w:color w:val="131313"/>
          <w:w w:val="94"/>
          <w:sz w:val="24"/>
          <w:szCs w:val="24"/>
        </w:rPr>
        <w:t>e</w:t>
      </w:r>
      <w:r w:rsidRPr="00636467">
        <w:rPr>
          <w:rFonts w:ascii="Times New Roman" w:eastAsia="Times New Roman" w:hAnsi="Times New Roman" w:cs="Times New Roman"/>
          <w:color w:val="131313"/>
          <w:w w:val="105"/>
          <w:sz w:val="24"/>
          <w:szCs w:val="24"/>
        </w:rPr>
        <w:t>l</w:t>
      </w:r>
      <w:r w:rsidRPr="00636467">
        <w:rPr>
          <w:rFonts w:ascii="Times New Roman" w:eastAsia="Times New Roman" w:hAnsi="Times New Roman" w:cs="Times New Roman"/>
          <w:color w:val="131313"/>
          <w:w w:val="113"/>
          <w:sz w:val="24"/>
          <w:szCs w:val="24"/>
        </w:rPr>
        <w:t>e</w:t>
      </w:r>
      <w:r w:rsidRPr="00636467">
        <w:rPr>
          <w:rFonts w:ascii="Times New Roman" w:eastAsia="Times New Roman" w:hAnsi="Times New Roman" w:cs="Times New Roman"/>
          <w:color w:val="131313"/>
          <w:w w:val="96"/>
          <w:sz w:val="24"/>
          <w:szCs w:val="24"/>
        </w:rPr>
        <w:t>s</w:t>
      </w:r>
      <w:r w:rsidRPr="00636467">
        <w:rPr>
          <w:rFonts w:ascii="Times New Roman" w:eastAsia="Times New Roman" w:hAnsi="Times New Roman" w:cs="Times New Roman"/>
          <w:color w:val="131313"/>
          <w:w w:val="104"/>
          <w:sz w:val="24"/>
          <w:szCs w:val="24"/>
        </w:rPr>
        <w:t>ai</w:t>
      </w:r>
      <w:r w:rsidRPr="00636467">
        <w:rPr>
          <w:rFonts w:ascii="Times New Roman" w:eastAsia="Times New Roman" w:hAnsi="Times New Roman" w:cs="Times New Roman"/>
          <w:color w:val="131313"/>
          <w:w w:val="108"/>
          <w:sz w:val="24"/>
          <w:szCs w:val="24"/>
        </w:rPr>
        <w:t>k</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sz w:val="24"/>
          <w:szCs w:val="24"/>
        </w:rPr>
        <w:t>n</w:t>
      </w:r>
      <w:r w:rsidRPr="00E17F39">
        <w:rPr>
          <w:rFonts w:ascii="Times New Roman" w:eastAsia="Times New Roman" w:hAnsi="Times New Roman" w:cs="Times New Roman"/>
          <w:color w:val="131313"/>
          <w:sz w:val="23"/>
          <w:szCs w:val="23"/>
        </w:rPr>
        <w:t xml:space="preserve"> </w:t>
      </w:r>
      <w:r w:rsidRPr="00E17F39">
        <w:rPr>
          <w:rFonts w:ascii="Times New Roman" w:eastAsia="Times New Roman" w:hAnsi="Times New Roman" w:cs="Times New Roman"/>
          <w:color w:val="131313"/>
          <w:w w:val="102"/>
          <w:sz w:val="23"/>
          <w:szCs w:val="23"/>
        </w:rPr>
        <w:t>m</w:t>
      </w:r>
      <w:r w:rsidRPr="00E17F39">
        <w:rPr>
          <w:rFonts w:ascii="Times New Roman" w:eastAsia="Times New Roman" w:hAnsi="Times New Roman" w:cs="Times New Roman"/>
          <w:color w:val="131313"/>
          <w:w w:val="113"/>
          <w:sz w:val="23"/>
          <w:szCs w:val="23"/>
        </w:rPr>
        <w:t>a</w:t>
      </w:r>
      <w:r w:rsidRPr="00E17F39">
        <w:rPr>
          <w:rFonts w:ascii="Times New Roman" w:eastAsia="Times New Roman" w:hAnsi="Times New Roman" w:cs="Times New Roman"/>
          <w:color w:val="131313"/>
          <w:sz w:val="23"/>
          <w:szCs w:val="23"/>
        </w:rPr>
        <w:t>k</w:t>
      </w:r>
      <w:r w:rsidRPr="00E17F39">
        <w:rPr>
          <w:rFonts w:ascii="Times New Roman" w:eastAsia="Times New Roman" w:hAnsi="Times New Roman" w:cs="Times New Roman"/>
          <w:color w:val="131313"/>
          <w:w w:val="113"/>
          <w:sz w:val="23"/>
          <w:szCs w:val="23"/>
        </w:rPr>
        <w:t>a</w:t>
      </w:r>
      <w:r w:rsidRPr="00E17F39">
        <w:rPr>
          <w:rFonts w:ascii="Times New Roman" w:eastAsia="Times New Roman" w:hAnsi="Times New Roman" w:cs="Times New Roman"/>
          <w:color w:val="131313"/>
          <w:w w:val="75"/>
          <w:sz w:val="23"/>
          <w:szCs w:val="23"/>
        </w:rPr>
        <w:t>l</w:t>
      </w:r>
      <w:r w:rsidRPr="00E17F39">
        <w:rPr>
          <w:rFonts w:ascii="Times New Roman" w:eastAsia="Times New Roman" w:hAnsi="Times New Roman" w:cs="Times New Roman"/>
          <w:color w:val="131313"/>
          <w:w w:val="122"/>
          <w:sz w:val="23"/>
          <w:szCs w:val="23"/>
        </w:rPr>
        <w:t>a</w:t>
      </w:r>
      <w:r w:rsidRPr="00E17F39">
        <w:rPr>
          <w:rFonts w:ascii="Times New Roman" w:eastAsia="Times New Roman" w:hAnsi="Times New Roman" w:cs="Times New Roman"/>
          <w:color w:val="131313"/>
          <w:sz w:val="23"/>
          <w:szCs w:val="23"/>
        </w:rPr>
        <w:t xml:space="preserve">h   </w:t>
      </w:r>
      <w:r w:rsidRPr="00E17F39">
        <w:rPr>
          <w:rFonts w:ascii="Times New Roman" w:eastAsia="Times New Roman" w:hAnsi="Times New Roman" w:cs="Times New Roman"/>
          <w:color w:val="131313"/>
          <w:spacing w:val="-9"/>
          <w:sz w:val="23"/>
          <w:szCs w:val="23"/>
        </w:rPr>
        <w:t xml:space="preserve"> </w:t>
      </w:r>
      <w:r w:rsidRPr="00E17F39">
        <w:rPr>
          <w:rFonts w:ascii="Times New Roman" w:eastAsia="Times New Roman" w:hAnsi="Times New Roman" w:cs="Times New Roman"/>
          <w:color w:val="131313"/>
          <w:w w:val="75"/>
          <w:sz w:val="23"/>
          <w:szCs w:val="23"/>
        </w:rPr>
        <w:t>i</w:t>
      </w:r>
      <w:r w:rsidRPr="00E17F39">
        <w:rPr>
          <w:rFonts w:ascii="Times New Roman" w:eastAsia="Times New Roman" w:hAnsi="Times New Roman" w:cs="Times New Roman"/>
          <w:color w:val="131313"/>
          <w:w w:val="116"/>
          <w:sz w:val="23"/>
          <w:szCs w:val="23"/>
        </w:rPr>
        <w:t>n</w:t>
      </w:r>
      <w:r w:rsidRPr="00E17F39">
        <w:rPr>
          <w:rFonts w:ascii="Times New Roman" w:eastAsia="Times New Roman" w:hAnsi="Times New Roman" w:cs="Times New Roman"/>
          <w:color w:val="131313"/>
          <w:w w:val="90"/>
          <w:sz w:val="23"/>
          <w:szCs w:val="23"/>
        </w:rPr>
        <w:t>i</w:t>
      </w:r>
      <w:r w:rsidRPr="00E17F39">
        <w:rPr>
          <w:rFonts w:ascii="Times New Roman" w:eastAsia="Times New Roman" w:hAnsi="Times New Roman" w:cs="Times New Roman"/>
          <w:color w:val="131313"/>
          <w:sz w:val="23"/>
          <w:szCs w:val="23"/>
        </w:rPr>
        <w:t xml:space="preserve">       </w:t>
      </w:r>
      <w:r w:rsidRPr="00E17F39">
        <w:rPr>
          <w:rFonts w:ascii="Times New Roman" w:eastAsia="Times New Roman" w:hAnsi="Times New Roman" w:cs="Times New Roman"/>
          <w:color w:val="131313"/>
          <w:spacing w:val="-19"/>
          <w:sz w:val="23"/>
          <w:szCs w:val="23"/>
        </w:rPr>
        <w:t xml:space="preserve"> </w:t>
      </w:r>
      <w:r w:rsidRPr="00E17F39">
        <w:rPr>
          <w:rFonts w:ascii="Times New Roman" w:eastAsia="Times New Roman" w:hAnsi="Times New Roman" w:cs="Times New Roman"/>
          <w:color w:val="131313"/>
          <w:sz w:val="23"/>
          <w:szCs w:val="23"/>
        </w:rPr>
        <w:t>d</w:t>
      </w:r>
      <w:r w:rsidRPr="00E17F39">
        <w:rPr>
          <w:rFonts w:ascii="Times New Roman" w:eastAsia="Times New Roman" w:hAnsi="Times New Roman" w:cs="Times New Roman"/>
          <w:color w:val="2B2B2B"/>
          <w:sz w:val="23"/>
          <w:szCs w:val="23"/>
        </w:rPr>
        <w:t>e</w:t>
      </w:r>
      <w:r w:rsidRPr="00E17F39">
        <w:rPr>
          <w:rFonts w:ascii="Times New Roman" w:eastAsia="Times New Roman" w:hAnsi="Times New Roman" w:cs="Times New Roman"/>
          <w:color w:val="131313"/>
          <w:sz w:val="23"/>
          <w:szCs w:val="23"/>
        </w:rPr>
        <w:t xml:space="preserve">ngan      </w:t>
      </w:r>
      <w:r w:rsidRPr="00E17F39">
        <w:rPr>
          <w:rFonts w:ascii="Times New Roman" w:eastAsia="Times New Roman" w:hAnsi="Times New Roman" w:cs="Times New Roman"/>
          <w:color w:val="131313"/>
          <w:spacing w:val="35"/>
          <w:sz w:val="23"/>
          <w:szCs w:val="23"/>
        </w:rPr>
        <w:t xml:space="preserve"> </w:t>
      </w:r>
      <w:r w:rsidRPr="00E17F39">
        <w:rPr>
          <w:rFonts w:ascii="Times New Roman" w:eastAsia="Times New Roman" w:hAnsi="Times New Roman" w:cs="Times New Roman"/>
          <w:color w:val="131313"/>
          <w:sz w:val="23"/>
          <w:szCs w:val="23"/>
        </w:rPr>
        <w:t xml:space="preserve">judul       </w:t>
      </w:r>
      <w:r w:rsidRPr="00E17F39">
        <w:rPr>
          <w:rFonts w:ascii="Times New Roman" w:eastAsia="Times New Roman" w:hAnsi="Times New Roman" w:cs="Times New Roman"/>
          <w:color w:val="131313"/>
          <w:spacing w:val="15"/>
          <w:sz w:val="23"/>
          <w:szCs w:val="23"/>
        </w:rPr>
        <w:t xml:space="preserve"> </w:t>
      </w:r>
      <w:r w:rsidRPr="00E17F39">
        <w:rPr>
          <w:rFonts w:ascii="Times New Roman" w:eastAsia="Times New Roman" w:hAnsi="Times New Roman" w:cs="Times New Roman"/>
          <w:b/>
          <w:color w:val="131313"/>
          <w:w w:val="82"/>
          <w:sz w:val="24"/>
          <w:szCs w:val="24"/>
        </w:rPr>
        <w:t>"</w:t>
      </w:r>
      <w:r w:rsidRPr="00E17F39">
        <w:rPr>
          <w:rFonts w:ascii="Times New Roman" w:eastAsia="Times New Roman" w:hAnsi="Times New Roman" w:cs="Times New Roman"/>
          <w:b/>
          <w:color w:val="131313"/>
          <w:w w:val="116"/>
          <w:sz w:val="24"/>
          <w:szCs w:val="24"/>
        </w:rPr>
        <w:t>P</w:t>
      </w:r>
      <w:r w:rsidRPr="00E17F39">
        <w:rPr>
          <w:rFonts w:ascii="Times New Roman" w:eastAsia="Times New Roman" w:hAnsi="Times New Roman" w:cs="Times New Roman"/>
          <w:b/>
          <w:color w:val="131313"/>
          <w:sz w:val="24"/>
          <w:szCs w:val="24"/>
        </w:rPr>
        <w:t>E</w:t>
      </w:r>
      <w:r w:rsidRPr="00E17F39">
        <w:rPr>
          <w:rFonts w:ascii="Times New Roman" w:eastAsia="Times New Roman" w:hAnsi="Times New Roman" w:cs="Times New Roman"/>
          <w:b/>
          <w:color w:val="131313"/>
          <w:w w:val="106"/>
          <w:sz w:val="24"/>
          <w:szCs w:val="24"/>
        </w:rPr>
        <w:t>M</w:t>
      </w:r>
      <w:r w:rsidRPr="00E17F39">
        <w:rPr>
          <w:rFonts w:ascii="Times New Roman" w:eastAsia="Times New Roman" w:hAnsi="Times New Roman" w:cs="Times New Roman"/>
          <w:b/>
          <w:color w:val="131313"/>
          <w:sz w:val="24"/>
          <w:szCs w:val="24"/>
        </w:rPr>
        <w:t>B</w:t>
      </w:r>
      <w:r w:rsidRPr="00E17F39">
        <w:rPr>
          <w:rFonts w:ascii="Times New Roman" w:eastAsia="Times New Roman" w:hAnsi="Times New Roman" w:cs="Times New Roman"/>
          <w:b/>
          <w:color w:val="131313"/>
          <w:w w:val="104"/>
          <w:sz w:val="24"/>
          <w:szCs w:val="24"/>
        </w:rPr>
        <w:t>U</w:t>
      </w:r>
      <w:r w:rsidRPr="00E17F39">
        <w:rPr>
          <w:rFonts w:ascii="Times New Roman" w:eastAsia="Times New Roman" w:hAnsi="Times New Roman" w:cs="Times New Roman"/>
          <w:b/>
          <w:color w:val="131313"/>
          <w:w w:val="115"/>
          <w:sz w:val="24"/>
          <w:szCs w:val="24"/>
        </w:rPr>
        <w:t>A</w:t>
      </w:r>
      <w:r w:rsidRPr="00E17F39">
        <w:rPr>
          <w:rFonts w:ascii="Times New Roman" w:eastAsia="Times New Roman" w:hAnsi="Times New Roman" w:cs="Times New Roman"/>
          <w:b/>
          <w:color w:val="131313"/>
          <w:sz w:val="24"/>
          <w:szCs w:val="24"/>
        </w:rPr>
        <w:t>T</w:t>
      </w:r>
      <w:r w:rsidRPr="00E17F39">
        <w:rPr>
          <w:rFonts w:ascii="Times New Roman" w:eastAsia="Times New Roman" w:hAnsi="Times New Roman" w:cs="Times New Roman"/>
          <w:b/>
          <w:color w:val="131313"/>
          <w:w w:val="104"/>
          <w:sz w:val="24"/>
          <w:szCs w:val="24"/>
        </w:rPr>
        <w:t>A</w:t>
      </w:r>
      <w:r w:rsidRPr="00E17F39">
        <w:rPr>
          <w:rFonts w:ascii="Times New Roman" w:eastAsia="Times New Roman" w:hAnsi="Times New Roman" w:cs="Times New Roman"/>
          <w:b/>
          <w:color w:val="131313"/>
          <w:w w:val="109"/>
          <w:sz w:val="24"/>
          <w:szCs w:val="24"/>
        </w:rPr>
        <w:t>N</w:t>
      </w:r>
      <w:r w:rsidRPr="00E17F39">
        <w:rPr>
          <w:rFonts w:ascii="Times New Roman" w:eastAsia="Times New Roman" w:hAnsi="Times New Roman" w:cs="Times New Roman"/>
          <w:b/>
          <w:color w:val="131313"/>
          <w:sz w:val="24"/>
          <w:szCs w:val="24"/>
        </w:rPr>
        <w:t xml:space="preserve">   </w:t>
      </w:r>
      <w:r w:rsidRPr="00E17F39">
        <w:rPr>
          <w:rFonts w:ascii="Times New Roman" w:eastAsia="Times New Roman" w:hAnsi="Times New Roman" w:cs="Times New Roman"/>
          <w:b/>
          <w:color w:val="131313"/>
          <w:spacing w:val="-29"/>
          <w:sz w:val="24"/>
          <w:szCs w:val="24"/>
        </w:rPr>
        <w:t xml:space="preserve"> </w:t>
      </w:r>
      <w:r w:rsidRPr="00E17F39">
        <w:rPr>
          <w:rFonts w:ascii="Times New Roman" w:eastAsia="Times New Roman" w:hAnsi="Times New Roman" w:cs="Times New Roman"/>
          <w:b/>
          <w:color w:val="131313"/>
          <w:w w:val="104"/>
          <w:sz w:val="24"/>
          <w:szCs w:val="24"/>
        </w:rPr>
        <w:t>A</w:t>
      </w:r>
      <w:r w:rsidRPr="00E17F39">
        <w:rPr>
          <w:rFonts w:ascii="Times New Roman" w:eastAsia="Times New Roman" w:hAnsi="Times New Roman" w:cs="Times New Roman"/>
          <w:b/>
          <w:color w:val="131313"/>
          <w:w w:val="102"/>
          <w:sz w:val="24"/>
          <w:szCs w:val="24"/>
        </w:rPr>
        <w:t>P</w:t>
      </w:r>
      <w:r w:rsidRPr="00E17F39">
        <w:rPr>
          <w:rFonts w:ascii="Times New Roman" w:eastAsia="Times New Roman" w:hAnsi="Times New Roman" w:cs="Times New Roman"/>
          <w:b/>
          <w:color w:val="131313"/>
          <w:w w:val="106"/>
          <w:sz w:val="24"/>
          <w:szCs w:val="24"/>
        </w:rPr>
        <w:t>L</w:t>
      </w:r>
      <w:r w:rsidRPr="00E17F39">
        <w:rPr>
          <w:rFonts w:ascii="Times New Roman" w:eastAsia="Times New Roman" w:hAnsi="Times New Roman" w:cs="Times New Roman"/>
          <w:b/>
          <w:color w:val="131313"/>
          <w:w w:val="196"/>
          <w:sz w:val="24"/>
          <w:szCs w:val="24"/>
        </w:rPr>
        <w:t>l</w:t>
      </w:r>
      <w:r w:rsidRPr="00E17F39">
        <w:rPr>
          <w:rFonts w:ascii="Times New Roman" w:eastAsia="Times New Roman" w:hAnsi="Times New Roman" w:cs="Times New Roman"/>
          <w:b/>
          <w:color w:val="131313"/>
          <w:w w:val="86"/>
          <w:sz w:val="24"/>
          <w:szCs w:val="24"/>
        </w:rPr>
        <w:t>K</w:t>
      </w:r>
      <w:r w:rsidRPr="00E17F39">
        <w:rPr>
          <w:rFonts w:ascii="Times New Roman" w:eastAsia="Times New Roman" w:hAnsi="Times New Roman" w:cs="Times New Roman"/>
          <w:b/>
          <w:color w:val="131313"/>
          <w:w w:val="104"/>
          <w:sz w:val="24"/>
          <w:szCs w:val="24"/>
        </w:rPr>
        <w:t>A</w:t>
      </w:r>
      <w:r w:rsidRPr="00E17F39">
        <w:rPr>
          <w:rFonts w:ascii="Times New Roman" w:eastAsia="Times New Roman" w:hAnsi="Times New Roman" w:cs="Times New Roman"/>
          <w:b/>
          <w:color w:val="131313"/>
          <w:w w:val="97"/>
          <w:sz w:val="24"/>
          <w:szCs w:val="24"/>
        </w:rPr>
        <w:t>S</w:t>
      </w:r>
      <w:r w:rsidRPr="00E17F39">
        <w:rPr>
          <w:rFonts w:ascii="Times New Roman" w:eastAsia="Times New Roman" w:hAnsi="Times New Roman" w:cs="Times New Roman"/>
          <w:b/>
          <w:color w:val="131313"/>
          <w:w w:val="118"/>
          <w:sz w:val="24"/>
          <w:szCs w:val="24"/>
        </w:rPr>
        <w:t>I</w:t>
      </w:r>
      <w:r w:rsidRPr="00E17F39">
        <w:rPr>
          <w:rFonts w:ascii="Times New Roman" w:eastAsia="Times New Roman" w:hAnsi="Times New Roman" w:cs="Times New Roman"/>
          <w:b/>
          <w:color w:val="131313"/>
          <w:sz w:val="24"/>
          <w:szCs w:val="24"/>
        </w:rPr>
        <w:t xml:space="preserve">   </w:t>
      </w:r>
      <w:r w:rsidRPr="00E17F39">
        <w:rPr>
          <w:rFonts w:ascii="Times New Roman" w:eastAsia="Times New Roman" w:hAnsi="Times New Roman" w:cs="Times New Roman"/>
          <w:b/>
          <w:color w:val="131313"/>
          <w:spacing w:val="-19"/>
          <w:sz w:val="24"/>
          <w:szCs w:val="24"/>
        </w:rPr>
        <w:t xml:space="preserve"> </w:t>
      </w:r>
      <w:r w:rsidR="00EE4211">
        <w:rPr>
          <w:rFonts w:ascii="Times New Roman" w:eastAsia="Times New Roman" w:hAnsi="Times New Roman" w:cs="Times New Roman"/>
          <w:b/>
          <w:color w:val="131313"/>
          <w:w w:val="97"/>
          <w:sz w:val="24"/>
          <w:szCs w:val="24"/>
        </w:rPr>
        <w:t>PEMESANAN DESTINASI WISATA DENGAN SISTEM INFORMASI GEOGRAFIS</w:t>
      </w:r>
      <w:r w:rsidR="00D262F2">
        <w:rPr>
          <w:rFonts w:ascii="Times New Roman" w:eastAsia="Times New Roman" w:hAnsi="Times New Roman" w:cs="Times New Roman"/>
          <w:b/>
          <w:color w:val="131313"/>
          <w:w w:val="97"/>
          <w:sz w:val="24"/>
          <w:szCs w:val="24"/>
        </w:rPr>
        <w:t xml:space="preserve"> BERBASIS ANDROID MENGGUNAKAN METODE AGILE &amp; SCRUM</w:t>
      </w:r>
      <w:r w:rsidRPr="00E17F39">
        <w:rPr>
          <w:rFonts w:ascii="Times New Roman" w:eastAsia="Times New Roman" w:hAnsi="Times New Roman" w:cs="Times New Roman"/>
          <w:b/>
          <w:color w:val="131313"/>
          <w:w w:val="97"/>
          <w:sz w:val="24"/>
          <w:szCs w:val="24"/>
        </w:rPr>
        <w:t>"</w:t>
      </w:r>
      <w:r w:rsidRPr="00E17F39">
        <w:rPr>
          <w:rFonts w:ascii="Times New Roman" w:eastAsia="Times New Roman" w:hAnsi="Times New Roman" w:cs="Times New Roman"/>
          <w:b/>
          <w:color w:val="131313"/>
          <w:w w:val="83"/>
          <w:sz w:val="24"/>
          <w:szCs w:val="24"/>
        </w:rPr>
        <w:t xml:space="preserve">. </w:t>
      </w:r>
      <w:proofErr w:type="gramStart"/>
      <w:r w:rsidRPr="00636467">
        <w:rPr>
          <w:rFonts w:ascii="Times New Roman" w:eastAsia="Times New Roman" w:hAnsi="Times New Roman" w:cs="Times New Roman"/>
          <w:color w:val="131313"/>
          <w:sz w:val="24"/>
          <w:szCs w:val="24"/>
        </w:rPr>
        <w:t xml:space="preserve">Penulisan </w:t>
      </w:r>
      <w:r w:rsidRPr="00636467">
        <w:rPr>
          <w:rFonts w:ascii="Times New Roman" w:eastAsia="Times New Roman" w:hAnsi="Times New Roman" w:cs="Times New Roman"/>
          <w:color w:val="131313"/>
          <w:spacing w:val="45"/>
          <w:sz w:val="24"/>
          <w:szCs w:val="24"/>
        </w:rPr>
        <w:t xml:space="preserve"> </w:t>
      </w:r>
      <w:r w:rsidRPr="00636467">
        <w:rPr>
          <w:rFonts w:ascii="Times New Roman" w:eastAsia="Times New Roman" w:hAnsi="Times New Roman" w:cs="Times New Roman"/>
          <w:color w:val="131313"/>
          <w:sz w:val="24"/>
          <w:szCs w:val="24"/>
        </w:rPr>
        <w:t>skripsi</w:t>
      </w:r>
      <w:proofErr w:type="gramEnd"/>
      <w:r w:rsidRPr="00636467">
        <w:rPr>
          <w:rFonts w:ascii="Times New Roman" w:eastAsia="Times New Roman" w:hAnsi="Times New Roman" w:cs="Times New Roman"/>
          <w:color w:val="131313"/>
          <w:sz w:val="24"/>
          <w:szCs w:val="24"/>
        </w:rPr>
        <w:t xml:space="preserve"> </w:t>
      </w:r>
      <w:r w:rsidRPr="00636467">
        <w:rPr>
          <w:rFonts w:ascii="Times New Roman" w:eastAsia="Times New Roman" w:hAnsi="Times New Roman" w:cs="Times New Roman"/>
          <w:color w:val="131313"/>
          <w:spacing w:val="27"/>
          <w:sz w:val="24"/>
          <w:szCs w:val="24"/>
        </w:rPr>
        <w:t xml:space="preserve"> </w:t>
      </w:r>
      <w:r w:rsidRPr="00636467">
        <w:rPr>
          <w:rFonts w:ascii="Times New Roman" w:eastAsia="Times New Roman" w:hAnsi="Times New Roman" w:cs="Times New Roman"/>
          <w:color w:val="131313"/>
          <w:w w:val="75"/>
          <w:sz w:val="24"/>
          <w:szCs w:val="24"/>
        </w:rPr>
        <w:t>i</w:t>
      </w:r>
      <w:r w:rsidRPr="00636467">
        <w:rPr>
          <w:rFonts w:ascii="Times New Roman" w:eastAsia="Times New Roman" w:hAnsi="Times New Roman" w:cs="Times New Roman"/>
          <w:color w:val="131313"/>
          <w:w w:val="116"/>
          <w:sz w:val="24"/>
          <w:szCs w:val="24"/>
        </w:rPr>
        <w:t>n</w:t>
      </w:r>
      <w:r w:rsidRPr="00636467">
        <w:rPr>
          <w:rFonts w:ascii="Times New Roman" w:eastAsia="Times New Roman" w:hAnsi="Times New Roman" w:cs="Times New Roman"/>
          <w:color w:val="131313"/>
          <w:w w:val="105"/>
          <w:sz w:val="24"/>
          <w:szCs w:val="24"/>
        </w:rPr>
        <w:t>i</w:t>
      </w:r>
      <w:r w:rsidRPr="00636467">
        <w:rPr>
          <w:rFonts w:ascii="Times New Roman" w:eastAsia="Times New Roman" w:hAnsi="Times New Roman" w:cs="Times New Roman"/>
          <w:color w:val="131313"/>
          <w:sz w:val="24"/>
          <w:szCs w:val="24"/>
        </w:rPr>
        <w:t xml:space="preserve"> </w:t>
      </w:r>
      <w:r w:rsidRPr="00636467">
        <w:rPr>
          <w:rFonts w:ascii="Times New Roman" w:eastAsia="Times New Roman" w:hAnsi="Times New Roman" w:cs="Times New Roman"/>
          <w:color w:val="131313"/>
          <w:spacing w:val="-10"/>
          <w:sz w:val="24"/>
          <w:szCs w:val="24"/>
        </w:rPr>
        <w:t xml:space="preserve"> </w:t>
      </w:r>
      <w:r w:rsidRPr="00636467">
        <w:rPr>
          <w:rFonts w:ascii="Times New Roman" w:eastAsia="Times New Roman" w:hAnsi="Times New Roman" w:cs="Times New Roman"/>
          <w:color w:val="131313"/>
          <w:sz w:val="24"/>
          <w:szCs w:val="24"/>
        </w:rPr>
        <w:t xml:space="preserve">disusun </w:t>
      </w:r>
      <w:r w:rsidRPr="00636467">
        <w:rPr>
          <w:rFonts w:ascii="Times New Roman" w:eastAsia="Times New Roman" w:hAnsi="Times New Roman" w:cs="Times New Roman"/>
          <w:color w:val="131313"/>
          <w:spacing w:val="25"/>
          <w:sz w:val="24"/>
          <w:szCs w:val="24"/>
        </w:rPr>
        <w:t xml:space="preserve"> </w:t>
      </w:r>
      <w:r w:rsidRPr="00636467">
        <w:rPr>
          <w:rFonts w:ascii="Times New Roman" w:eastAsia="Times New Roman" w:hAnsi="Times New Roman" w:cs="Times New Roman"/>
          <w:color w:val="2B2B2B"/>
          <w:w w:val="96"/>
          <w:sz w:val="24"/>
          <w:szCs w:val="24"/>
        </w:rPr>
        <w:t>s</w:t>
      </w:r>
      <w:r w:rsidRPr="00636467">
        <w:rPr>
          <w:rFonts w:ascii="Times New Roman" w:eastAsia="Times New Roman" w:hAnsi="Times New Roman" w:cs="Times New Roman"/>
          <w:color w:val="131313"/>
          <w:w w:val="113"/>
          <w:sz w:val="24"/>
          <w:szCs w:val="24"/>
        </w:rPr>
        <w:t>e</w:t>
      </w:r>
      <w:r w:rsidRPr="00636467">
        <w:rPr>
          <w:rFonts w:ascii="Times New Roman" w:eastAsia="Times New Roman" w:hAnsi="Times New Roman" w:cs="Times New Roman"/>
          <w:color w:val="131313"/>
          <w:w w:val="91"/>
          <w:sz w:val="24"/>
          <w:szCs w:val="24"/>
        </w:rPr>
        <w:t>b</w:t>
      </w:r>
      <w:r w:rsidRPr="00636467">
        <w:rPr>
          <w:rFonts w:ascii="Times New Roman" w:eastAsia="Times New Roman" w:hAnsi="Times New Roman" w:cs="Times New Roman"/>
          <w:color w:val="131313"/>
          <w:w w:val="122"/>
          <w:sz w:val="24"/>
          <w:szCs w:val="24"/>
        </w:rPr>
        <w:t>a</w:t>
      </w:r>
      <w:r w:rsidRPr="00636467">
        <w:rPr>
          <w:rFonts w:ascii="Times New Roman" w:eastAsia="Times New Roman" w:hAnsi="Times New Roman" w:cs="Times New Roman"/>
          <w:color w:val="131313"/>
          <w:sz w:val="24"/>
          <w:szCs w:val="24"/>
        </w:rPr>
        <w:t>g</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w w:val="75"/>
          <w:sz w:val="24"/>
          <w:szCs w:val="24"/>
        </w:rPr>
        <w:t>i</w:t>
      </w:r>
      <w:r w:rsidRPr="00636467">
        <w:rPr>
          <w:rFonts w:ascii="Times New Roman" w:eastAsia="Times New Roman" w:hAnsi="Times New Roman" w:cs="Times New Roman"/>
          <w:color w:val="131313"/>
          <w:sz w:val="24"/>
          <w:szCs w:val="24"/>
        </w:rPr>
        <w:t xml:space="preserve"> </w:t>
      </w:r>
      <w:r w:rsidRPr="00636467">
        <w:rPr>
          <w:rFonts w:ascii="Times New Roman" w:eastAsia="Times New Roman" w:hAnsi="Times New Roman" w:cs="Times New Roman"/>
          <w:color w:val="131313"/>
          <w:spacing w:val="10"/>
          <w:sz w:val="24"/>
          <w:szCs w:val="24"/>
        </w:rPr>
        <w:t xml:space="preserve"> </w:t>
      </w:r>
      <w:r w:rsidRPr="00636467">
        <w:rPr>
          <w:rFonts w:ascii="Times New Roman" w:eastAsia="Times New Roman" w:hAnsi="Times New Roman" w:cs="Times New Roman"/>
          <w:color w:val="131313"/>
          <w:sz w:val="24"/>
          <w:szCs w:val="24"/>
        </w:rPr>
        <w:t xml:space="preserve">syarat </w:t>
      </w:r>
      <w:r w:rsidRPr="00636467">
        <w:rPr>
          <w:rFonts w:ascii="Times New Roman" w:eastAsia="Times New Roman" w:hAnsi="Times New Roman" w:cs="Times New Roman"/>
          <w:color w:val="131313"/>
          <w:spacing w:val="24"/>
          <w:sz w:val="24"/>
          <w:szCs w:val="24"/>
        </w:rPr>
        <w:t xml:space="preserve"> </w:t>
      </w:r>
      <w:r w:rsidRPr="00636467">
        <w:rPr>
          <w:rFonts w:ascii="Times New Roman" w:eastAsia="Times New Roman" w:hAnsi="Times New Roman" w:cs="Times New Roman"/>
          <w:color w:val="131313"/>
          <w:sz w:val="24"/>
          <w:szCs w:val="24"/>
        </w:rPr>
        <w:t>d</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w w:val="90"/>
          <w:sz w:val="24"/>
          <w:szCs w:val="24"/>
        </w:rPr>
        <w:t>l</w:t>
      </w:r>
      <w:r w:rsidRPr="00636467">
        <w:rPr>
          <w:rFonts w:ascii="Times New Roman" w:eastAsia="Times New Roman" w:hAnsi="Times New Roman" w:cs="Times New Roman"/>
          <w:color w:val="131313"/>
          <w:w w:val="122"/>
          <w:sz w:val="24"/>
          <w:szCs w:val="24"/>
        </w:rPr>
        <w:t>a</w:t>
      </w:r>
      <w:r w:rsidRPr="00636467">
        <w:rPr>
          <w:rFonts w:ascii="Times New Roman" w:eastAsia="Times New Roman" w:hAnsi="Times New Roman" w:cs="Times New Roman"/>
          <w:color w:val="131313"/>
          <w:w w:val="96"/>
          <w:sz w:val="24"/>
          <w:szCs w:val="24"/>
        </w:rPr>
        <w:t>m</w:t>
      </w:r>
      <w:r w:rsidRPr="00636467">
        <w:rPr>
          <w:rFonts w:ascii="Times New Roman" w:eastAsia="Times New Roman" w:hAnsi="Times New Roman" w:cs="Times New Roman"/>
          <w:color w:val="131313"/>
          <w:sz w:val="24"/>
          <w:szCs w:val="24"/>
        </w:rPr>
        <w:t xml:space="preserve"> </w:t>
      </w:r>
      <w:r w:rsidRPr="00636467">
        <w:rPr>
          <w:rFonts w:ascii="Times New Roman" w:eastAsia="Times New Roman" w:hAnsi="Times New Roman" w:cs="Times New Roman"/>
          <w:color w:val="131313"/>
          <w:spacing w:val="10"/>
          <w:sz w:val="24"/>
          <w:szCs w:val="24"/>
        </w:rPr>
        <w:t xml:space="preserve"> </w:t>
      </w:r>
      <w:r w:rsidRPr="00636467">
        <w:rPr>
          <w:rFonts w:ascii="Times New Roman" w:eastAsia="Times New Roman" w:hAnsi="Times New Roman" w:cs="Times New Roman"/>
          <w:color w:val="131313"/>
          <w:sz w:val="24"/>
          <w:szCs w:val="24"/>
        </w:rPr>
        <w:t xml:space="preserve">memperoleh </w:t>
      </w:r>
      <w:r w:rsidRPr="00636467">
        <w:rPr>
          <w:rFonts w:ascii="Times New Roman" w:eastAsia="Times New Roman" w:hAnsi="Times New Roman" w:cs="Times New Roman"/>
          <w:color w:val="131313"/>
          <w:spacing w:val="48"/>
          <w:sz w:val="24"/>
          <w:szCs w:val="24"/>
        </w:rPr>
        <w:t xml:space="preserve"> </w:t>
      </w:r>
      <w:r w:rsidRPr="00636467">
        <w:rPr>
          <w:rFonts w:ascii="Times New Roman" w:eastAsia="Times New Roman" w:hAnsi="Times New Roman" w:cs="Times New Roman"/>
          <w:color w:val="131313"/>
          <w:sz w:val="24"/>
          <w:szCs w:val="24"/>
        </w:rPr>
        <w:t xml:space="preserve">gelar </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sz w:val="24"/>
          <w:szCs w:val="24"/>
        </w:rPr>
        <w:t xml:space="preserve">Strata </w:t>
      </w:r>
      <w:r w:rsidRPr="00636467">
        <w:rPr>
          <w:rFonts w:ascii="Times New Roman" w:eastAsia="Times New Roman" w:hAnsi="Times New Roman" w:cs="Times New Roman"/>
          <w:color w:val="131313"/>
          <w:spacing w:val="37"/>
          <w:sz w:val="24"/>
          <w:szCs w:val="24"/>
        </w:rPr>
        <w:t xml:space="preserve"> </w:t>
      </w:r>
      <w:r w:rsidRPr="00636467">
        <w:rPr>
          <w:rFonts w:ascii="Arial" w:eastAsia="Arial" w:hAnsi="Arial" w:cs="Arial"/>
          <w:b/>
          <w:color w:val="131313"/>
          <w:w w:val="54"/>
          <w:sz w:val="24"/>
          <w:szCs w:val="24"/>
        </w:rPr>
        <w:t xml:space="preserve">1 </w:t>
      </w:r>
      <w:r w:rsidRPr="00636467">
        <w:rPr>
          <w:rFonts w:ascii="Times New Roman" w:eastAsia="Times New Roman" w:hAnsi="Times New Roman" w:cs="Times New Roman"/>
          <w:color w:val="131313"/>
          <w:sz w:val="24"/>
          <w:szCs w:val="24"/>
        </w:rPr>
        <w:t>(satu)</w:t>
      </w:r>
      <w:r w:rsidRPr="00636467">
        <w:rPr>
          <w:rFonts w:ascii="Times New Roman" w:eastAsia="Times New Roman" w:hAnsi="Times New Roman" w:cs="Times New Roman"/>
          <w:color w:val="131313"/>
          <w:spacing w:val="23"/>
          <w:sz w:val="24"/>
          <w:szCs w:val="24"/>
        </w:rPr>
        <w:t xml:space="preserve"> </w:t>
      </w:r>
      <w:r w:rsidRPr="00636467">
        <w:rPr>
          <w:rFonts w:ascii="Times New Roman" w:eastAsia="Times New Roman" w:hAnsi="Times New Roman" w:cs="Times New Roman"/>
          <w:color w:val="131313"/>
          <w:sz w:val="24"/>
          <w:szCs w:val="24"/>
        </w:rPr>
        <w:t>pada</w:t>
      </w:r>
      <w:r w:rsidRPr="00636467">
        <w:rPr>
          <w:rFonts w:ascii="Times New Roman" w:eastAsia="Times New Roman" w:hAnsi="Times New Roman" w:cs="Times New Roman"/>
          <w:color w:val="131313"/>
          <w:spacing w:val="25"/>
          <w:sz w:val="24"/>
          <w:szCs w:val="24"/>
        </w:rPr>
        <w:t xml:space="preserve"> </w:t>
      </w:r>
      <w:r w:rsidRPr="00636467">
        <w:rPr>
          <w:rFonts w:ascii="Times New Roman" w:eastAsia="Times New Roman" w:hAnsi="Times New Roman" w:cs="Times New Roman"/>
          <w:color w:val="131313"/>
          <w:sz w:val="24"/>
          <w:szCs w:val="24"/>
        </w:rPr>
        <w:t>Pradita</w:t>
      </w:r>
      <w:r w:rsidRPr="00636467">
        <w:rPr>
          <w:rFonts w:ascii="Times New Roman" w:eastAsia="Times New Roman" w:hAnsi="Times New Roman" w:cs="Times New Roman"/>
          <w:color w:val="131313"/>
          <w:spacing w:val="29"/>
          <w:sz w:val="24"/>
          <w:szCs w:val="24"/>
        </w:rPr>
        <w:t xml:space="preserve"> </w:t>
      </w:r>
      <w:r w:rsidRPr="00636467">
        <w:rPr>
          <w:rFonts w:ascii="Times New Roman" w:eastAsia="Times New Roman" w:hAnsi="Times New Roman" w:cs="Times New Roman"/>
          <w:color w:val="131313"/>
          <w:sz w:val="24"/>
          <w:szCs w:val="24"/>
        </w:rPr>
        <w:t>I</w:t>
      </w:r>
      <w:r w:rsidRPr="00636467">
        <w:rPr>
          <w:rFonts w:ascii="Times New Roman" w:eastAsia="Times New Roman" w:hAnsi="Times New Roman" w:cs="Times New Roman"/>
          <w:color w:val="131313"/>
          <w:w w:val="108"/>
          <w:sz w:val="24"/>
          <w:szCs w:val="24"/>
        </w:rPr>
        <w:t>n</w:t>
      </w:r>
      <w:r w:rsidRPr="00636467">
        <w:rPr>
          <w:rFonts w:ascii="Times New Roman" w:eastAsia="Times New Roman" w:hAnsi="Times New Roman" w:cs="Times New Roman"/>
          <w:color w:val="131313"/>
          <w:w w:val="96"/>
          <w:sz w:val="24"/>
          <w:szCs w:val="24"/>
        </w:rPr>
        <w:t>s</w:t>
      </w:r>
      <w:r w:rsidRPr="00636467">
        <w:rPr>
          <w:rFonts w:ascii="Times New Roman" w:eastAsia="Times New Roman" w:hAnsi="Times New Roman" w:cs="Times New Roman"/>
          <w:color w:val="131313"/>
          <w:w w:val="105"/>
          <w:sz w:val="24"/>
          <w:szCs w:val="24"/>
        </w:rPr>
        <w:t>t</w:t>
      </w:r>
      <w:r w:rsidRPr="00636467">
        <w:rPr>
          <w:rFonts w:ascii="Times New Roman" w:eastAsia="Times New Roman" w:hAnsi="Times New Roman" w:cs="Times New Roman"/>
          <w:color w:val="131313"/>
          <w:w w:val="90"/>
          <w:sz w:val="24"/>
          <w:szCs w:val="24"/>
        </w:rPr>
        <w:t>i</w:t>
      </w:r>
      <w:r w:rsidRPr="00636467">
        <w:rPr>
          <w:rFonts w:ascii="Times New Roman" w:eastAsia="Times New Roman" w:hAnsi="Times New Roman" w:cs="Times New Roman"/>
          <w:color w:val="131313"/>
          <w:w w:val="120"/>
          <w:sz w:val="24"/>
          <w:szCs w:val="24"/>
        </w:rPr>
        <w:t>t</w:t>
      </w:r>
      <w:r w:rsidRPr="00636467">
        <w:rPr>
          <w:rFonts w:ascii="Times New Roman" w:eastAsia="Times New Roman" w:hAnsi="Times New Roman" w:cs="Times New Roman"/>
          <w:color w:val="131313"/>
          <w:w w:val="108"/>
          <w:sz w:val="24"/>
          <w:szCs w:val="24"/>
        </w:rPr>
        <w:t>u</w:t>
      </w:r>
      <w:r w:rsidRPr="00636467">
        <w:rPr>
          <w:rFonts w:ascii="Times New Roman" w:eastAsia="Times New Roman" w:hAnsi="Times New Roman" w:cs="Times New Roman"/>
          <w:color w:val="131313"/>
          <w:w w:val="105"/>
          <w:sz w:val="24"/>
          <w:szCs w:val="24"/>
        </w:rPr>
        <w:t>t</w:t>
      </w:r>
      <w:r w:rsidRPr="00636467">
        <w:rPr>
          <w:rFonts w:ascii="Times New Roman" w:eastAsia="Times New Roman" w:hAnsi="Times New Roman" w:cs="Times New Roman"/>
          <w:color w:val="131313"/>
          <w:w w:val="103"/>
          <w:sz w:val="24"/>
          <w:szCs w:val="24"/>
        </w:rPr>
        <w:t>e</w:t>
      </w:r>
      <w:r w:rsidRPr="00636467">
        <w:rPr>
          <w:rFonts w:ascii="Times New Roman" w:eastAsia="Times New Roman" w:hAnsi="Times New Roman" w:cs="Times New Roman"/>
          <w:color w:val="131313"/>
          <w:w w:val="83"/>
          <w:sz w:val="24"/>
          <w:szCs w:val="24"/>
        </w:rPr>
        <w:t>.</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sz w:val="24"/>
          <w:szCs w:val="24"/>
        </w:rPr>
        <w:t>Dalam</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sz w:val="24"/>
          <w:szCs w:val="24"/>
        </w:rPr>
        <w:t>penulisan</w:t>
      </w:r>
      <w:r w:rsidRPr="00636467">
        <w:rPr>
          <w:rFonts w:ascii="Times New Roman" w:eastAsia="Times New Roman" w:hAnsi="Times New Roman" w:cs="Times New Roman"/>
          <w:color w:val="131313"/>
          <w:spacing w:val="57"/>
          <w:sz w:val="24"/>
          <w:szCs w:val="24"/>
        </w:rPr>
        <w:t xml:space="preserve"> </w:t>
      </w:r>
      <w:r w:rsidRPr="00636467">
        <w:rPr>
          <w:rFonts w:ascii="Times New Roman" w:eastAsia="Times New Roman" w:hAnsi="Times New Roman" w:cs="Times New Roman"/>
          <w:color w:val="131313"/>
          <w:w w:val="85"/>
          <w:sz w:val="24"/>
          <w:szCs w:val="24"/>
        </w:rPr>
        <w:t>s</w:t>
      </w:r>
      <w:r w:rsidRPr="00636467">
        <w:rPr>
          <w:rFonts w:ascii="Times New Roman" w:eastAsia="Times New Roman" w:hAnsi="Times New Roman" w:cs="Times New Roman"/>
          <w:color w:val="131313"/>
          <w:w w:val="108"/>
          <w:sz w:val="24"/>
          <w:szCs w:val="24"/>
        </w:rPr>
        <w:t>k</w:t>
      </w:r>
      <w:r w:rsidRPr="00636467">
        <w:rPr>
          <w:rFonts w:ascii="Times New Roman" w:eastAsia="Times New Roman" w:hAnsi="Times New Roman" w:cs="Times New Roman"/>
          <w:color w:val="131313"/>
          <w:w w:val="102"/>
          <w:sz w:val="24"/>
          <w:szCs w:val="24"/>
        </w:rPr>
        <w:t>ri</w:t>
      </w:r>
      <w:r w:rsidRPr="00636467">
        <w:rPr>
          <w:rFonts w:ascii="Times New Roman" w:eastAsia="Times New Roman" w:hAnsi="Times New Roman" w:cs="Times New Roman"/>
          <w:color w:val="131313"/>
          <w:w w:val="116"/>
          <w:sz w:val="24"/>
          <w:szCs w:val="24"/>
        </w:rPr>
        <w:t>p</w:t>
      </w:r>
      <w:r w:rsidRPr="00636467">
        <w:rPr>
          <w:rFonts w:ascii="Times New Roman" w:eastAsia="Times New Roman" w:hAnsi="Times New Roman" w:cs="Times New Roman"/>
          <w:color w:val="131313"/>
          <w:w w:val="96"/>
          <w:sz w:val="24"/>
          <w:szCs w:val="24"/>
        </w:rPr>
        <w:t>s</w:t>
      </w:r>
      <w:r w:rsidRPr="00636467">
        <w:rPr>
          <w:rFonts w:ascii="Times New Roman" w:eastAsia="Times New Roman" w:hAnsi="Times New Roman" w:cs="Times New Roman"/>
          <w:color w:val="131313"/>
          <w:w w:val="105"/>
          <w:sz w:val="24"/>
          <w:szCs w:val="24"/>
        </w:rPr>
        <w:t>i</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w w:val="75"/>
          <w:sz w:val="24"/>
          <w:szCs w:val="24"/>
        </w:rPr>
        <w:t>i</w:t>
      </w:r>
      <w:r w:rsidRPr="00636467">
        <w:rPr>
          <w:rFonts w:ascii="Times New Roman" w:eastAsia="Times New Roman" w:hAnsi="Times New Roman" w:cs="Times New Roman"/>
          <w:color w:val="131313"/>
          <w:w w:val="116"/>
          <w:sz w:val="24"/>
          <w:szCs w:val="24"/>
        </w:rPr>
        <w:t>n</w:t>
      </w:r>
      <w:r w:rsidRPr="00636467">
        <w:rPr>
          <w:rFonts w:ascii="Times New Roman" w:eastAsia="Times New Roman" w:hAnsi="Times New Roman" w:cs="Times New Roman"/>
          <w:color w:val="131313"/>
          <w:w w:val="90"/>
          <w:sz w:val="24"/>
          <w:szCs w:val="24"/>
        </w:rPr>
        <w:t>i</w:t>
      </w:r>
      <w:r w:rsidRPr="00636467">
        <w:rPr>
          <w:rFonts w:ascii="Times New Roman" w:eastAsia="Times New Roman" w:hAnsi="Times New Roman" w:cs="Times New Roman"/>
          <w:color w:val="131313"/>
          <w:spacing w:val="10"/>
          <w:sz w:val="24"/>
          <w:szCs w:val="24"/>
        </w:rPr>
        <w:t xml:space="preserve"> </w:t>
      </w:r>
      <w:r w:rsidRPr="00636467">
        <w:rPr>
          <w:rFonts w:ascii="Times New Roman" w:eastAsia="Times New Roman" w:hAnsi="Times New Roman" w:cs="Times New Roman"/>
          <w:color w:val="131313"/>
          <w:sz w:val="24"/>
          <w:szCs w:val="24"/>
        </w:rPr>
        <w:t>tidak</w:t>
      </w:r>
      <w:r w:rsidRPr="00636467">
        <w:rPr>
          <w:rFonts w:ascii="Times New Roman" w:eastAsia="Times New Roman" w:hAnsi="Times New Roman" w:cs="Times New Roman"/>
          <w:color w:val="131313"/>
          <w:spacing w:val="28"/>
          <w:sz w:val="24"/>
          <w:szCs w:val="24"/>
        </w:rPr>
        <w:t xml:space="preserve"> </w:t>
      </w:r>
      <w:r w:rsidRPr="00636467">
        <w:rPr>
          <w:rFonts w:ascii="Times New Roman" w:eastAsia="Times New Roman" w:hAnsi="Times New Roman" w:cs="Times New Roman"/>
          <w:color w:val="131313"/>
          <w:w w:val="75"/>
          <w:sz w:val="24"/>
          <w:szCs w:val="24"/>
        </w:rPr>
        <w:t>l</w:t>
      </w:r>
      <w:r w:rsidRPr="00636467">
        <w:rPr>
          <w:rFonts w:ascii="Times New Roman" w:eastAsia="Times New Roman" w:hAnsi="Times New Roman" w:cs="Times New Roman"/>
          <w:color w:val="2B2B2B"/>
          <w:w w:val="122"/>
          <w:sz w:val="24"/>
          <w:szCs w:val="24"/>
        </w:rPr>
        <w:t>e</w:t>
      </w:r>
      <w:r w:rsidRPr="00636467">
        <w:rPr>
          <w:rFonts w:ascii="Times New Roman" w:eastAsia="Times New Roman" w:hAnsi="Times New Roman" w:cs="Times New Roman"/>
          <w:color w:val="131313"/>
          <w:sz w:val="24"/>
          <w:szCs w:val="24"/>
        </w:rPr>
        <w:t>p</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w w:val="85"/>
          <w:sz w:val="24"/>
          <w:szCs w:val="24"/>
        </w:rPr>
        <w:t>s</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sz w:val="24"/>
          <w:szCs w:val="24"/>
        </w:rPr>
        <w:t>dari</w:t>
      </w:r>
      <w:r w:rsidRPr="00636467">
        <w:rPr>
          <w:rFonts w:ascii="Times New Roman" w:eastAsia="Times New Roman" w:hAnsi="Times New Roman" w:cs="Times New Roman"/>
          <w:color w:val="131313"/>
          <w:spacing w:val="16"/>
          <w:sz w:val="24"/>
          <w:szCs w:val="24"/>
        </w:rPr>
        <w:t xml:space="preserve"> </w:t>
      </w:r>
      <w:r w:rsidRPr="00636467">
        <w:rPr>
          <w:rFonts w:ascii="Times New Roman" w:eastAsia="Times New Roman" w:hAnsi="Times New Roman" w:cs="Times New Roman"/>
          <w:color w:val="131313"/>
          <w:sz w:val="24"/>
          <w:szCs w:val="24"/>
        </w:rPr>
        <w:t>hambatan</w:t>
      </w:r>
      <w:r w:rsidRPr="00636467">
        <w:rPr>
          <w:rFonts w:ascii="Times New Roman" w:eastAsia="Times New Roman" w:hAnsi="Times New Roman" w:cs="Times New Roman"/>
          <w:color w:val="131313"/>
          <w:spacing w:val="39"/>
          <w:sz w:val="24"/>
          <w:szCs w:val="24"/>
        </w:rPr>
        <w:t xml:space="preserve"> </w:t>
      </w:r>
      <w:r w:rsidRPr="00636467">
        <w:rPr>
          <w:rFonts w:ascii="Times New Roman" w:eastAsia="Times New Roman" w:hAnsi="Times New Roman" w:cs="Times New Roman"/>
          <w:color w:val="131313"/>
          <w:sz w:val="24"/>
          <w:szCs w:val="24"/>
        </w:rPr>
        <w:t>dan</w:t>
      </w:r>
      <w:r w:rsidRPr="00636467">
        <w:rPr>
          <w:rFonts w:ascii="Times New Roman" w:eastAsia="Times New Roman" w:hAnsi="Times New Roman" w:cs="Times New Roman"/>
          <w:color w:val="131313"/>
          <w:spacing w:val="12"/>
          <w:sz w:val="24"/>
          <w:szCs w:val="24"/>
        </w:rPr>
        <w:t xml:space="preserve"> </w:t>
      </w:r>
      <w:r w:rsidRPr="00636467">
        <w:rPr>
          <w:rFonts w:ascii="Times New Roman" w:eastAsia="Times New Roman" w:hAnsi="Times New Roman" w:cs="Times New Roman"/>
          <w:color w:val="131313"/>
          <w:sz w:val="24"/>
          <w:szCs w:val="24"/>
        </w:rPr>
        <w:t>kesulitan</w:t>
      </w:r>
      <w:r w:rsidRPr="00636467">
        <w:rPr>
          <w:rFonts w:ascii="Times New Roman" w:eastAsia="Times New Roman" w:hAnsi="Times New Roman" w:cs="Times New Roman"/>
          <w:color w:val="131313"/>
          <w:spacing w:val="40"/>
          <w:sz w:val="24"/>
          <w:szCs w:val="24"/>
        </w:rPr>
        <w:t xml:space="preserve"> </w:t>
      </w:r>
      <w:r w:rsidRPr="00636467">
        <w:rPr>
          <w:rFonts w:ascii="Times New Roman" w:eastAsia="Times New Roman" w:hAnsi="Times New Roman" w:cs="Times New Roman"/>
          <w:color w:val="131313"/>
          <w:sz w:val="24"/>
          <w:szCs w:val="24"/>
        </w:rPr>
        <w:t>namun</w:t>
      </w:r>
      <w:r w:rsidRPr="00636467">
        <w:rPr>
          <w:rFonts w:ascii="Times New Roman" w:eastAsia="Times New Roman" w:hAnsi="Times New Roman" w:cs="Times New Roman"/>
          <w:color w:val="131313"/>
          <w:spacing w:val="25"/>
          <w:sz w:val="24"/>
          <w:szCs w:val="24"/>
        </w:rPr>
        <w:t xml:space="preserve"> </w:t>
      </w:r>
      <w:r w:rsidRPr="00636467">
        <w:rPr>
          <w:rFonts w:ascii="Times New Roman" w:eastAsia="Times New Roman" w:hAnsi="Times New Roman" w:cs="Times New Roman"/>
          <w:color w:val="131313"/>
          <w:sz w:val="24"/>
          <w:szCs w:val="24"/>
        </w:rPr>
        <w:t>b</w:t>
      </w:r>
      <w:r w:rsidRPr="00636467">
        <w:rPr>
          <w:rFonts w:ascii="Times New Roman" w:eastAsia="Times New Roman" w:hAnsi="Times New Roman" w:cs="Times New Roman"/>
          <w:color w:val="2B2B2B"/>
          <w:sz w:val="24"/>
          <w:szCs w:val="24"/>
        </w:rPr>
        <w:t>e</w:t>
      </w:r>
      <w:r w:rsidRPr="00636467">
        <w:rPr>
          <w:rFonts w:ascii="Times New Roman" w:eastAsia="Times New Roman" w:hAnsi="Times New Roman" w:cs="Times New Roman"/>
          <w:color w:val="131313"/>
          <w:sz w:val="24"/>
          <w:szCs w:val="24"/>
        </w:rPr>
        <w:t>rkat</w:t>
      </w:r>
      <w:r w:rsidRPr="00636467">
        <w:rPr>
          <w:rFonts w:ascii="Times New Roman" w:eastAsia="Times New Roman" w:hAnsi="Times New Roman" w:cs="Times New Roman"/>
          <w:color w:val="131313"/>
          <w:spacing w:val="29"/>
          <w:sz w:val="24"/>
          <w:szCs w:val="24"/>
        </w:rPr>
        <w:t xml:space="preserve"> </w:t>
      </w:r>
      <w:proofErr w:type="gramStart"/>
      <w:r w:rsidRPr="00636467">
        <w:rPr>
          <w:rFonts w:ascii="Times New Roman" w:eastAsia="Times New Roman" w:hAnsi="Times New Roman" w:cs="Times New Roman"/>
          <w:color w:val="131313"/>
          <w:sz w:val="24"/>
          <w:szCs w:val="24"/>
        </w:rPr>
        <w:t>bimbingan</w:t>
      </w:r>
      <w:r w:rsidRPr="00636467">
        <w:rPr>
          <w:rFonts w:ascii="Times New Roman" w:eastAsia="Times New Roman" w:hAnsi="Times New Roman" w:cs="Times New Roman"/>
          <w:color w:val="131313"/>
          <w:spacing w:val="51"/>
          <w:sz w:val="24"/>
          <w:szCs w:val="24"/>
        </w:rPr>
        <w:t xml:space="preserve"> </w:t>
      </w:r>
      <w:r w:rsidRPr="00636467">
        <w:rPr>
          <w:rFonts w:ascii="Times New Roman" w:eastAsia="Times New Roman" w:hAnsi="Times New Roman" w:cs="Times New Roman"/>
          <w:color w:val="2B2B2B"/>
          <w:w w:val="66"/>
          <w:sz w:val="24"/>
          <w:szCs w:val="24"/>
        </w:rPr>
        <w:t>,</w:t>
      </w:r>
      <w:proofErr w:type="gramEnd"/>
      <w:r w:rsidRPr="00636467">
        <w:rPr>
          <w:rFonts w:ascii="Times New Roman" w:eastAsia="Times New Roman" w:hAnsi="Times New Roman" w:cs="Times New Roman"/>
          <w:color w:val="2B2B2B"/>
          <w:w w:val="66"/>
          <w:sz w:val="24"/>
          <w:szCs w:val="24"/>
        </w:rPr>
        <w:t xml:space="preserve"> </w:t>
      </w:r>
      <w:r w:rsidRPr="00636467">
        <w:rPr>
          <w:rFonts w:ascii="Times New Roman" w:eastAsia="Times New Roman" w:hAnsi="Times New Roman" w:cs="Times New Roman"/>
          <w:color w:val="2B2B2B"/>
          <w:spacing w:val="1"/>
          <w:w w:val="66"/>
          <w:sz w:val="24"/>
          <w:szCs w:val="24"/>
        </w:rPr>
        <w:t xml:space="preserve"> </w:t>
      </w:r>
      <w:r w:rsidRPr="00636467">
        <w:rPr>
          <w:rFonts w:ascii="Times New Roman" w:eastAsia="Times New Roman" w:hAnsi="Times New Roman" w:cs="Times New Roman"/>
          <w:color w:val="131313"/>
          <w:w w:val="91"/>
          <w:sz w:val="24"/>
          <w:szCs w:val="24"/>
        </w:rPr>
        <w:t>b</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w w:val="108"/>
          <w:sz w:val="24"/>
          <w:szCs w:val="24"/>
        </w:rPr>
        <w:t>n</w:t>
      </w:r>
      <w:r w:rsidRPr="00636467">
        <w:rPr>
          <w:rFonts w:ascii="Times New Roman" w:eastAsia="Times New Roman" w:hAnsi="Times New Roman" w:cs="Times New Roman"/>
          <w:color w:val="131313"/>
          <w:w w:val="102"/>
          <w:sz w:val="24"/>
          <w:szCs w:val="24"/>
        </w:rPr>
        <w:t>tu</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sz w:val="24"/>
          <w:szCs w:val="24"/>
        </w:rPr>
        <w:t>n,</w:t>
      </w:r>
      <w:r w:rsidRPr="00636467">
        <w:rPr>
          <w:rFonts w:ascii="Times New Roman" w:eastAsia="Times New Roman" w:hAnsi="Times New Roman" w:cs="Times New Roman"/>
          <w:color w:val="131313"/>
          <w:spacing w:val="10"/>
          <w:sz w:val="24"/>
          <w:szCs w:val="24"/>
        </w:rPr>
        <w:t xml:space="preserve"> </w:t>
      </w:r>
      <w:r w:rsidRPr="00636467">
        <w:rPr>
          <w:rFonts w:ascii="Times New Roman" w:eastAsia="Times New Roman" w:hAnsi="Times New Roman" w:cs="Times New Roman"/>
          <w:color w:val="131313"/>
          <w:w w:val="108"/>
          <w:sz w:val="24"/>
          <w:szCs w:val="24"/>
        </w:rPr>
        <w:t>n</w:t>
      </w:r>
      <w:r w:rsidRPr="00636467">
        <w:rPr>
          <w:rFonts w:ascii="Times New Roman" w:eastAsia="Times New Roman" w:hAnsi="Times New Roman" w:cs="Times New Roman"/>
          <w:color w:val="131313"/>
          <w:w w:val="103"/>
          <w:sz w:val="24"/>
          <w:szCs w:val="24"/>
        </w:rPr>
        <w:t>a</w:t>
      </w:r>
      <w:r w:rsidRPr="00636467">
        <w:rPr>
          <w:rFonts w:ascii="Times New Roman" w:eastAsia="Times New Roman" w:hAnsi="Times New Roman" w:cs="Times New Roman"/>
          <w:color w:val="131313"/>
          <w:w w:val="96"/>
          <w:sz w:val="24"/>
          <w:szCs w:val="24"/>
        </w:rPr>
        <w:t>s</w:t>
      </w:r>
      <w:r w:rsidRPr="00636467">
        <w:rPr>
          <w:rFonts w:ascii="Times New Roman" w:eastAsia="Times New Roman" w:hAnsi="Times New Roman" w:cs="Times New Roman"/>
          <w:color w:val="131313"/>
          <w:w w:val="105"/>
          <w:sz w:val="24"/>
          <w:szCs w:val="24"/>
        </w:rPr>
        <w:t>i</w:t>
      </w:r>
      <w:r w:rsidRPr="00636467">
        <w:rPr>
          <w:rFonts w:ascii="Times New Roman" w:eastAsia="Times New Roman" w:hAnsi="Times New Roman" w:cs="Times New Roman"/>
          <w:color w:val="131313"/>
          <w:w w:val="108"/>
          <w:sz w:val="24"/>
          <w:szCs w:val="24"/>
        </w:rPr>
        <w:t>h</w:t>
      </w:r>
      <w:r w:rsidRPr="00636467">
        <w:rPr>
          <w:rFonts w:ascii="Times New Roman" w:eastAsia="Times New Roman" w:hAnsi="Times New Roman" w:cs="Times New Roman"/>
          <w:color w:val="131313"/>
          <w:w w:val="103"/>
          <w:sz w:val="24"/>
          <w:szCs w:val="24"/>
        </w:rPr>
        <w:t>a</w:t>
      </w:r>
      <w:r w:rsidRPr="00636467">
        <w:rPr>
          <w:rFonts w:ascii="Times New Roman" w:eastAsia="Times New Roman" w:hAnsi="Times New Roman" w:cs="Times New Roman"/>
          <w:color w:val="131313"/>
          <w:w w:val="105"/>
          <w:sz w:val="24"/>
          <w:szCs w:val="24"/>
        </w:rPr>
        <w:t>t</w:t>
      </w:r>
      <w:r w:rsidRPr="00636467">
        <w:rPr>
          <w:rFonts w:ascii="Times New Roman" w:eastAsia="Times New Roman" w:hAnsi="Times New Roman" w:cs="Times New Roman"/>
          <w:color w:val="131313"/>
          <w:w w:val="83"/>
          <w:sz w:val="24"/>
          <w:szCs w:val="24"/>
        </w:rPr>
        <w:t>,</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sz w:val="24"/>
          <w:szCs w:val="24"/>
        </w:rPr>
        <w:t>serta</w:t>
      </w:r>
      <w:r w:rsidRPr="00636467">
        <w:rPr>
          <w:rFonts w:ascii="Times New Roman" w:eastAsia="Times New Roman" w:hAnsi="Times New Roman" w:cs="Times New Roman"/>
          <w:color w:val="131313"/>
          <w:spacing w:val="25"/>
          <w:sz w:val="24"/>
          <w:szCs w:val="24"/>
        </w:rPr>
        <w:t xml:space="preserve"> </w:t>
      </w:r>
      <w:r w:rsidRPr="00636467">
        <w:rPr>
          <w:rFonts w:ascii="Times New Roman" w:eastAsia="Times New Roman" w:hAnsi="Times New Roman" w:cs="Times New Roman"/>
          <w:color w:val="131313"/>
          <w:sz w:val="24"/>
          <w:szCs w:val="24"/>
        </w:rPr>
        <w:t>saran</w:t>
      </w:r>
      <w:r w:rsidRPr="00636467">
        <w:rPr>
          <w:rFonts w:ascii="Times New Roman" w:eastAsia="Times New Roman" w:hAnsi="Times New Roman" w:cs="Times New Roman"/>
          <w:color w:val="131313"/>
          <w:spacing w:val="12"/>
          <w:sz w:val="24"/>
          <w:szCs w:val="24"/>
        </w:rPr>
        <w:t xml:space="preserve"> </w:t>
      </w:r>
      <w:r w:rsidRPr="00636467">
        <w:rPr>
          <w:rFonts w:ascii="Times New Roman" w:eastAsia="Times New Roman" w:hAnsi="Times New Roman" w:cs="Times New Roman"/>
          <w:color w:val="131313"/>
          <w:sz w:val="24"/>
          <w:szCs w:val="24"/>
        </w:rPr>
        <w:t>dari</w:t>
      </w:r>
      <w:r w:rsidRPr="00636467">
        <w:rPr>
          <w:rFonts w:ascii="Times New Roman" w:eastAsia="Times New Roman" w:hAnsi="Times New Roman" w:cs="Times New Roman"/>
          <w:color w:val="131313"/>
          <w:spacing w:val="16"/>
          <w:sz w:val="24"/>
          <w:szCs w:val="24"/>
        </w:rPr>
        <w:t xml:space="preserve"> </w:t>
      </w:r>
      <w:r w:rsidRPr="00636467">
        <w:rPr>
          <w:rFonts w:ascii="Times New Roman" w:eastAsia="Times New Roman" w:hAnsi="Times New Roman" w:cs="Times New Roman"/>
          <w:color w:val="131313"/>
          <w:sz w:val="24"/>
          <w:szCs w:val="24"/>
        </w:rPr>
        <w:t>berbagai</w:t>
      </w:r>
      <w:r w:rsidRPr="00636467">
        <w:rPr>
          <w:rFonts w:ascii="Times New Roman" w:eastAsia="Times New Roman" w:hAnsi="Times New Roman" w:cs="Times New Roman"/>
          <w:color w:val="131313"/>
          <w:spacing w:val="25"/>
          <w:sz w:val="24"/>
          <w:szCs w:val="24"/>
        </w:rPr>
        <w:t xml:space="preserve"> </w:t>
      </w:r>
      <w:r w:rsidRPr="00636467">
        <w:rPr>
          <w:rFonts w:ascii="Times New Roman" w:eastAsia="Times New Roman" w:hAnsi="Times New Roman" w:cs="Times New Roman"/>
          <w:color w:val="131313"/>
          <w:sz w:val="24"/>
          <w:szCs w:val="24"/>
        </w:rPr>
        <w:t xml:space="preserve">pihak </w:t>
      </w:r>
      <w:r w:rsidRPr="00636467">
        <w:rPr>
          <w:rFonts w:ascii="Times New Roman" w:eastAsia="Times New Roman" w:hAnsi="Times New Roman" w:cs="Times New Roman"/>
          <w:color w:val="131313"/>
          <w:spacing w:val="44"/>
          <w:sz w:val="24"/>
          <w:szCs w:val="24"/>
        </w:rPr>
        <w:t xml:space="preserve"> </w:t>
      </w:r>
      <w:r w:rsidRPr="00636467">
        <w:rPr>
          <w:rFonts w:ascii="Times New Roman" w:eastAsia="Times New Roman" w:hAnsi="Times New Roman" w:cs="Times New Roman"/>
          <w:color w:val="131313"/>
          <w:sz w:val="24"/>
          <w:szCs w:val="24"/>
        </w:rPr>
        <w:t xml:space="preserve">khususnya  </w:t>
      </w:r>
      <w:r w:rsidRPr="00636467">
        <w:rPr>
          <w:rFonts w:ascii="Times New Roman" w:eastAsia="Times New Roman" w:hAnsi="Times New Roman" w:cs="Times New Roman"/>
          <w:color w:val="131313"/>
          <w:spacing w:val="5"/>
          <w:sz w:val="24"/>
          <w:szCs w:val="24"/>
        </w:rPr>
        <w:t xml:space="preserve"> </w:t>
      </w:r>
      <w:r w:rsidRPr="00636467">
        <w:rPr>
          <w:rFonts w:ascii="Times New Roman" w:eastAsia="Times New Roman" w:hAnsi="Times New Roman" w:cs="Times New Roman"/>
          <w:color w:val="131313"/>
          <w:sz w:val="24"/>
          <w:szCs w:val="24"/>
        </w:rPr>
        <w:t xml:space="preserve">dosen </w:t>
      </w:r>
      <w:r w:rsidRPr="00636467">
        <w:rPr>
          <w:rFonts w:ascii="Times New Roman" w:eastAsia="Times New Roman" w:hAnsi="Times New Roman" w:cs="Times New Roman"/>
          <w:color w:val="131313"/>
          <w:spacing w:val="48"/>
          <w:sz w:val="24"/>
          <w:szCs w:val="24"/>
        </w:rPr>
        <w:t xml:space="preserve"> </w:t>
      </w:r>
      <w:r w:rsidRPr="00636467">
        <w:rPr>
          <w:rFonts w:ascii="Times New Roman" w:eastAsia="Times New Roman" w:hAnsi="Times New Roman" w:cs="Times New Roman"/>
          <w:color w:val="131313"/>
          <w:sz w:val="24"/>
          <w:szCs w:val="24"/>
        </w:rPr>
        <w:t>p</w:t>
      </w:r>
      <w:r w:rsidRPr="00636467">
        <w:rPr>
          <w:rFonts w:ascii="Times New Roman" w:eastAsia="Times New Roman" w:hAnsi="Times New Roman" w:cs="Times New Roman"/>
          <w:color w:val="131313"/>
          <w:w w:val="103"/>
          <w:sz w:val="24"/>
          <w:szCs w:val="24"/>
        </w:rPr>
        <w:t>e</w:t>
      </w:r>
      <w:r w:rsidRPr="00636467">
        <w:rPr>
          <w:rFonts w:ascii="Times New Roman" w:eastAsia="Times New Roman" w:hAnsi="Times New Roman" w:cs="Times New Roman"/>
          <w:color w:val="131313"/>
          <w:w w:val="102"/>
          <w:sz w:val="24"/>
          <w:szCs w:val="24"/>
        </w:rPr>
        <w:t>m</w:t>
      </w:r>
      <w:r w:rsidRPr="00636467">
        <w:rPr>
          <w:rFonts w:ascii="Times New Roman" w:eastAsia="Times New Roman" w:hAnsi="Times New Roman" w:cs="Times New Roman"/>
          <w:color w:val="131313"/>
          <w:sz w:val="24"/>
          <w:szCs w:val="24"/>
        </w:rPr>
        <w:t>b</w:t>
      </w:r>
      <w:r w:rsidRPr="00636467">
        <w:rPr>
          <w:rFonts w:ascii="Times New Roman" w:eastAsia="Times New Roman" w:hAnsi="Times New Roman" w:cs="Times New Roman"/>
          <w:color w:val="131313"/>
          <w:w w:val="105"/>
          <w:sz w:val="24"/>
          <w:szCs w:val="24"/>
        </w:rPr>
        <w:t>i</w:t>
      </w:r>
      <w:r w:rsidRPr="00636467">
        <w:rPr>
          <w:rFonts w:ascii="Times New Roman" w:eastAsia="Times New Roman" w:hAnsi="Times New Roman" w:cs="Times New Roman"/>
          <w:color w:val="131313"/>
          <w:w w:val="107"/>
          <w:sz w:val="24"/>
          <w:szCs w:val="24"/>
        </w:rPr>
        <w:t>m</w:t>
      </w:r>
      <w:r w:rsidRPr="00636467">
        <w:rPr>
          <w:rFonts w:ascii="Times New Roman" w:eastAsia="Times New Roman" w:hAnsi="Times New Roman" w:cs="Times New Roman"/>
          <w:color w:val="131313"/>
          <w:sz w:val="24"/>
          <w:szCs w:val="24"/>
        </w:rPr>
        <w:t>b</w:t>
      </w:r>
      <w:r w:rsidRPr="00636467">
        <w:rPr>
          <w:rFonts w:ascii="Times New Roman" w:eastAsia="Times New Roman" w:hAnsi="Times New Roman" w:cs="Times New Roman"/>
          <w:color w:val="131313"/>
          <w:w w:val="120"/>
          <w:sz w:val="24"/>
          <w:szCs w:val="24"/>
        </w:rPr>
        <w:t>i</w:t>
      </w:r>
      <w:r w:rsidRPr="00636467">
        <w:rPr>
          <w:rFonts w:ascii="Times New Roman" w:eastAsia="Times New Roman" w:hAnsi="Times New Roman" w:cs="Times New Roman"/>
          <w:color w:val="131313"/>
          <w:sz w:val="24"/>
          <w:szCs w:val="24"/>
        </w:rPr>
        <w:t>n</w:t>
      </w:r>
      <w:r w:rsidRPr="00636467">
        <w:rPr>
          <w:rFonts w:ascii="Times New Roman" w:eastAsia="Times New Roman" w:hAnsi="Times New Roman" w:cs="Times New Roman"/>
          <w:color w:val="131313"/>
          <w:w w:val="108"/>
          <w:sz w:val="24"/>
          <w:szCs w:val="24"/>
        </w:rPr>
        <w:t>g</w:t>
      </w:r>
      <w:r w:rsidRPr="00636467">
        <w:rPr>
          <w:rFonts w:ascii="Times New Roman" w:eastAsia="Times New Roman" w:hAnsi="Times New Roman" w:cs="Times New Roman"/>
          <w:color w:val="131313"/>
          <w:w w:val="83"/>
          <w:sz w:val="24"/>
          <w:szCs w:val="24"/>
        </w:rPr>
        <w:t>,</w:t>
      </w:r>
      <w:r w:rsidRPr="00636467">
        <w:rPr>
          <w:rFonts w:ascii="Times New Roman" w:eastAsia="Times New Roman" w:hAnsi="Times New Roman" w:cs="Times New Roman"/>
          <w:color w:val="131313"/>
          <w:sz w:val="24"/>
          <w:szCs w:val="24"/>
        </w:rPr>
        <w:t xml:space="preserve">  </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w w:val="96"/>
          <w:sz w:val="24"/>
          <w:szCs w:val="24"/>
        </w:rPr>
        <w:t>s</w:t>
      </w:r>
      <w:r w:rsidRPr="00636467">
        <w:rPr>
          <w:rFonts w:ascii="Times New Roman" w:eastAsia="Times New Roman" w:hAnsi="Times New Roman" w:cs="Times New Roman"/>
          <w:color w:val="131313"/>
          <w:w w:val="113"/>
          <w:sz w:val="24"/>
          <w:szCs w:val="24"/>
        </w:rPr>
        <w:t>e</w:t>
      </w:r>
      <w:r w:rsidRPr="00636467">
        <w:rPr>
          <w:rFonts w:ascii="Times New Roman" w:eastAsia="Times New Roman" w:hAnsi="Times New Roman" w:cs="Times New Roman"/>
          <w:color w:val="131313"/>
          <w:w w:val="108"/>
          <w:sz w:val="24"/>
          <w:szCs w:val="24"/>
        </w:rPr>
        <w:t>g</w:t>
      </w:r>
      <w:r w:rsidRPr="00636467">
        <w:rPr>
          <w:rFonts w:ascii="Times New Roman" w:eastAsia="Times New Roman" w:hAnsi="Times New Roman" w:cs="Times New Roman"/>
          <w:color w:val="131313"/>
          <w:w w:val="103"/>
          <w:sz w:val="24"/>
          <w:szCs w:val="24"/>
        </w:rPr>
        <w:t>a</w:t>
      </w:r>
      <w:r w:rsidRPr="00636467">
        <w:rPr>
          <w:rFonts w:ascii="Times New Roman" w:eastAsia="Times New Roman" w:hAnsi="Times New Roman" w:cs="Times New Roman"/>
          <w:color w:val="131313"/>
          <w:w w:val="75"/>
          <w:sz w:val="24"/>
          <w:szCs w:val="24"/>
        </w:rPr>
        <w:t>l</w:t>
      </w:r>
      <w:r w:rsidRPr="00636467">
        <w:rPr>
          <w:rFonts w:ascii="Times New Roman" w:eastAsia="Times New Roman" w:hAnsi="Times New Roman" w:cs="Times New Roman"/>
          <w:color w:val="131313"/>
          <w:w w:val="122"/>
          <w:sz w:val="24"/>
          <w:szCs w:val="24"/>
        </w:rPr>
        <w:t>a</w:t>
      </w:r>
      <w:r w:rsidRPr="00636467">
        <w:rPr>
          <w:rFonts w:ascii="Times New Roman" w:eastAsia="Times New Roman" w:hAnsi="Times New Roman" w:cs="Times New Roman"/>
          <w:color w:val="131313"/>
          <w:sz w:val="24"/>
          <w:szCs w:val="24"/>
        </w:rPr>
        <w:t xml:space="preserve"> </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sz w:val="24"/>
          <w:szCs w:val="24"/>
        </w:rPr>
        <w:t>hamba</w:t>
      </w:r>
      <w:r w:rsidRPr="00636467">
        <w:rPr>
          <w:rFonts w:ascii="Times New Roman" w:eastAsia="Times New Roman" w:hAnsi="Times New Roman" w:cs="Times New Roman"/>
          <w:color w:val="2B2B2B"/>
          <w:sz w:val="24"/>
          <w:szCs w:val="24"/>
        </w:rPr>
        <w:t>t</w:t>
      </w:r>
      <w:r w:rsidRPr="00636467">
        <w:rPr>
          <w:rFonts w:ascii="Times New Roman" w:eastAsia="Times New Roman" w:hAnsi="Times New Roman" w:cs="Times New Roman"/>
          <w:color w:val="131313"/>
          <w:sz w:val="24"/>
          <w:szCs w:val="24"/>
        </w:rPr>
        <w:t xml:space="preserve">an  </w:t>
      </w:r>
      <w:r w:rsidRPr="00636467">
        <w:rPr>
          <w:rFonts w:ascii="Times New Roman" w:eastAsia="Times New Roman" w:hAnsi="Times New Roman" w:cs="Times New Roman"/>
          <w:color w:val="131313"/>
          <w:spacing w:val="15"/>
          <w:sz w:val="24"/>
          <w:szCs w:val="24"/>
        </w:rPr>
        <w:t xml:space="preserve"> </w:t>
      </w:r>
      <w:r w:rsidRPr="00636467">
        <w:rPr>
          <w:rFonts w:ascii="Times New Roman" w:eastAsia="Times New Roman" w:hAnsi="Times New Roman" w:cs="Times New Roman"/>
          <w:color w:val="131313"/>
          <w:sz w:val="24"/>
          <w:szCs w:val="24"/>
        </w:rPr>
        <w:t>tersebu</w:t>
      </w:r>
      <w:r w:rsidRPr="00636467">
        <w:rPr>
          <w:rFonts w:ascii="Times New Roman" w:eastAsia="Times New Roman" w:hAnsi="Times New Roman" w:cs="Times New Roman"/>
          <w:color w:val="2B2B2B"/>
          <w:sz w:val="24"/>
          <w:szCs w:val="24"/>
        </w:rPr>
        <w:t xml:space="preserve">t </w:t>
      </w:r>
      <w:r w:rsidRPr="00636467">
        <w:rPr>
          <w:rFonts w:ascii="Times New Roman" w:eastAsia="Times New Roman" w:hAnsi="Times New Roman" w:cs="Times New Roman"/>
          <w:color w:val="2B2B2B"/>
          <w:spacing w:val="55"/>
          <w:sz w:val="24"/>
          <w:szCs w:val="24"/>
        </w:rPr>
        <w:t xml:space="preserve"> </w:t>
      </w:r>
      <w:r w:rsidRPr="00636467">
        <w:rPr>
          <w:rFonts w:ascii="Times New Roman" w:eastAsia="Times New Roman" w:hAnsi="Times New Roman" w:cs="Times New Roman"/>
          <w:color w:val="131313"/>
          <w:sz w:val="24"/>
          <w:szCs w:val="24"/>
        </w:rPr>
        <w:t xml:space="preserve">dapat </w:t>
      </w:r>
      <w:r w:rsidRPr="00636467">
        <w:rPr>
          <w:rFonts w:ascii="Times New Roman" w:eastAsia="Times New Roman" w:hAnsi="Times New Roman" w:cs="Times New Roman"/>
          <w:color w:val="131313"/>
          <w:spacing w:val="48"/>
          <w:sz w:val="24"/>
          <w:szCs w:val="24"/>
        </w:rPr>
        <w:t xml:space="preserve"> </w:t>
      </w:r>
      <w:r w:rsidRPr="00636467">
        <w:rPr>
          <w:rFonts w:ascii="Times New Roman" w:eastAsia="Times New Roman" w:hAnsi="Times New Roman" w:cs="Times New Roman"/>
          <w:color w:val="131313"/>
          <w:sz w:val="24"/>
          <w:szCs w:val="24"/>
        </w:rPr>
        <w:t>diatasi</w:t>
      </w:r>
      <w:r w:rsidRPr="00636467">
        <w:rPr>
          <w:rFonts w:ascii="Times New Roman" w:eastAsia="Times New Roman" w:hAnsi="Times New Roman" w:cs="Times New Roman"/>
          <w:color w:val="131313"/>
          <w:spacing w:val="26"/>
          <w:sz w:val="24"/>
          <w:szCs w:val="24"/>
        </w:rPr>
        <w:t xml:space="preserve"> </w:t>
      </w:r>
      <w:r w:rsidRPr="00636467">
        <w:rPr>
          <w:rFonts w:ascii="Times New Roman" w:eastAsia="Times New Roman" w:hAnsi="Times New Roman" w:cs="Times New Roman"/>
          <w:color w:val="131313"/>
          <w:sz w:val="24"/>
          <w:szCs w:val="24"/>
        </w:rPr>
        <w:t>dengan</w:t>
      </w:r>
      <w:r w:rsidRPr="00636467">
        <w:rPr>
          <w:rFonts w:ascii="Times New Roman" w:eastAsia="Times New Roman" w:hAnsi="Times New Roman" w:cs="Times New Roman"/>
          <w:color w:val="131313"/>
          <w:spacing w:val="35"/>
          <w:sz w:val="24"/>
          <w:szCs w:val="24"/>
        </w:rPr>
        <w:t xml:space="preserve"> </w:t>
      </w:r>
      <w:r w:rsidRPr="00636467">
        <w:rPr>
          <w:rFonts w:ascii="Times New Roman" w:eastAsia="Times New Roman" w:hAnsi="Times New Roman" w:cs="Times New Roman"/>
          <w:color w:val="131313"/>
          <w:sz w:val="24"/>
          <w:szCs w:val="24"/>
        </w:rPr>
        <w:t>b</w:t>
      </w:r>
      <w:r w:rsidRPr="00636467">
        <w:rPr>
          <w:rFonts w:ascii="Times New Roman" w:eastAsia="Times New Roman" w:hAnsi="Times New Roman" w:cs="Times New Roman"/>
          <w:color w:val="131313"/>
          <w:w w:val="103"/>
          <w:sz w:val="24"/>
          <w:szCs w:val="24"/>
        </w:rPr>
        <w:t>a</w:t>
      </w:r>
      <w:r w:rsidRPr="00636467">
        <w:rPr>
          <w:rFonts w:ascii="Times New Roman" w:eastAsia="Times New Roman" w:hAnsi="Times New Roman" w:cs="Times New Roman"/>
          <w:color w:val="131313"/>
          <w:w w:val="90"/>
          <w:sz w:val="24"/>
          <w:szCs w:val="24"/>
        </w:rPr>
        <w:t>i</w:t>
      </w:r>
      <w:r w:rsidRPr="00636467">
        <w:rPr>
          <w:rFonts w:ascii="Times New Roman" w:eastAsia="Times New Roman" w:hAnsi="Times New Roman" w:cs="Times New Roman"/>
          <w:color w:val="131313"/>
          <w:w w:val="116"/>
          <w:sz w:val="24"/>
          <w:szCs w:val="24"/>
        </w:rPr>
        <w:t>k</w:t>
      </w:r>
      <w:r w:rsidRPr="00636467">
        <w:rPr>
          <w:rFonts w:ascii="Times New Roman" w:eastAsia="Times New Roman" w:hAnsi="Times New Roman" w:cs="Times New Roman"/>
          <w:color w:val="2B2B2B"/>
          <w:w w:val="83"/>
          <w:sz w:val="24"/>
          <w:szCs w:val="24"/>
        </w:rPr>
        <w:t>.</w:t>
      </w:r>
    </w:p>
    <w:p w:rsidR="00E17F39" w:rsidRPr="00636467" w:rsidRDefault="00E17F39" w:rsidP="00D203B6">
      <w:pPr>
        <w:spacing w:before="8" w:after="0" w:line="180" w:lineRule="exact"/>
        <w:ind w:left="720" w:right="17"/>
        <w:rPr>
          <w:rFonts w:ascii="Times New Roman" w:eastAsia="Times New Roman" w:hAnsi="Times New Roman" w:cs="Times New Roman"/>
          <w:sz w:val="24"/>
          <w:szCs w:val="24"/>
        </w:rPr>
      </w:pPr>
    </w:p>
    <w:p w:rsidR="000B2624" w:rsidRPr="00636467" w:rsidRDefault="00E17F39" w:rsidP="00D203B6">
      <w:pPr>
        <w:spacing w:after="0" w:line="371" w:lineRule="auto"/>
        <w:ind w:left="720" w:right="17" w:firstLine="720"/>
        <w:jc w:val="both"/>
        <w:rPr>
          <w:rFonts w:ascii="Times New Roman" w:eastAsia="Times New Roman" w:hAnsi="Times New Roman" w:cs="Times New Roman"/>
          <w:color w:val="131313"/>
          <w:w w:val="90"/>
          <w:sz w:val="24"/>
          <w:szCs w:val="24"/>
        </w:rPr>
      </w:pPr>
      <w:proofErr w:type="gramStart"/>
      <w:r w:rsidRPr="00636467">
        <w:rPr>
          <w:rFonts w:ascii="Times New Roman" w:eastAsia="Times New Roman" w:hAnsi="Times New Roman" w:cs="Times New Roman"/>
          <w:color w:val="131313"/>
          <w:sz w:val="24"/>
          <w:szCs w:val="24"/>
        </w:rPr>
        <w:t xml:space="preserve">Dalam </w:t>
      </w:r>
      <w:r w:rsidRPr="00636467">
        <w:rPr>
          <w:rFonts w:ascii="Times New Roman" w:eastAsia="Times New Roman" w:hAnsi="Times New Roman" w:cs="Times New Roman"/>
          <w:color w:val="131313"/>
          <w:spacing w:val="39"/>
          <w:sz w:val="24"/>
          <w:szCs w:val="24"/>
        </w:rPr>
        <w:t xml:space="preserve"> </w:t>
      </w:r>
      <w:r w:rsidRPr="00636467">
        <w:rPr>
          <w:rFonts w:ascii="Times New Roman" w:eastAsia="Times New Roman" w:hAnsi="Times New Roman" w:cs="Times New Roman"/>
          <w:color w:val="131313"/>
          <w:sz w:val="24"/>
          <w:szCs w:val="24"/>
        </w:rPr>
        <w:t>penyu</w:t>
      </w:r>
      <w:r w:rsidRPr="00636467">
        <w:rPr>
          <w:rFonts w:ascii="Times New Roman" w:eastAsia="Times New Roman" w:hAnsi="Times New Roman" w:cs="Times New Roman"/>
          <w:color w:val="2B2B2B"/>
          <w:sz w:val="24"/>
          <w:szCs w:val="24"/>
        </w:rPr>
        <w:t>s</w:t>
      </w:r>
      <w:r w:rsidRPr="00636467">
        <w:rPr>
          <w:rFonts w:ascii="Times New Roman" w:eastAsia="Times New Roman" w:hAnsi="Times New Roman" w:cs="Times New Roman"/>
          <w:color w:val="131313"/>
          <w:sz w:val="24"/>
          <w:szCs w:val="24"/>
        </w:rPr>
        <w:t>unan</w:t>
      </w:r>
      <w:proofErr w:type="gramEnd"/>
      <w:r w:rsidRPr="00636467">
        <w:rPr>
          <w:rFonts w:ascii="Times New Roman" w:eastAsia="Times New Roman" w:hAnsi="Times New Roman" w:cs="Times New Roman"/>
          <w:color w:val="131313"/>
          <w:sz w:val="24"/>
          <w:szCs w:val="24"/>
        </w:rPr>
        <w:t xml:space="preserve"> </w:t>
      </w:r>
      <w:r w:rsidRPr="00636467">
        <w:rPr>
          <w:rFonts w:ascii="Times New Roman" w:eastAsia="Times New Roman" w:hAnsi="Times New Roman" w:cs="Times New Roman"/>
          <w:color w:val="131313"/>
          <w:spacing w:val="50"/>
          <w:sz w:val="24"/>
          <w:szCs w:val="24"/>
        </w:rPr>
        <w:t xml:space="preserve"> </w:t>
      </w:r>
      <w:r w:rsidRPr="00636467">
        <w:rPr>
          <w:rFonts w:ascii="Times New Roman" w:eastAsia="Times New Roman" w:hAnsi="Times New Roman" w:cs="Times New Roman"/>
          <w:color w:val="131313"/>
          <w:sz w:val="24"/>
          <w:szCs w:val="24"/>
        </w:rPr>
        <w:t xml:space="preserve">skripsi </w:t>
      </w:r>
      <w:r w:rsidRPr="00636467">
        <w:rPr>
          <w:rFonts w:ascii="Times New Roman" w:eastAsia="Times New Roman" w:hAnsi="Times New Roman" w:cs="Times New Roman"/>
          <w:color w:val="131313"/>
          <w:spacing w:val="28"/>
          <w:sz w:val="24"/>
          <w:szCs w:val="24"/>
        </w:rPr>
        <w:t xml:space="preserve"> </w:t>
      </w:r>
      <w:r w:rsidRPr="00636467">
        <w:rPr>
          <w:rFonts w:ascii="Times New Roman" w:eastAsia="Times New Roman" w:hAnsi="Times New Roman" w:cs="Times New Roman"/>
          <w:color w:val="131313"/>
          <w:sz w:val="24"/>
          <w:szCs w:val="24"/>
        </w:rPr>
        <w:t>ini</w:t>
      </w:r>
      <w:r w:rsidRPr="00636467">
        <w:rPr>
          <w:rFonts w:ascii="Times New Roman" w:eastAsia="Times New Roman" w:hAnsi="Times New Roman" w:cs="Times New Roman"/>
          <w:color w:val="2B2B2B"/>
          <w:sz w:val="24"/>
          <w:szCs w:val="24"/>
        </w:rPr>
        <w:t xml:space="preserve">, </w:t>
      </w:r>
      <w:r w:rsidRPr="00636467">
        <w:rPr>
          <w:rFonts w:ascii="Times New Roman" w:eastAsia="Times New Roman" w:hAnsi="Times New Roman" w:cs="Times New Roman"/>
          <w:color w:val="2B2B2B"/>
          <w:spacing w:val="16"/>
          <w:sz w:val="24"/>
          <w:szCs w:val="24"/>
        </w:rPr>
        <w:t xml:space="preserve"> </w:t>
      </w:r>
      <w:r w:rsidRPr="00636467">
        <w:rPr>
          <w:rFonts w:ascii="Times New Roman" w:eastAsia="Times New Roman" w:hAnsi="Times New Roman" w:cs="Times New Roman"/>
          <w:color w:val="131313"/>
          <w:sz w:val="24"/>
          <w:szCs w:val="24"/>
        </w:rPr>
        <w:t>penu</w:t>
      </w:r>
      <w:r w:rsidRPr="00636467">
        <w:rPr>
          <w:rFonts w:ascii="Times New Roman" w:eastAsia="Times New Roman" w:hAnsi="Times New Roman" w:cs="Times New Roman"/>
          <w:color w:val="2B2B2B"/>
          <w:sz w:val="24"/>
          <w:szCs w:val="24"/>
        </w:rPr>
        <w:t>li</w:t>
      </w:r>
      <w:r w:rsidRPr="00636467">
        <w:rPr>
          <w:rFonts w:ascii="Times New Roman" w:eastAsia="Times New Roman" w:hAnsi="Times New Roman" w:cs="Times New Roman"/>
          <w:color w:val="131313"/>
          <w:sz w:val="24"/>
          <w:szCs w:val="24"/>
        </w:rPr>
        <w:t xml:space="preserve">s </w:t>
      </w:r>
      <w:r w:rsidRPr="00636467">
        <w:rPr>
          <w:rFonts w:ascii="Times New Roman" w:eastAsia="Times New Roman" w:hAnsi="Times New Roman" w:cs="Times New Roman"/>
          <w:color w:val="131313"/>
          <w:spacing w:val="36"/>
          <w:sz w:val="24"/>
          <w:szCs w:val="24"/>
        </w:rPr>
        <w:t xml:space="preserve"> </w:t>
      </w:r>
      <w:r w:rsidRPr="00636467">
        <w:rPr>
          <w:rFonts w:ascii="Times New Roman" w:eastAsia="Times New Roman" w:hAnsi="Times New Roman" w:cs="Times New Roman"/>
          <w:color w:val="131313"/>
          <w:sz w:val="24"/>
          <w:szCs w:val="24"/>
        </w:rPr>
        <w:t xml:space="preserve">menyadari </w:t>
      </w:r>
      <w:r w:rsidRPr="00636467">
        <w:rPr>
          <w:rFonts w:ascii="Times New Roman" w:eastAsia="Times New Roman" w:hAnsi="Times New Roman" w:cs="Times New Roman"/>
          <w:color w:val="131313"/>
          <w:spacing w:val="54"/>
          <w:sz w:val="24"/>
          <w:szCs w:val="24"/>
        </w:rPr>
        <w:t xml:space="preserve"> </w:t>
      </w:r>
      <w:r w:rsidRPr="00636467">
        <w:rPr>
          <w:rFonts w:ascii="Times New Roman" w:eastAsia="Times New Roman" w:hAnsi="Times New Roman" w:cs="Times New Roman"/>
          <w:color w:val="131313"/>
          <w:sz w:val="24"/>
          <w:szCs w:val="24"/>
        </w:rPr>
        <w:t xml:space="preserve">banyak </w:t>
      </w:r>
      <w:r w:rsidRPr="00636467">
        <w:rPr>
          <w:rFonts w:ascii="Times New Roman" w:eastAsia="Times New Roman" w:hAnsi="Times New Roman" w:cs="Times New Roman"/>
          <w:color w:val="131313"/>
          <w:spacing w:val="34"/>
          <w:sz w:val="24"/>
          <w:szCs w:val="24"/>
        </w:rPr>
        <w:t xml:space="preserve"> </w:t>
      </w:r>
      <w:r w:rsidRPr="00636467">
        <w:rPr>
          <w:rFonts w:ascii="Times New Roman" w:eastAsia="Times New Roman" w:hAnsi="Times New Roman" w:cs="Times New Roman"/>
          <w:color w:val="2B2B2B"/>
          <w:sz w:val="24"/>
          <w:szCs w:val="24"/>
        </w:rPr>
        <w:t>s</w:t>
      </w:r>
      <w:r w:rsidRPr="00636467">
        <w:rPr>
          <w:rFonts w:ascii="Times New Roman" w:eastAsia="Times New Roman" w:hAnsi="Times New Roman" w:cs="Times New Roman"/>
          <w:color w:val="131313"/>
          <w:sz w:val="24"/>
          <w:szCs w:val="24"/>
        </w:rPr>
        <w:t>ekali</w:t>
      </w:r>
      <w:r w:rsidRPr="00636467">
        <w:rPr>
          <w:rFonts w:ascii="Times New Roman" w:eastAsia="Times New Roman" w:hAnsi="Times New Roman" w:cs="Times New Roman"/>
          <w:color w:val="131313"/>
          <w:spacing w:val="9"/>
          <w:sz w:val="24"/>
          <w:szCs w:val="24"/>
        </w:rPr>
        <w:t xml:space="preserve"> </w:t>
      </w:r>
      <w:r w:rsidRPr="00636467">
        <w:rPr>
          <w:rFonts w:ascii="Times New Roman" w:eastAsia="Times New Roman" w:hAnsi="Times New Roman" w:cs="Times New Roman"/>
          <w:color w:val="131313"/>
          <w:w w:val="108"/>
          <w:sz w:val="24"/>
          <w:szCs w:val="24"/>
        </w:rPr>
        <w:t>p</w:t>
      </w:r>
      <w:r w:rsidRPr="00636467">
        <w:rPr>
          <w:rFonts w:ascii="Times New Roman" w:eastAsia="Times New Roman" w:hAnsi="Times New Roman" w:cs="Times New Roman"/>
          <w:color w:val="131313"/>
          <w:w w:val="105"/>
          <w:sz w:val="24"/>
          <w:szCs w:val="24"/>
        </w:rPr>
        <w:t>i</w:t>
      </w:r>
      <w:r w:rsidRPr="00636467">
        <w:rPr>
          <w:rFonts w:ascii="Times New Roman" w:eastAsia="Times New Roman" w:hAnsi="Times New Roman" w:cs="Times New Roman"/>
          <w:color w:val="131313"/>
          <w:w w:val="108"/>
          <w:sz w:val="24"/>
          <w:szCs w:val="24"/>
        </w:rPr>
        <w:t>h</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sz w:val="24"/>
          <w:szCs w:val="24"/>
        </w:rPr>
        <w:t>k yang</w:t>
      </w:r>
      <w:r w:rsidRPr="00636467">
        <w:rPr>
          <w:rFonts w:ascii="Times New Roman" w:eastAsia="Times New Roman" w:hAnsi="Times New Roman" w:cs="Times New Roman"/>
          <w:color w:val="131313"/>
          <w:spacing w:val="21"/>
          <w:sz w:val="24"/>
          <w:szCs w:val="24"/>
        </w:rPr>
        <w:t xml:space="preserve"> </w:t>
      </w:r>
      <w:r w:rsidRPr="00636467">
        <w:rPr>
          <w:rFonts w:ascii="Times New Roman" w:eastAsia="Times New Roman" w:hAnsi="Times New Roman" w:cs="Times New Roman"/>
          <w:color w:val="131313"/>
          <w:sz w:val="24"/>
          <w:szCs w:val="24"/>
        </w:rPr>
        <w:t>memberikan</w:t>
      </w:r>
      <w:r w:rsidRPr="00636467">
        <w:rPr>
          <w:rFonts w:ascii="Times New Roman" w:eastAsia="Times New Roman" w:hAnsi="Times New Roman" w:cs="Times New Roman"/>
          <w:color w:val="131313"/>
          <w:spacing w:val="56"/>
          <w:sz w:val="24"/>
          <w:szCs w:val="24"/>
        </w:rPr>
        <w:t xml:space="preserve"> </w:t>
      </w:r>
      <w:r w:rsidRPr="00636467">
        <w:rPr>
          <w:rFonts w:ascii="Times New Roman" w:eastAsia="Times New Roman" w:hAnsi="Times New Roman" w:cs="Times New Roman"/>
          <w:color w:val="131313"/>
          <w:w w:val="91"/>
          <w:sz w:val="24"/>
          <w:szCs w:val="24"/>
        </w:rPr>
        <w:t>b</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w w:val="108"/>
          <w:sz w:val="24"/>
          <w:szCs w:val="24"/>
        </w:rPr>
        <w:t>n</w:t>
      </w:r>
      <w:r w:rsidRPr="00636467">
        <w:rPr>
          <w:rFonts w:ascii="Times New Roman" w:eastAsia="Times New Roman" w:hAnsi="Times New Roman" w:cs="Times New Roman"/>
          <w:color w:val="131313"/>
          <w:w w:val="102"/>
          <w:sz w:val="24"/>
          <w:szCs w:val="24"/>
        </w:rPr>
        <w:t>tu</w:t>
      </w:r>
      <w:r w:rsidRPr="00636467">
        <w:rPr>
          <w:rFonts w:ascii="Times New Roman" w:eastAsia="Times New Roman" w:hAnsi="Times New Roman" w:cs="Times New Roman"/>
          <w:color w:val="131313"/>
          <w:w w:val="103"/>
          <w:sz w:val="24"/>
          <w:szCs w:val="24"/>
        </w:rPr>
        <w:t>a</w:t>
      </w:r>
      <w:r w:rsidRPr="00636467">
        <w:rPr>
          <w:rFonts w:ascii="Times New Roman" w:eastAsia="Times New Roman" w:hAnsi="Times New Roman" w:cs="Times New Roman"/>
          <w:color w:val="131313"/>
          <w:w w:val="108"/>
          <w:sz w:val="24"/>
          <w:szCs w:val="24"/>
        </w:rPr>
        <w:t>n</w:t>
      </w:r>
      <w:r w:rsidRPr="00636467">
        <w:rPr>
          <w:rFonts w:ascii="Times New Roman" w:eastAsia="Times New Roman" w:hAnsi="Times New Roman" w:cs="Times New Roman"/>
          <w:color w:val="2B2B2B"/>
          <w:w w:val="83"/>
          <w:sz w:val="24"/>
          <w:szCs w:val="24"/>
        </w:rPr>
        <w:t>,</w:t>
      </w:r>
      <w:r w:rsidRPr="00636467">
        <w:rPr>
          <w:rFonts w:ascii="Times New Roman" w:eastAsia="Times New Roman" w:hAnsi="Times New Roman" w:cs="Times New Roman"/>
          <w:color w:val="2B2B2B"/>
          <w:spacing w:val="10"/>
          <w:sz w:val="24"/>
          <w:szCs w:val="24"/>
        </w:rPr>
        <w:t xml:space="preserve"> </w:t>
      </w:r>
      <w:r w:rsidRPr="00636467">
        <w:rPr>
          <w:rFonts w:ascii="Times New Roman" w:eastAsia="Times New Roman" w:hAnsi="Times New Roman" w:cs="Times New Roman"/>
          <w:color w:val="131313"/>
          <w:sz w:val="24"/>
          <w:szCs w:val="24"/>
        </w:rPr>
        <w:t>b</w:t>
      </w:r>
      <w:r w:rsidRPr="00636467">
        <w:rPr>
          <w:rFonts w:ascii="Times New Roman" w:eastAsia="Times New Roman" w:hAnsi="Times New Roman" w:cs="Times New Roman"/>
          <w:color w:val="2B2B2B"/>
          <w:sz w:val="24"/>
          <w:szCs w:val="24"/>
        </w:rPr>
        <w:t>i</w:t>
      </w:r>
      <w:r w:rsidRPr="00636467">
        <w:rPr>
          <w:rFonts w:ascii="Times New Roman" w:eastAsia="Times New Roman" w:hAnsi="Times New Roman" w:cs="Times New Roman"/>
          <w:color w:val="131313"/>
          <w:sz w:val="24"/>
          <w:szCs w:val="24"/>
        </w:rPr>
        <w:t>mbingan</w:t>
      </w:r>
      <w:r w:rsidRPr="00636467">
        <w:rPr>
          <w:rFonts w:ascii="Times New Roman" w:eastAsia="Times New Roman" w:hAnsi="Times New Roman" w:cs="Times New Roman"/>
          <w:color w:val="131313"/>
          <w:spacing w:val="40"/>
          <w:sz w:val="24"/>
          <w:szCs w:val="24"/>
        </w:rPr>
        <w:t xml:space="preserve"> </w:t>
      </w:r>
      <w:r w:rsidRPr="00636467">
        <w:rPr>
          <w:rFonts w:ascii="Times New Roman" w:eastAsia="Times New Roman" w:hAnsi="Times New Roman" w:cs="Times New Roman"/>
          <w:color w:val="131313"/>
          <w:sz w:val="24"/>
          <w:szCs w:val="24"/>
        </w:rPr>
        <w:t>dan</w:t>
      </w:r>
      <w:r w:rsidRPr="00636467">
        <w:rPr>
          <w:rFonts w:ascii="Times New Roman" w:eastAsia="Times New Roman" w:hAnsi="Times New Roman" w:cs="Times New Roman"/>
          <w:color w:val="131313"/>
          <w:spacing w:val="22"/>
          <w:sz w:val="24"/>
          <w:szCs w:val="24"/>
        </w:rPr>
        <w:t xml:space="preserve"> </w:t>
      </w:r>
      <w:r w:rsidRPr="00636467">
        <w:rPr>
          <w:rFonts w:ascii="Times New Roman" w:eastAsia="Times New Roman" w:hAnsi="Times New Roman" w:cs="Times New Roman"/>
          <w:color w:val="131313"/>
          <w:w w:val="91"/>
          <w:sz w:val="24"/>
          <w:szCs w:val="24"/>
        </w:rPr>
        <w:t>p</w:t>
      </w:r>
      <w:r w:rsidRPr="00636467">
        <w:rPr>
          <w:rFonts w:ascii="Times New Roman" w:eastAsia="Times New Roman" w:hAnsi="Times New Roman" w:cs="Times New Roman"/>
          <w:color w:val="131313"/>
          <w:w w:val="113"/>
          <w:sz w:val="24"/>
          <w:szCs w:val="24"/>
        </w:rPr>
        <w:t>e</w:t>
      </w:r>
      <w:r w:rsidRPr="00636467">
        <w:rPr>
          <w:rFonts w:ascii="Times New Roman" w:eastAsia="Times New Roman" w:hAnsi="Times New Roman" w:cs="Times New Roman"/>
          <w:color w:val="131313"/>
          <w:w w:val="102"/>
          <w:sz w:val="24"/>
          <w:szCs w:val="24"/>
        </w:rPr>
        <w:t>tunj</w:t>
      </w:r>
      <w:r w:rsidRPr="00636467">
        <w:rPr>
          <w:rFonts w:ascii="Times New Roman" w:eastAsia="Times New Roman" w:hAnsi="Times New Roman" w:cs="Times New Roman"/>
          <w:color w:val="131313"/>
          <w:w w:val="116"/>
          <w:sz w:val="24"/>
          <w:szCs w:val="24"/>
        </w:rPr>
        <w:t>u</w:t>
      </w:r>
      <w:r w:rsidRPr="00636467">
        <w:rPr>
          <w:rFonts w:ascii="Times New Roman" w:eastAsia="Times New Roman" w:hAnsi="Times New Roman" w:cs="Times New Roman"/>
          <w:color w:val="131313"/>
          <w:w w:val="108"/>
          <w:sz w:val="24"/>
          <w:szCs w:val="24"/>
        </w:rPr>
        <w:t>k</w:t>
      </w:r>
      <w:r w:rsidRPr="00636467">
        <w:rPr>
          <w:rFonts w:ascii="Times New Roman" w:eastAsia="Times New Roman" w:hAnsi="Times New Roman" w:cs="Times New Roman"/>
          <w:color w:val="2B2B2B"/>
          <w:w w:val="83"/>
          <w:sz w:val="24"/>
          <w:szCs w:val="24"/>
        </w:rPr>
        <w:t>,</w:t>
      </w:r>
      <w:r w:rsidRPr="00636467">
        <w:rPr>
          <w:rFonts w:ascii="Times New Roman" w:eastAsia="Times New Roman" w:hAnsi="Times New Roman" w:cs="Times New Roman"/>
          <w:color w:val="2B2B2B"/>
          <w:spacing w:val="10"/>
          <w:sz w:val="24"/>
          <w:szCs w:val="24"/>
        </w:rPr>
        <w:t xml:space="preserve"> </w:t>
      </w:r>
      <w:r w:rsidRPr="00636467">
        <w:rPr>
          <w:rFonts w:ascii="Times New Roman" w:eastAsia="Times New Roman" w:hAnsi="Times New Roman" w:cs="Times New Roman"/>
          <w:color w:val="131313"/>
          <w:sz w:val="24"/>
          <w:szCs w:val="24"/>
        </w:rPr>
        <w:t>baik</w:t>
      </w:r>
      <w:r w:rsidRPr="00636467">
        <w:rPr>
          <w:rFonts w:ascii="Times New Roman" w:eastAsia="Times New Roman" w:hAnsi="Times New Roman" w:cs="Times New Roman"/>
          <w:color w:val="131313"/>
          <w:spacing w:val="34"/>
          <w:sz w:val="24"/>
          <w:szCs w:val="24"/>
        </w:rPr>
        <w:t xml:space="preserve"> </w:t>
      </w:r>
      <w:r w:rsidRPr="00636467">
        <w:rPr>
          <w:rFonts w:ascii="Times New Roman" w:eastAsia="Times New Roman" w:hAnsi="Times New Roman" w:cs="Times New Roman"/>
          <w:color w:val="131313"/>
          <w:w w:val="75"/>
          <w:sz w:val="24"/>
          <w:szCs w:val="24"/>
        </w:rPr>
        <w:t>l</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sz w:val="24"/>
          <w:szCs w:val="24"/>
        </w:rPr>
        <w:t>n</w:t>
      </w:r>
      <w:r w:rsidRPr="00636467">
        <w:rPr>
          <w:rFonts w:ascii="Times New Roman" w:eastAsia="Times New Roman" w:hAnsi="Times New Roman" w:cs="Times New Roman"/>
          <w:color w:val="131313"/>
          <w:w w:val="108"/>
          <w:sz w:val="24"/>
          <w:szCs w:val="24"/>
        </w:rPr>
        <w:t>g</w:t>
      </w:r>
      <w:r w:rsidRPr="00636467">
        <w:rPr>
          <w:rFonts w:ascii="Times New Roman" w:eastAsia="Times New Roman" w:hAnsi="Times New Roman" w:cs="Times New Roman"/>
          <w:color w:val="131313"/>
          <w:w w:val="96"/>
          <w:sz w:val="24"/>
          <w:szCs w:val="24"/>
        </w:rPr>
        <w:t>s</w:t>
      </w:r>
      <w:r w:rsidRPr="00636467">
        <w:rPr>
          <w:rFonts w:ascii="Times New Roman" w:eastAsia="Times New Roman" w:hAnsi="Times New Roman" w:cs="Times New Roman"/>
          <w:color w:val="131313"/>
          <w:w w:val="108"/>
          <w:sz w:val="24"/>
          <w:szCs w:val="24"/>
        </w:rPr>
        <w:t>u</w:t>
      </w:r>
      <w:r w:rsidRPr="00636467">
        <w:rPr>
          <w:rFonts w:ascii="Times New Roman" w:eastAsia="Times New Roman" w:hAnsi="Times New Roman" w:cs="Times New Roman"/>
          <w:color w:val="131313"/>
          <w:sz w:val="24"/>
          <w:szCs w:val="24"/>
        </w:rPr>
        <w:t>n</w:t>
      </w:r>
      <w:r w:rsidRPr="00636467">
        <w:rPr>
          <w:rFonts w:ascii="Times New Roman" w:eastAsia="Times New Roman" w:hAnsi="Times New Roman" w:cs="Times New Roman"/>
          <w:color w:val="131313"/>
          <w:w w:val="108"/>
          <w:sz w:val="24"/>
          <w:szCs w:val="24"/>
        </w:rPr>
        <w:t>g</w:t>
      </w:r>
      <w:r w:rsidRPr="00636467">
        <w:rPr>
          <w:rFonts w:ascii="Times New Roman" w:eastAsia="Times New Roman" w:hAnsi="Times New Roman" w:cs="Times New Roman"/>
          <w:color w:val="131313"/>
          <w:sz w:val="24"/>
          <w:szCs w:val="24"/>
        </w:rPr>
        <w:t xml:space="preserve"> maupun</w:t>
      </w:r>
      <w:r w:rsidRPr="00636467">
        <w:rPr>
          <w:rFonts w:ascii="Times New Roman" w:eastAsia="Times New Roman" w:hAnsi="Times New Roman" w:cs="Times New Roman"/>
          <w:color w:val="131313"/>
          <w:spacing w:val="45"/>
          <w:sz w:val="24"/>
          <w:szCs w:val="24"/>
        </w:rPr>
        <w:t xml:space="preserve"> </w:t>
      </w:r>
      <w:r w:rsidRPr="00636467">
        <w:rPr>
          <w:rFonts w:ascii="Times New Roman" w:eastAsia="Times New Roman" w:hAnsi="Times New Roman" w:cs="Times New Roman"/>
          <w:color w:val="131313"/>
          <w:w w:val="90"/>
          <w:sz w:val="24"/>
          <w:szCs w:val="24"/>
        </w:rPr>
        <w:t>t</w:t>
      </w:r>
      <w:r w:rsidRPr="00636467">
        <w:rPr>
          <w:rFonts w:ascii="Times New Roman" w:eastAsia="Times New Roman" w:hAnsi="Times New Roman" w:cs="Times New Roman"/>
          <w:color w:val="131313"/>
          <w:w w:val="105"/>
          <w:sz w:val="24"/>
          <w:szCs w:val="24"/>
        </w:rPr>
        <w:t>i</w:t>
      </w:r>
      <w:r w:rsidRPr="00636467">
        <w:rPr>
          <w:rFonts w:ascii="Times New Roman" w:eastAsia="Times New Roman" w:hAnsi="Times New Roman" w:cs="Times New Roman"/>
          <w:color w:val="131313"/>
          <w:sz w:val="24"/>
          <w:szCs w:val="24"/>
        </w:rPr>
        <w:t>d</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w w:val="108"/>
          <w:sz w:val="24"/>
          <w:szCs w:val="24"/>
        </w:rPr>
        <w:t xml:space="preserve">k </w:t>
      </w:r>
      <w:r w:rsidRPr="00636467">
        <w:rPr>
          <w:rFonts w:ascii="Times New Roman" w:eastAsia="Times New Roman" w:hAnsi="Times New Roman" w:cs="Times New Roman"/>
          <w:color w:val="131313"/>
          <w:w w:val="75"/>
          <w:sz w:val="24"/>
          <w:szCs w:val="24"/>
        </w:rPr>
        <w:t>l</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sz w:val="24"/>
          <w:szCs w:val="24"/>
        </w:rPr>
        <w:t>n</w:t>
      </w:r>
      <w:r w:rsidRPr="00636467">
        <w:rPr>
          <w:rFonts w:ascii="Times New Roman" w:eastAsia="Times New Roman" w:hAnsi="Times New Roman" w:cs="Times New Roman"/>
          <w:color w:val="131313"/>
          <w:w w:val="108"/>
          <w:sz w:val="24"/>
          <w:szCs w:val="24"/>
        </w:rPr>
        <w:t>g</w:t>
      </w:r>
      <w:r w:rsidRPr="00636467">
        <w:rPr>
          <w:rFonts w:ascii="Times New Roman" w:eastAsia="Times New Roman" w:hAnsi="Times New Roman" w:cs="Times New Roman"/>
          <w:color w:val="2B2B2B"/>
          <w:w w:val="96"/>
          <w:sz w:val="24"/>
          <w:szCs w:val="24"/>
        </w:rPr>
        <w:t>s</w:t>
      </w:r>
      <w:r w:rsidRPr="00636467">
        <w:rPr>
          <w:rFonts w:ascii="Times New Roman" w:eastAsia="Times New Roman" w:hAnsi="Times New Roman" w:cs="Times New Roman"/>
          <w:color w:val="131313"/>
          <w:w w:val="108"/>
          <w:sz w:val="24"/>
          <w:szCs w:val="24"/>
        </w:rPr>
        <w:t>ung</w:t>
      </w:r>
      <w:r w:rsidRPr="00636467">
        <w:rPr>
          <w:rFonts w:ascii="Times New Roman" w:eastAsia="Times New Roman" w:hAnsi="Times New Roman" w:cs="Times New Roman"/>
          <w:color w:val="131313"/>
          <w:w w:val="66"/>
          <w:sz w:val="24"/>
          <w:szCs w:val="24"/>
        </w:rPr>
        <w:t>.</w:t>
      </w:r>
      <w:r w:rsidRPr="00636467">
        <w:rPr>
          <w:rFonts w:ascii="Times New Roman" w:eastAsia="Times New Roman" w:hAnsi="Times New Roman" w:cs="Times New Roman"/>
          <w:color w:val="131313"/>
          <w:spacing w:val="19"/>
          <w:sz w:val="24"/>
          <w:szCs w:val="24"/>
        </w:rPr>
        <w:t xml:space="preserve"> </w:t>
      </w:r>
      <w:r w:rsidRPr="00636467">
        <w:rPr>
          <w:rFonts w:ascii="Times New Roman" w:eastAsia="Times New Roman" w:hAnsi="Times New Roman" w:cs="Times New Roman"/>
          <w:color w:val="131313"/>
          <w:sz w:val="24"/>
          <w:szCs w:val="24"/>
        </w:rPr>
        <w:t>Oleh</w:t>
      </w:r>
      <w:r w:rsidRPr="00636467">
        <w:rPr>
          <w:rFonts w:ascii="Times New Roman" w:eastAsia="Times New Roman" w:hAnsi="Times New Roman" w:cs="Times New Roman"/>
          <w:color w:val="131313"/>
          <w:spacing w:val="23"/>
          <w:sz w:val="24"/>
          <w:szCs w:val="24"/>
        </w:rPr>
        <w:t xml:space="preserve"> </w:t>
      </w:r>
      <w:r w:rsidRPr="00636467">
        <w:rPr>
          <w:rFonts w:ascii="Times New Roman" w:eastAsia="Times New Roman" w:hAnsi="Times New Roman" w:cs="Times New Roman"/>
          <w:color w:val="131313"/>
          <w:sz w:val="24"/>
          <w:szCs w:val="24"/>
        </w:rPr>
        <w:t>karena</w:t>
      </w:r>
      <w:r w:rsidRPr="00636467">
        <w:rPr>
          <w:rFonts w:ascii="Times New Roman" w:eastAsia="Times New Roman" w:hAnsi="Times New Roman" w:cs="Times New Roman"/>
          <w:color w:val="131313"/>
          <w:spacing w:val="28"/>
          <w:sz w:val="24"/>
          <w:szCs w:val="24"/>
        </w:rPr>
        <w:t xml:space="preserve"> </w:t>
      </w:r>
      <w:r w:rsidRPr="00636467">
        <w:rPr>
          <w:rFonts w:ascii="Times New Roman" w:eastAsia="Times New Roman" w:hAnsi="Times New Roman" w:cs="Times New Roman"/>
          <w:color w:val="131313"/>
          <w:sz w:val="24"/>
          <w:szCs w:val="24"/>
        </w:rPr>
        <w:t>itu</w:t>
      </w:r>
      <w:r w:rsidRPr="00636467">
        <w:rPr>
          <w:rFonts w:ascii="Times New Roman" w:eastAsia="Times New Roman" w:hAnsi="Times New Roman" w:cs="Times New Roman"/>
          <w:color w:val="2B2B2B"/>
          <w:sz w:val="24"/>
          <w:szCs w:val="24"/>
        </w:rPr>
        <w:t>,</w:t>
      </w:r>
      <w:r w:rsidRPr="00636467">
        <w:rPr>
          <w:rFonts w:ascii="Times New Roman" w:eastAsia="Times New Roman" w:hAnsi="Times New Roman" w:cs="Times New Roman"/>
          <w:color w:val="2B2B2B"/>
          <w:spacing w:val="16"/>
          <w:sz w:val="24"/>
          <w:szCs w:val="24"/>
        </w:rPr>
        <w:t xml:space="preserve"> </w:t>
      </w:r>
      <w:r w:rsidRPr="00636467">
        <w:rPr>
          <w:rFonts w:ascii="Times New Roman" w:eastAsia="Times New Roman" w:hAnsi="Times New Roman" w:cs="Times New Roman"/>
          <w:color w:val="2B2B2B"/>
          <w:sz w:val="24"/>
          <w:szCs w:val="24"/>
        </w:rPr>
        <w:t>p</w:t>
      </w:r>
      <w:r w:rsidRPr="00636467">
        <w:rPr>
          <w:rFonts w:ascii="Times New Roman" w:eastAsia="Times New Roman" w:hAnsi="Times New Roman" w:cs="Times New Roman"/>
          <w:color w:val="131313"/>
          <w:sz w:val="24"/>
          <w:szCs w:val="24"/>
        </w:rPr>
        <w:t>enulis</w:t>
      </w:r>
      <w:r w:rsidRPr="00636467">
        <w:rPr>
          <w:rFonts w:ascii="Times New Roman" w:eastAsia="Times New Roman" w:hAnsi="Times New Roman" w:cs="Times New Roman"/>
          <w:color w:val="131313"/>
          <w:spacing w:val="26"/>
          <w:sz w:val="24"/>
          <w:szCs w:val="24"/>
        </w:rPr>
        <w:t xml:space="preserve"> </w:t>
      </w:r>
      <w:proofErr w:type="gramStart"/>
      <w:r w:rsidRPr="00636467">
        <w:rPr>
          <w:rFonts w:ascii="Times New Roman" w:eastAsia="Times New Roman" w:hAnsi="Times New Roman" w:cs="Times New Roman"/>
          <w:color w:val="131313"/>
          <w:sz w:val="24"/>
          <w:szCs w:val="24"/>
        </w:rPr>
        <w:t xml:space="preserve">mengucapkan </w:t>
      </w:r>
      <w:r w:rsidRPr="00636467">
        <w:rPr>
          <w:rFonts w:ascii="Times New Roman" w:eastAsia="Times New Roman" w:hAnsi="Times New Roman" w:cs="Times New Roman"/>
          <w:color w:val="131313"/>
          <w:spacing w:val="6"/>
          <w:sz w:val="24"/>
          <w:szCs w:val="24"/>
        </w:rPr>
        <w:t xml:space="preserve"> </w:t>
      </w:r>
      <w:r w:rsidRPr="00636467">
        <w:rPr>
          <w:rFonts w:ascii="Times New Roman" w:eastAsia="Times New Roman" w:hAnsi="Times New Roman" w:cs="Times New Roman"/>
          <w:color w:val="131313"/>
          <w:sz w:val="24"/>
          <w:szCs w:val="24"/>
        </w:rPr>
        <w:t>banyak</w:t>
      </w:r>
      <w:proofErr w:type="gramEnd"/>
      <w:r w:rsidRPr="00636467">
        <w:rPr>
          <w:rFonts w:ascii="Times New Roman" w:eastAsia="Times New Roman" w:hAnsi="Times New Roman" w:cs="Times New Roman"/>
          <w:color w:val="131313"/>
          <w:spacing w:val="26"/>
          <w:sz w:val="24"/>
          <w:szCs w:val="24"/>
        </w:rPr>
        <w:t xml:space="preserve"> </w:t>
      </w:r>
      <w:r w:rsidRPr="00636467">
        <w:rPr>
          <w:rFonts w:ascii="Times New Roman" w:eastAsia="Times New Roman" w:hAnsi="Times New Roman" w:cs="Times New Roman"/>
          <w:color w:val="131313"/>
          <w:sz w:val="24"/>
          <w:szCs w:val="24"/>
        </w:rPr>
        <w:t>terima</w:t>
      </w:r>
      <w:r w:rsidRPr="00636467">
        <w:rPr>
          <w:rFonts w:ascii="Times New Roman" w:eastAsia="Times New Roman" w:hAnsi="Times New Roman" w:cs="Times New Roman"/>
          <w:color w:val="131313"/>
          <w:spacing w:val="25"/>
          <w:sz w:val="24"/>
          <w:szCs w:val="24"/>
        </w:rPr>
        <w:t xml:space="preserve"> </w:t>
      </w:r>
      <w:r w:rsidRPr="00636467">
        <w:rPr>
          <w:rFonts w:ascii="Times New Roman" w:eastAsia="Times New Roman" w:hAnsi="Times New Roman" w:cs="Times New Roman"/>
          <w:color w:val="131313"/>
          <w:sz w:val="24"/>
          <w:szCs w:val="24"/>
        </w:rPr>
        <w:t>kasih</w:t>
      </w:r>
      <w:r w:rsidRPr="00636467">
        <w:rPr>
          <w:rFonts w:ascii="Times New Roman" w:eastAsia="Times New Roman" w:hAnsi="Times New Roman" w:cs="Times New Roman"/>
          <w:color w:val="131313"/>
          <w:spacing w:val="31"/>
          <w:sz w:val="24"/>
          <w:szCs w:val="24"/>
        </w:rPr>
        <w:t xml:space="preserve"> </w:t>
      </w:r>
      <w:r w:rsidRPr="00636467">
        <w:rPr>
          <w:rFonts w:ascii="Times New Roman" w:eastAsia="Times New Roman" w:hAnsi="Times New Roman" w:cs="Times New Roman"/>
          <w:color w:val="131313"/>
          <w:w w:val="91"/>
          <w:sz w:val="24"/>
          <w:szCs w:val="24"/>
        </w:rPr>
        <w:t>d</w:t>
      </w:r>
      <w:r w:rsidRPr="00636467">
        <w:rPr>
          <w:rFonts w:ascii="Times New Roman" w:eastAsia="Times New Roman" w:hAnsi="Times New Roman" w:cs="Times New Roman"/>
          <w:color w:val="131313"/>
          <w:w w:val="122"/>
          <w:sz w:val="24"/>
          <w:szCs w:val="24"/>
        </w:rPr>
        <w:t>a</w:t>
      </w:r>
      <w:r w:rsidRPr="00636467">
        <w:rPr>
          <w:rFonts w:ascii="Times New Roman" w:eastAsia="Times New Roman" w:hAnsi="Times New Roman" w:cs="Times New Roman"/>
          <w:color w:val="131313"/>
          <w:w w:val="91"/>
          <w:sz w:val="24"/>
          <w:szCs w:val="24"/>
        </w:rPr>
        <w:t xml:space="preserve">n </w:t>
      </w:r>
      <w:r w:rsidRPr="00636467">
        <w:rPr>
          <w:rFonts w:ascii="Times New Roman" w:eastAsia="Times New Roman" w:hAnsi="Times New Roman" w:cs="Times New Roman"/>
          <w:color w:val="131313"/>
          <w:sz w:val="24"/>
          <w:szCs w:val="24"/>
        </w:rPr>
        <w:t>memberikan</w:t>
      </w:r>
      <w:r w:rsidRPr="00636467">
        <w:rPr>
          <w:rFonts w:ascii="Times New Roman" w:eastAsia="Times New Roman" w:hAnsi="Times New Roman" w:cs="Times New Roman"/>
          <w:color w:val="131313"/>
          <w:spacing w:val="48"/>
          <w:sz w:val="24"/>
          <w:szCs w:val="24"/>
        </w:rPr>
        <w:t xml:space="preserve"> </w:t>
      </w:r>
      <w:r w:rsidRPr="00636467">
        <w:rPr>
          <w:rFonts w:ascii="Times New Roman" w:eastAsia="Times New Roman" w:hAnsi="Times New Roman" w:cs="Times New Roman"/>
          <w:color w:val="131313"/>
          <w:sz w:val="24"/>
          <w:szCs w:val="24"/>
        </w:rPr>
        <w:t xml:space="preserve">penghargaan </w:t>
      </w:r>
      <w:r w:rsidRPr="00636467">
        <w:rPr>
          <w:rFonts w:ascii="Times New Roman" w:eastAsia="Times New Roman" w:hAnsi="Times New Roman" w:cs="Times New Roman"/>
          <w:color w:val="131313"/>
          <w:spacing w:val="3"/>
          <w:sz w:val="24"/>
          <w:szCs w:val="24"/>
        </w:rPr>
        <w:t xml:space="preserve"> </w:t>
      </w:r>
      <w:r w:rsidRPr="00636467">
        <w:rPr>
          <w:rFonts w:ascii="Times New Roman" w:eastAsia="Times New Roman" w:hAnsi="Times New Roman" w:cs="Times New Roman"/>
          <w:color w:val="131313"/>
          <w:sz w:val="24"/>
          <w:szCs w:val="24"/>
        </w:rPr>
        <w:t>yang</w:t>
      </w:r>
      <w:r w:rsidRPr="00636467">
        <w:rPr>
          <w:rFonts w:ascii="Times New Roman" w:eastAsia="Times New Roman" w:hAnsi="Times New Roman" w:cs="Times New Roman"/>
          <w:color w:val="131313"/>
          <w:spacing w:val="12"/>
          <w:sz w:val="24"/>
          <w:szCs w:val="24"/>
        </w:rPr>
        <w:t xml:space="preserve"> </w:t>
      </w:r>
      <w:r w:rsidRPr="00636467">
        <w:rPr>
          <w:rFonts w:ascii="Times New Roman" w:eastAsia="Times New Roman" w:hAnsi="Times New Roman" w:cs="Times New Roman"/>
          <w:color w:val="131313"/>
          <w:sz w:val="24"/>
          <w:szCs w:val="24"/>
        </w:rPr>
        <w:t>tinggi</w:t>
      </w:r>
      <w:r w:rsidRPr="00636467">
        <w:rPr>
          <w:rFonts w:ascii="Times New Roman" w:eastAsia="Times New Roman" w:hAnsi="Times New Roman" w:cs="Times New Roman"/>
          <w:color w:val="131313"/>
          <w:spacing w:val="18"/>
          <w:sz w:val="24"/>
          <w:szCs w:val="24"/>
        </w:rPr>
        <w:t xml:space="preserve"> </w:t>
      </w:r>
      <w:r w:rsidRPr="00636467">
        <w:rPr>
          <w:rFonts w:ascii="Times New Roman" w:eastAsia="Times New Roman" w:hAnsi="Times New Roman" w:cs="Times New Roman"/>
          <w:color w:val="131313"/>
          <w:w w:val="108"/>
          <w:sz w:val="24"/>
          <w:szCs w:val="24"/>
        </w:rPr>
        <w:t>k</w:t>
      </w:r>
      <w:r w:rsidRPr="00636467">
        <w:rPr>
          <w:rFonts w:ascii="Times New Roman" w:eastAsia="Times New Roman" w:hAnsi="Times New Roman" w:cs="Times New Roman"/>
          <w:color w:val="131313"/>
          <w:w w:val="103"/>
          <w:sz w:val="24"/>
          <w:szCs w:val="24"/>
        </w:rPr>
        <w:t>e</w:t>
      </w:r>
      <w:r w:rsidRPr="00636467">
        <w:rPr>
          <w:rFonts w:ascii="Times New Roman" w:eastAsia="Times New Roman" w:hAnsi="Times New Roman" w:cs="Times New Roman"/>
          <w:color w:val="131313"/>
          <w:sz w:val="24"/>
          <w:szCs w:val="24"/>
        </w:rPr>
        <w:t>p</w:t>
      </w:r>
      <w:r w:rsidRPr="00636467">
        <w:rPr>
          <w:rFonts w:ascii="Times New Roman" w:eastAsia="Times New Roman" w:hAnsi="Times New Roman" w:cs="Times New Roman"/>
          <w:color w:val="131313"/>
          <w:w w:val="113"/>
          <w:sz w:val="24"/>
          <w:szCs w:val="24"/>
        </w:rPr>
        <w:t>a</w:t>
      </w:r>
      <w:r w:rsidRPr="00636467">
        <w:rPr>
          <w:rFonts w:ascii="Times New Roman" w:eastAsia="Times New Roman" w:hAnsi="Times New Roman" w:cs="Times New Roman"/>
          <w:color w:val="131313"/>
          <w:sz w:val="24"/>
          <w:szCs w:val="24"/>
        </w:rPr>
        <w:t>d</w:t>
      </w:r>
      <w:r w:rsidRPr="00636467">
        <w:rPr>
          <w:rFonts w:ascii="Times New Roman" w:eastAsia="Times New Roman" w:hAnsi="Times New Roman" w:cs="Times New Roman"/>
          <w:color w:val="131313"/>
          <w:w w:val="103"/>
          <w:sz w:val="24"/>
          <w:szCs w:val="24"/>
        </w:rPr>
        <w:t>a</w:t>
      </w:r>
      <w:r w:rsidRPr="00636467">
        <w:rPr>
          <w:rFonts w:ascii="Times New Roman" w:eastAsia="Times New Roman" w:hAnsi="Times New Roman" w:cs="Times New Roman"/>
          <w:color w:val="131313"/>
          <w:w w:val="90"/>
          <w:sz w:val="24"/>
          <w:szCs w:val="24"/>
        </w:rPr>
        <w:t>:</w:t>
      </w:r>
    </w:p>
    <w:p w:rsidR="000B2624" w:rsidRPr="000B2624" w:rsidRDefault="000B2624" w:rsidP="00D203B6">
      <w:pPr>
        <w:spacing w:after="0" w:line="365" w:lineRule="auto"/>
        <w:ind w:left="1440" w:right="17" w:hanging="720"/>
        <w:jc w:val="both"/>
        <w:rPr>
          <w:rFonts w:ascii="Times New Roman" w:eastAsia="Times New Roman" w:hAnsi="Times New Roman" w:cs="Times New Roman"/>
          <w:sz w:val="24"/>
          <w:szCs w:val="24"/>
        </w:rPr>
      </w:pPr>
      <w:r w:rsidRPr="000B2624">
        <w:rPr>
          <w:rFonts w:ascii="Times New Roman" w:eastAsia="Times New Roman" w:hAnsi="Times New Roman" w:cs="Times New Roman"/>
          <w:color w:val="131313"/>
          <w:w w:val="50"/>
          <w:sz w:val="24"/>
          <w:szCs w:val="24"/>
        </w:rPr>
        <w:t>1</w:t>
      </w:r>
      <w:r w:rsidRPr="000B2624">
        <w:rPr>
          <w:rFonts w:ascii="Times New Roman" w:eastAsia="Times New Roman" w:hAnsi="Times New Roman" w:cs="Times New Roman"/>
          <w:color w:val="2B2B2B"/>
          <w:w w:val="133"/>
          <w:sz w:val="24"/>
          <w:szCs w:val="24"/>
        </w:rPr>
        <w:t xml:space="preserve">.       </w:t>
      </w:r>
      <w:r w:rsidRPr="000B2624">
        <w:rPr>
          <w:rFonts w:ascii="Times New Roman" w:eastAsia="Times New Roman" w:hAnsi="Times New Roman" w:cs="Times New Roman"/>
          <w:color w:val="131313"/>
          <w:sz w:val="24"/>
          <w:szCs w:val="24"/>
        </w:rPr>
        <w:t>Allah</w:t>
      </w:r>
      <w:r w:rsidRPr="000B2624">
        <w:rPr>
          <w:rFonts w:ascii="Times New Roman" w:eastAsia="Times New Roman" w:hAnsi="Times New Roman" w:cs="Times New Roman"/>
          <w:color w:val="131313"/>
          <w:spacing w:val="36"/>
          <w:sz w:val="24"/>
          <w:szCs w:val="24"/>
        </w:rPr>
        <w:t xml:space="preserve"> </w:t>
      </w:r>
      <w:r w:rsidRPr="000B2624">
        <w:rPr>
          <w:rFonts w:ascii="Times New Roman" w:eastAsia="Times New Roman" w:hAnsi="Times New Roman" w:cs="Times New Roman"/>
          <w:color w:val="131313"/>
          <w:w w:val="82"/>
          <w:sz w:val="24"/>
          <w:szCs w:val="24"/>
        </w:rPr>
        <w:t>S</w:t>
      </w:r>
      <w:r w:rsidRPr="000B2624">
        <w:rPr>
          <w:rFonts w:ascii="Times New Roman" w:eastAsia="Times New Roman" w:hAnsi="Times New Roman" w:cs="Times New Roman"/>
          <w:color w:val="131313"/>
          <w:w w:val="110"/>
          <w:sz w:val="24"/>
          <w:szCs w:val="24"/>
        </w:rPr>
        <w:t>W</w:t>
      </w:r>
      <w:r w:rsidRPr="000B2624">
        <w:rPr>
          <w:rFonts w:ascii="Times New Roman" w:eastAsia="Times New Roman" w:hAnsi="Times New Roman" w:cs="Times New Roman"/>
          <w:color w:val="131313"/>
          <w:w w:val="109"/>
          <w:sz w:val="24"/>
          <w:szCs w:val="24"/>
        </w:rPr>
        <w:t xml:space="preserve">T </w:t>
      </w:r>
      <w:r w:rsidRPr="000B2624">
        <w:rPr>
          <w:rFonts w:ascii="Times New Roman" w:eastAsia="Times New Roman" w:hAnsi="Times New Roman" w:cs="Times New Roman"/>
          <w:color w:val="131313"/>
          <w:sz w:val="24"/>
          <w:szCs w:val="24"/>
        </w:rPr>
        <w:t>yang</w:t>
      </w:r>
      <w:r w:rsidRPr="000B2624">
        <w:rPr>
          <w:rFonts w:ascii="Times New Roman" w:eastAsia="Times New Roman" w:hAnsi="Times New Roman" w:cs="Times New Roman"/>
          <w:color w:val="131313"/>
          <w:spacing w:val="13"/>
          <w:sz w:val="24"/>
          <w:szCs w:val="24"/>
        </w:rPr>
        <w:t xml:space="preserve"> </w:t>
      </w:r>
      <w:proofErr w:type="gramStart"/>
      <w:r w:rsidRPr="000B2624">
        <w:rPr>
          <w:rFonts w:ascii="Times New Roman" w:eastAsia="Times New Roman" w:hAnsi="Times New Roman" w:cs="Times New Roman"/>
          <w:color w:val="131313"/>
          <w:sz w:val="24"/>
          <w:szCs w:val="24"/>
        </w:rPr>
        <w:t>s</w:t>
      </w:r>
      <w:r w:rsidRPr="000B2624">
        <w:rPr>
          <w:rFonts w:ascii="Times New Roman" w:eastAsia="Times New Roman" w:hAnsi="Times New Roman" w:cs="Times New Roman"/>
          <w:color w:val="2B2B2B"/>
          <w:sz w:val="24"/>
          <w:szCs w:val="24"/>
        </w:rPr>
        <w:t>e</w:t>
      </w:r>
      <w:r w:rsidRPr="000B2624">
        <w:rPr>
          <w:rFonts w:ascii="Times New Roman" w:eastAsia="Times New Roman" w:hAnsi="Times New Roman" w:cs="Times New Roman"/>
          <w:color w:val="131313"/>
          <w:sz w:val="24"/>
          <w:szCs w:val="24"/>
        </w:rPr>
        <w:t>la</w:t>
      </w:r>
      <w:r w:rsidRPr="000B2624">
        <w:rPr>
          <w:rFonts w:ascii="Times New Roman" w:eastAsia="Times New Roman" w:hAnsi="Times New Roman" w:cs="Times New Roman"/>
          <w:color w:val="2B2B2B"/>
          <w:sz w:val="24"/>
          <w:szCs w:val="24"/>
        </w:rPr>
        <w:t>l</w:t>
      </w:r>
      <w:r w:rsidRPr="000B2624">
        <w:rPr>
          <w:rFonts w:ascii="Times New Roman" w:eastAsia="Times New Roman" w:hAnsi="Times New Roman" w:cs="Times New Roman"/>
          <w:color w:val="131313"/>
          <w:sz w:val="24"/>
          <w:szCs w:val="24"/>
        </w:rPr>
        <w:t xml:space="preserve">u </w:t>
      </w:r>
      <w:r w:rsidRPr="000B2624">
        <w:rPr>
          <w:rFonts w:ascii="Times New Roman" w:eastAsia="Times New Roman" w:hAnsi="Times New Roman" w:cs="Times New Roman"/>
          <w:color w:val="131313"/>
          <w:spacing w:val="29"/>
          <w:sz w:val="24"/>
          <w:szCs w:val="24"/>
        </w:rPr>
        <w:t xml:space="preserve"> </w:t>
      </w:r>
      <w:r w:rsidRPr="000B2624">
        <w:rPr>
          <w:rFonts w:ascii="Times New Roman" w:eastAsia="Times New Roman" w:hAnsi="Times New Roman" w:cs="Times New Roman"/>
          <w:color w:val="131313"/>
          <w:sz w:val="24"/>
          <w:szCs w:val="24"/>
        </w:rPr>
        <w:t>melimpahkan</w:t>
      </w:r>
      <w:proofErr w:type="gramEnd"/>
      <w:r w:rsidRPr="000B2624">
        <w:rPr>
          <w:rFonts w:ascii="Times New Roman" w:eastAsia="Times New Roman" w:hAnsi="Times New Roman" w:cs="Times New Roman"/>
          <w:color w:val="131313"/>
          <w:sz w:val="24"/>
          <w:szCs w:val="24"/>
        </w:rPr>
        <w:t xml:space="preserve">  </w:t>
      </w:r>
      <w:r w:rsidRPr="000B2624">
        <w:rPr>
          <w:rFonts w:ascii="Times New Roman" w:eastAsia="Times New Roman" w:hAnsi="Times New Roman" w:cs="Times New Roman"/>
          <w:color w:val="131313"/>
          <w:spacing w:val="3"/>
          <w:sz w:val="24"/>
          <w:szCs w:val="24"/>
        </w:rPr>
        <w:t xml:space="preserve"> </w:t>
      </w:r>
      <w:r w:rsidRPr="000B2624">
        <w:rPr>
          <w:rFonts w:ascii="Times New Roman" w:eastAsia="Times New Roman" w:hAnsi="Times New Roman" w:cs="Times New Roman"/>
          <w:color w:val="131313"/>
          <w:sz w:val="24"/>
          <w:szCs w:val="24"/>
        </w:rPr>
        <w:t>rahmat-</w:t>
      </w:r>
      <w:r w:rsidRPr="000B2624">
        <w:rPr>
          <w:rFonts w:ascii="Times New Roman" w:eastAsia="Times New Roman" w:hAnsi="Times New Roman" w:cs="Times New Roman"/>
          <w:color w:val="2B2B2B"/>
          <w:sz w:val="24"/>
          <w:szCs w:val="24"/>
        </w:rPr>
        <w:t>N</w:t>
      </w:r>
      <w:r w:rsidR="00636467">
        <w:rPr>
          <w:rFonts w:ascii="Times New Roman" w:eastAsia="Times New Roman" w:hAnsi="Times New Roman" w:cs="Times New Roman"/>
          <w:color w:val="131313"/>
          <w:sz w:val="24"/>
          <w:szCs w:val="24"/>
        </w:rPr>
        <w:t xml:space="preserve">ya </w:t>
      </w:r>
      <w:r w:rsidRPr="000B2624">
        <w:rPr>
          <w:rFonts w:ascii="Times New Roman" w:eastAsia="Times New Roman" w:hAnsi="Times New Roman" w:cs="Times New Roman"/>
          <w:color w:val="131313"/>
          <w:sz w:val="24"/>
          <w:szCs w:val="24"/>
        </w:rPr>
        <w:t>kepada</w:t>
      </w:r>
      <w:r w:rsidRPr="000B2624">
        <w:rPr>
          <w:rFonts w:ascii="Times New Roman" w:eastAsia="Times New Roman" w:hAnsi="Times New Roman" w:cs="Times New Roman"/>
          <w:color w:val="131313"/>
          <w:spacing w:val="30"/>
          <w:sz w:val="24"/>
          <w:szCs w:val="24"/>
        </w:rPr>
        <w:t xml:space="preserve"> </w:t>
      </w:r>
      <w:r w:rsidRPr="000B2624">
        <w:rPr>
          <w:rFonts w:ascii="Times New Roman" w:eastAsia="Times New Roman" w:hAnsi="Times New Roman" w:cs="Times New Roman"/>
          <w:color w:val="131313"/>
          <w:sz w:val="24"/>
          <w:szCs w:val="24"/>
        </w:rPr>
        <w:t>penulis</w:t>
      </w:r>
      <w:r w:rsidRPr="000B2624">
        <w:rPr>
          <w:rFonts w:ascii="Times New Roman" w:eastAsia="Times New Roman" w:hAnsi="Times New Roman" w:cs="Times New Roman"/>
          <w:color w:val="131313"/>
          <w:spacing w:val="25"/>
          <w:sz w:val="24"/>
          <w:szCs w:val="24"/>
        </w:rPr>
        <w:t xml:space="preserve"> </w:t>
      </w:r>
      <w:r w:rsidRPr="000B2624">
        <w:rPr>
          <w:rFonts w:ascii="Times New Roman" w:eastAsia="Times New Roman" w:hAnsi="Times New Roman" w:cs="Times New Roman"/>
          <w:color w:val="131313"/>
          <w:sz w:val="24"/>
          <w:szCs w:val="24"/>
        </w:rPr>
        <w:t>d</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2B2B2B"/>
          <w:w w:val="90"/>
          <w:sz w:val="24"/>
          <w:szCs w:val="24"/>
        </w:rPr>
        <w:t>l</w:t>
      </w:r>
      <w:r w:rsidRPr="000B2624">
        <w:rPr>
          <w:rFonts w:ascii="Times New Roman" w:eastAsia="Times New Roman" w:hAnsi="Times New Roman" w:cs="Times New Roman"/>
          <w:color w:val="131313"/>
          <w:w w:val="113"/>
          <w:sz w:val="24"/>
          <w:szCs w:val="24"/>
        </w:rPr>
        <w:t>a</w:t>
      </w:r>
      <w:r w:rsidR="00636467">
        <w:rPr>
          <w:rFonts w:ascii="Times New Roman" w:eastAsia="Times New Roman" w:hAnsi="Times New Roman" w:cs="Times New Roman"/>
          <w:color w:val="131313"/>
          <w:w w:val="102"/>
          <w:sz w:val="24"/>
          <w:szCs w:val="24"/>
        </w:rPr>
        <w:t xml:space="preserve">m </w:t>
      </w:r>
      <w:r w:rsidRPr="000B2624">
        <w:rPr>
          <w:rFonts w:ascii="Times New Roman" w:eastAsia="Times New Roman" w:hAnsi="Times New Roman" w:cs="Times New Roman"/>
          <w:color w:val="2B2B2B"/>
          <w:sz w:val="24"/>
          <w:szCs w:val="24"/>
        </w:rPr>
        <w:t>s</w:t>
      </w:r>
      <w:r w:rsidRPr="000B2624">
        <w:rPr>
          <w:rFonts w:ascii="Times New Roman" w:eastAsia="Times New Roman" w:hAnsi="Times New Roman" w:cs="Times New Roman"/>
          <w:color w:val="131313"/>
          <w:sz w:val="24"/>
          <w:szCs w:val="24"/>
        </w:rPr>
        <w:t>etiap</w:t>
      </w:r>
      <w:r w:rsidRPr="000B2624">
        <w:rPr>
          <w:rFonts w:ascii="Times New Roman" w:eastAsia="Times New Roman" w:hAnsi="Times New Roman" w:cs="Times New Roman"/>
          <w:color w:val="131313"/>
          <w:spacing w:val="29"/>
          <w:sz w:val="24"/>
          <w:szCs w:val="24"/>
        </w:rPr>
        <w:t xml:space="preserve"> </w:t>
      </w:r>
      <w:r w:rsidRPr="000B2624">
        <w:rPr>
          <w:rFonts w:ascii="Times New Roman" w:eastAsia="Times New Roman" w:hAnsi="Times New Roman" w:cs="Times New Roman"/>
          <w:color w:val="131313"/>
          <w:sz w:val="24"/>
          <w:szCs w:val="24"/>
        </w:rPr>
        <w:t>langkah</w:t>
      </w:r>
      <w:r w:rsidRPr="000B2624">
        <w:rPr>
          <w:rFonts w:ascii="Times New Roman" w:eastAsia="Times New Roman" w:hAnsi="Times New Roman" w:cs="Times New Roman"/>
          <w:color w:val="131313"/>
          <w:spacing w:val="28"/>
          <w:sz w:val="24"/>
          <w:szCs w:val="24"/>
        </w:rPr>
        <w:t xml:space="preserve"> </w:t>
      </w:r>
      <w:r w:rsidRPr="000B2624">
        <w:rPr>
          <w:rFonts w:ascii="Times New Roman" w:eastAsia="Times New Roman" w:hAnsi="Times New Roman" w:cs="Times New Roman"/>
          <w:color w:val="131313"/>
          <w:sz w:val="24"/>
          <w:szCs w:val="24"/>
        </w:rPr>
        <w:t>p</w:t>
      </w:r>
      <w:r w:rsidRPr="000B2624">
        <w:rPr>
          <w:rFonts w:ascii="Times New Roman" w:eastAsia="Times New Roman" w:hAnsi="Times New Roman" w:cs="Times New Roman"/>
          <w:color w:val="2B2B2B"/>
          <w:sz w:val="24"/>
          <w:szCs w:val="24"/>
        </w:rPr>
        <w:t>e</w:t>
      </w:r>
      <w:r w:rsidRPr="000B2624">
        <w:rPr>
          <w:rFonts w:ascii="Times New Roman" w:eastAsia="Times New Roman" w:hAnsi="Times New Roman" w:cs="Times New Roman"/>
          <w:color w:val="131313"/>
          <w:sz w:val="24"/>
          <w:szCs w:val="24"/>
        </w:rPr>
        <w:t>mbuat</w:t>
      </w:r>
      <w:r w:rsidRPr="000B2624">
        <w:rPr>
          <w:rFonts w:ascii="Times New Roman" w:eastAsia="Times New Roman" w:hAnsi="Times New Roman" w:cs="Times New Roman"/>
          <w:color w:val="2B2B2B"/>
          <w:sz w:val="24"/>
          <w:szCs w:val="24"/>
        </w:rPr>
        <w:t>a</w:t>
      </w:r>
      <w:r w:rsidRPr="000B2624">
        <w:rPr>
          <w:rFonts w:ascii="Times New Roman" w:eastAsia="Times New Roman" w:hAnsi="Times New Roman" w:cs="Times New Roman"/>
          <w:color w:val="131313"/>
          <w:sz w:val="24"/>
          <w:szCs w:val="24"/>
        </w:rPr>
        <w:t>n</w:t>
      </w:r>
      <w:r w:rsidRPr="000B2624">
        <w:rPr>
          <w:rFonts w:ascii="Times New Roman" w:eastAsia="Times New Roman" w:hAnsi="Times New Roman" w:cs="Times New Roman"/>
          <w:color w:val="131313"/>
          <w:spacing w:val="42"/>
          <w:sz w:val="24"/>
          <w:szCs w:val="24"/>
        </w:rPr>
        <w:t xml:space="preserve"> </w:t>
      </w:r>
      <w:r w:rsidRPr="000B2624">
        <w:rPr>
          <w:rFonts w:ascii="Times New Roman" w:eastAsia="Times New Roman" w:hAnsi="Times New Roman" w:cs="Times New Roman"/>
          <w:color w:val="131313"/>
          <w:w w:val="102"/>
          <w:sz w:val="24"/>
          <w:szCs w:val="24"/>
        </w:rPr>
        <w:t>m</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sz w:val="24"/>
          <w:szCs w:val="24"/>
        </w:rPr>
        <w:t>k</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w w:val="90"/>
          <w:sz w:val="24"/>
          <w:szCs w:val="24"/>
        </w:rPr>
        <w:t>l</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w w:val="108"/>
          <w:sz w:val="24"/>
          <w:szCs w:val="24"/>
        </w:rPr>
        <w:t>h</w:t>
      </w:r>
      <w:r w:rsidRPr="000B2624">
        <w:rPr>
          <w:rFonts w:ascii="Times New Roman" w:eastAsia="Times New Roman" w:hAnsi="Times New Roman" w:cs="Times New Roman"/>
          <w:color w:val="131313"/>
          <w:w w:val="66"/>
          <w:sz w:val="24"/>
          <w:szCs w:val="24"/>
        </w:rPr>
        <w:t>.</w:t>
      </w:r>
    </w:p>
    <w:p w:rsidR="000B2624" w:rsidRPr="000B2624" w:rsidRDefault="000B2624" w:rsidP="00307D95">
      <w:pPr>
        <w:tabs>
          <w:tab w:val="left" w:pos="1440"/>
        </w:tabs>
        <w:spacing w:before="34" w:after="0" w:line="370" w:lineRule="auto"/>
        <w:ind w:left="1440" w:right="17" w:hanging="720"/>
        <w:jc w:val="both"/>
        <w:rPr>
          <w:rFonts w:ascii="Times New Roman" w:eastAsia="Times New Roman" w:hAnsi="Times New Roman" w:cs="Times New Roman"/>
          <w:sz w:val="24"/>
          <w:szCs w:val="24"/>
        </w:rPr>
      </w:pPr>
      <w:r w:rsidRPr="000B2624">
        <w:rPr>
          <w:rFonts w:ascii="Times New Roman" w:eastAsia="Times New Roman" w:hAnsi="Times New Roman" w:cs="Times New Roman"/>
          <w:color w:val="131313"/>
          <w:w w:val="94"/>
          <w:sz w:val="24"/>
          <w:szCs w:val="24"/>
        </w:rPr>
        <w:t xml:space="preserve">2.      </w:t>
      </w:r>
      <w:r w:rsidR="00636467">
        <w:rPr>
          <w:rFonts w:ascii="Times New Roman" w:eastAsia="Times New Roman" w:hAnsi="Times New Roman" w:cs="Times New Roman"/>
          <w:color w:val="131313"/>
          <w:w w:val="94"/>
          <w:sz w:val="24"/>
          <w:szCs w:val="24"/>
        </w:rPr>
        <w:tab/>
      </w:r>
      <w:r w:rsidRPr="000B2624">
        <w:rPr>
          <w:rFonts w:ascii="Times New Roman" w:eastAsia="Times New Roman" w:hAnsi="Times New Roman" w:cs="Times New Roman"/>
          <w:color w:val="131313"/>
          <w:sz w:val="24"/>
          <w:szCs w:val="24"/>
        </w:rPr>
        <w:t xml:space="preserve">Kedua </w:t>
      </w:r>
      <w:proofErr w:type="gramStart"/>
      <w:r w:rsidRPr="000B2624">
        <w:rPr>
          <w:rFonts w:ascii="Times New Roman" w:eastAsia="Times New Roman" w:hAnsi="Times New Roman" w:cs="Times New Roman"/>
          <w:color w:val="131313"/>
          <w:sz w:val="24"/>
          <w:szCs w:val="24"/>
        </w:rPr>
        <w:t xml:space="preserve">orang </w:t>
      </w:r>
      <w:r w:rsidRPr="000B2624">
        <w:rPr>
          <w:rFonts w:ascii="Times New Roman" w:eastAsia="Times New Roman" w:hAnsi="Times New Roman" w:cs="Times New Roman"/>
          <w:color w:val="131313"/>
          <w:spacing w:val="50"/>
          <w:sz w:val="24"/>
          <w:szCs w:val="24"/>
        </w:rPr>
        <w:t xml:space="preserve"> </w:t>
      </w:r>
      <w:r w:rsidRPr="000B2624">
        <w:rPr>
          <w:rFonts w:ascii="Times New Roman" w:eastAsia="Times New Roman" w:hAnsi="Times New Roman" w:cs="Times New Roman"/>
          <w:color w:val="131313"/>
          <w:sz w:val="24"/>
          <w:szCs w:val="24"/>
        </w:rPr>
        <w:t>tua</w:t>
      </w:r>
      <w:proofErr w:type="gramEnd"/>
      <w:r w:rsidRPr="000B2624">
        <w:rPr>
          <w:rFonts w:ascii="Times New Roman" w:eastAsia="Times New Roman" w:hAnsi="Times New Roman" w:cs="Times New Roman"/>
          <w:color w:val="131313"/>
          <w:sz w:val="24"/>
          <w:szCs w:val="24"/>
        </w:rPr>
        <w:t xml:space="preserve"> </w:t>
      </w:r>
      <w:r w:rsidRPr="000B2624">
        <w:rPr>
          <w:rFonts w:ascii="Times New Roman" w:eastAsia="Times New Roman" w:hAnsi="Times New Roman" w:cs="Times New Roman"/>
          <w:color w:val="131313"/>
          <w:spacing w:val="45"/>
          <w:sz w:val="24"/>
          <w:szCs w:val="24"/>
        </w:rPr>
        <w:t xml:space="preserve"> </w:t>
      </w:r>
      <w:r w:rsidRPr="000B2624">
        <w:rPr>
          <w:rFonts w:ascii="Times New Roman" w:eastAsia="Times New Roman" w:hAnsi="Times New Roman" w:cs="Times New Roman"/>
          <w:color w:val="131313"/>
          <w:sz w:val="24"/>
          <w:szCs w:val="24"/>
        </w:rPr>
        <w:t xml:space="preserve">dan </w:t>
      </w:r>
      <w:r w:rsidRPr="000B2624">
        <w:rPr>
          <w:rFonts w:ascii="Times New Roman" w:eastAsia="Times New Roman" w:hAnsi="Times New Roman" w:cs="Times New Roman"/>
          <w:color w:val="131313"/>
          <w:spacing w:val="41"/>
          <w:sz w:val="24"/>
          <w:szCs w:val="24"/>
        </w:rPr>
        <w:t xml:space="preserve"> </w:t>
      </w:r>
      <w:r w:rsidR="00636467">
        <w:rPr>
          <w:rFonts w:ascii="Times New Roman" w:eastAsia="Times New Roman" w:hAnsi="Times New Roman" w:cs="Times New Roman"/>
          <w:color w:val="131313"/>
          <w:sz w:val="24"/>
          <w:szCs w:val="24"/>
        </w:rPr>
        <w:t xml:space="preserve">saudara-saudara </w:t>
      </w:r>
      <w:r w:rsidRPr="000B2624">
        <w:rPr>
          <w:rFonts w:ascii="Times New Roman" w:eastAsia="Times New Roman" w:hAnsi="Times New Roman" w:cs="Times New Roman"/>
          <w:color w:val="131313"/>
          <w:w w:val="85"/>
          <w:sz w:val="24"/>
          <w:szCs w:val="24"/>
        </w:rPr>
        <w:t>s</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w w:val="108"/>
          <w:sz w:val="24"/>
          <w:szCs w:val="24"/>
        </w:rPr>
        <w:t>y</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w w:val="83"/>
          <w:sz w:val="24"/>
          <w:szCs w:val="24"/>
        </w:rPr>
        <w:t xml:space="preserve">, </w:t>
      </w:r>
      <w:r w:rsidRPr="000B2624">
        <w:rPr>
          <w:rFonts w:ascii="Times New Roman" w:eastAsia="Times New Roman" w:hAnsi="Times New Roman" w:cs="Times New Roman"/>
          <w:color w:val="131313"/>
          <w:spacing w:val="48"/>
          <w:w w:val="83"/>
          <w:sz w:val="24"/>
          <w:szCs w:val="24"/>
        </w:rPr>
        <w:t xml:space="preserve"> </w:t>
      </w:r>
      <w:r w:rsidRPr="000B2624">
        <w:rPr>
          <w:rFonts w:ascii="Times New Roman" w:eastAsia="Times New Roman" w:hAnsi="Times New Roman" w:cs="Times New Roman"/>
          <w:color w:val="131313"/>
          <w:sz w:val="24"/>
          <w:szCs w:val="24"/>
        </w:rPr>
        <w:t xml:space="preserve">yang </w:t>
      </w:r>
      <w:r w:rsidRPr="000B2624">
        <w:rPr>
          <w:rFonts w:ascii="Times New Roman" w:eastAsia="Times New Roman" w:hAnsi="Times New Roman" w:cs="Times New Roman"/>
          <w:color w:val="131313"/>
          <w:spacing w:val="31"/>
          <w:sz w:val="24"/>
          <w:szCs w:val="24"/>
        </w:rPr>
        <w:t xml:space="preserve"> </w:t>
      </w:r>
      <w:r w:rsidRPr="000B2624">
        <w:rPr>
          <w:rFonts w:ascii="Times New Roman" w:eastAsia="Times New Roman" w:hAnsi="Times New Roman" w:cs="Times New Roman"/>
          <w:color w:val="131313"/>
          <w:sz w:val="24"/>
          <w:szCs w:val="24"/>
        </w:rPr>
        <w:t>selalu</w:t>
      </w:r>
      <w:r w:rsidR="00636467">
        <w:rPr>
          <w:rFonts w:ascii="Times New Roman" w:eastAsia="Times New Roman" w:hAnsi="Times New Roman" w:cs="Times New Roman"/>
          <w:color w:val="131313"/>
          <w:sz w:val="24"/>
          <w:szCs w:val="24"/>
        </w:rPr>
        <w:t xml:space="preserve"> </w:t>
      </w:r>
      <w:r w:rsidRPr="000B2624">
        <w:rPr>
          <w:rFonts w:ascii="Times New Roman" w:eastAsia="Times New Roman" w:hAnsi="Times New Roman" w:cs="Times New Roman"/>
          <w:color w:val="131313"/>
          <w:w w:val="102"/>
          <w:sz w:val="24"/>
          <w:szCs w:val="24"/>
        </w:rPr>
        <w:t>m</w:t>
      </w:r>
      <w:r w:rsidRPr="000B2624">
        <w:rPr>
          <w:rFonts w:ascii="Times New Roman" w:eastAsia="Times New Roman" w:hAnsi="Times New Roman" w:cs="Times New Roman"/>
          <w:color w:val="2B2B2B"/>
          <w:w w:val="103"/>
          <w:sz w:val="24"/>
          <w:szCs w:val="24"/>
        </w:rPr>
        <w:t>e</w:t>
      </w:r>
      <w:r w:rsidRPr="000B2624">
        <w:rPr>
          <w:rFonts w:ascii="Times New Roman" w:eastAsia="Times New Roman" w:hAnsi="Times New Roman" w:cs="Times New Roman"/>
          <w:color w:val="131313"/>
          <w:w w:val="107"/>
          <w:sz w:val="24"/>
          <w:szCs w:val="24"/>
        </w:rPr>
        <w:t>m</w:t>
      </w:r>
      <w:r w:rsidRPr="000B2624">
        <w:rPr>
          <w:rFonts w:ascii="Times New Roman" w:eastAsia="Times New Roman" w:hAnsi="Times New Roman" w:cs="Times New Roman"/>
          <w:color w:val="131313"/>
          <w:w w:val="91"/>
          <w:sz w:val="24"/>
          <w:szCs w:val="24"/>
        </w:rPr>
        <w:t>b</w:t>
      </w:r>
      <w:r w:rsidRPr="000B2624">
        <w:rPr>
          <w:rFonts w:ascii="Times New Roman" w:eastAsia="Times New Roman" w:hAnsi="Times New Roman" w:cs="Times New Roman"/>
          <w:color w:val="131313"/>
          <w:w w:val="113"/>
          <w:sz w:val="24"/>
          <w:szCs w:val="24"/>
        </w:rPr>
        <w:t>e</w:t>
      </w:r>
      <w:r w:rsidRPr="000B2624">
        <w:rPr>
          <w:rFonts w:ascii="Times New Roman" w:eastAsia="Times New Roman" w:hAnsi="Times New Roman" w:cs="Times New Roman"/>
          <w:color w:val="131313"/>
          <w:w w:val="112"/>
          <w:sz w:val="24"/>
          <w:szCs w:val="24"/>
        </w:rPr>
        <w:t>r</w:t>
      </w:r>
      <w:r w:rsidRPr="000B2624">
        <w:rPr>
          <w:rFonts w:ascii="Times New Roman" w:eastAsia="Times New Roman" w:hAnsi="Times New Roman" w:cs="Times New Roman"/>
          <w:color w:val="131313"/>
          <w:w w:val="90"/>
          <w:sz w:val="24"/>
          <w:szCs w:val="24"/>
        </w:rPr>
        <w:t>i</w:t>
      </w:r>
      <w:r w:rsidRPr="000B2624">
        <w:rPr>
          <w:rFonts w:ascii="Times New Roman" w:eastAsia="Times New Roman" w:hAnsi="Times New Roman" w:cs="Times New Roman"/>
          <w:color w:val="131313"/>
          <w:w w:val="108"/>
          <w:sz w:val="24"/>
          <w:szCs w:val="24"/>
        </w:rPr>
        <w:t>k</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w w:val="108"/>
          <w:sz w:val="24"/>
          <w:szCs w:val="24"/>
        </w:rPr>
        <w:t xml:space="preserve">n </w:t>
      </w:r>
      <w:r w:rsidRPr="000B2624">
        <w:rPr>
          <w:rFonts w:ascii="Times New Roman" w:eastAsia="Times New Roman" w:hAnsi="Times New Roman" w:cs="Times New Roman"/>
          <w:color w:val="131313"/>
          <w:sz w:val="24"/>
          <w:szCs w:val="24"/>
        </w:rPr>
        <w:t>du</w:t>
      </w:r>
      <w:r w:rsidRPr="000B2624">
        <w:rPr>
          <w:rFonts w:ascii="Times New Roman" w:eastAsia="Times New Roman" w:hAnsi="Times New Roman" w:cs="Times New Roman"/>
          <w:color w:val="131313"/>
          <w:w w:val="108"/>
          <w:sz w:val="24"/>
          <w:szCs w:val="24"/>
        </w:rPr>
        <w:t>ku</w:t>
      </w:r>
      <w:r w:rsidRPr="000B2624">
        <w:rPr>
          <w:rFonts w:ascii="Times New Roman" w:eastAsia="Times New Roman" w:hAnsi="Times New Roman" w:cs="Times New Roman"/>
          <w:color w:val="131313"/>
          <w:sz w:val="24"/>
          <w:szCs w:val="24"/>
        </w:rPr>
        <w:t>n</w:t>
      </w:r>
      <w:r w:rsidRPr="000B2624">
        <w:rPr>
          <w:rFonts w:ascii="Times New Roman" w:eastAsia="Times New Roman" w:hAnsi="Times New Roman" w:cs="Times New Roman"/>
          <w:color w:val="131313"/>
          <w:w w:val="108"/>
          <w:sz w:val="24"/>
          <w:szCs w:val="24"/>
        </w:rPr>
        <w:t>g</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sz w:val="24"/>
          <w:szCs w:val="24"/>
        </w:rPr>
        <w:t>n</w:t>
      </w:r>
      <w:r w:rsidRPr="000B2624">
        <w:rPr>
          <w:rFonts w:ascii="Times New Roman" w:eastAsia="Times New Roman" w:hAnsi="Times New Roman" w:cs="Times New Roman"/>
          <w:color w:val="131313"/>
          <w:w w:val="83"/>
          <w:sz w:val="24"/>
          <w:szCs w:val="24"/>
        </w:rPr>
        <w:t xml:space="preserve">, </w:t>
      </w:r>
      <w:r w:rsidRPr="000B2624">
        <w:rPr>
          <w:rFonts w:ascii="Times New Roman" w:eastAsia="Times New Roman" w:hAnsi="Times New Roman" w:cs="Times New Roman"/>
          <w:color w:val="131313"/>
          <w:sz w:val="24"/>
          <w:szCs w:val="24"/>
        </w:rPr>
        <w:t>baik</w:t>
      </w:r>
      <w:r w:rsidRPr="000B2624">
        <w:rPr>
          <w:rFonts w:ascii="Times New Roman" w:eastAsia="Times New Roman" w:hAnsi="Times New Roman" w:cs="Times New Roman"/>
          <w:color w:val="131313"/>
          <w:spacing w:val="7"/>
          <w:sz w:val="24"/>
          <w:szCs w:val="24"/>
        </w:rPr>
        <w:t xml:space="preserve"> </w:t>
      </w:r>
      <w:r w:rsidRPr="000B2624">
        <w:rPr>
          <w:rFonts w:ascii="Times New Roman" w:eastAsia="Times New Roman" w:hAnsi="Times New Roman" w:cs="Times New Roman"/>
          <w:color w:val="131313"/>
          <w:sz w:val="24"/>
          <w:szCs w:val="24"/>
        </w:rPr>
        <w:t>materi</w:t>
      </w:r>
      <w:r w:rsidRPr="000B2624">
        <w:rPr>
          <w:rFonts w:ascii="Times New Roman" w:eastAsia="Times New Roman" w:hAnsi="Times New Roman" w:cs="Times New Roman"/>
          <w:color w:val="131313"/>
          <w:spacing w:val="7"/>
          <w:sz w:val="24"/>
          <w:szCs w:val="24"/>
        </w:rPr>
        <w:t xml:space="preserve"> </w:t>
      </w:r>
      <w:r w:rsidRPr="000B2624">
        <w:rPr>
          <w:rFonts w:ascii="Times New Roman" w:eastAsia="Times New Roman" w:hAnsi="Times New Roman" w:cs="Times New Roman"/>
          <w:color w:val="131313"/>
          <w:sz w:val="24"/>
          <w:szCs w:val="24"/>
        </w:rPr>
        <w:t>ataupun</w:t>
      </w:r>
      <w:r w:rsidRPr="000B2624">
        <w:rPr>
          <w:rFonts w:ascii="Times New Roman" w:eastAsia="Times New Roman" w:hAnsi="Times New Roman" w:cs="Times New Roman"/>
          <w:color w:val="131313"/>
          <w:spacing w:val="18"/>
          <w:sz w:val="24"/>
          <w:szCs w:val="24"/>
        </w:rPr>
        <w:t xml:space="preserve"> </w:t>
      </w:r>
      <w:r w:rsidRPr="000B2624">
        <w:rPr>
          <w:rFonts w:ascii="Times New Roman" w:eastAsia="Times New Roman" w:hAnsi="Times New Roman" w:cs="Times New Roman"/>
          <w:color w:val="131313"/>
          <w:w w:val="108"/>
          <w:sz w:val="24"/>
          <w:szCs w:val="24"/>
        </w:rPr>
        <w:t>n</w:t>
      </w:r>
      <w:r w:rsidRPr="000B2624">
        <w:rPr>
          <w:rFonts w:ascii="Times New Roman" w:eastAsia="Times New Roman" w:hAnsi="Times New Roman" w:cs="Times New Roman"/>
          <w:color w:val="131313"/>
          <w:w w:val="91"/>
          <w:sz w:val="24"/>
          <w:szCs w:val="24"/>
        </w:rPr>
        <w:t>o</w:t>
      </w:r>
      <w:r w:rsidRPr="000B2624">
        <w:rPr>
          <w:rFonts w:ascii="Times New Roman" w:eastAsia="Times New Roman" w:hAnsi="Times New Roman" w:cs="Times New Roman"/>
          <w:color w:val="131313"/>
          <w:w w:val="108"/>
          <w:sz w:val="24"/>
          <w:szCs w:val="24"/>
        </w:rPr>
        <w:t>n</w:t>
      </w:r>
      <w:r w:rsidRPr="000B2624">
        <w:rPr>
          <w:rFonts w:ascii="Times New Roman" w:eastAsia="Times New Roman" w:hAnsi="Times New Roman" w:cs="Times New Roman"/>
          <w:color w:val="2B2B2B"/>
          <w:sz w:val="24"/>
          <w:szCs w:val="24"/>
        </w:rPr>
        <w:t>-</w:t>
      </w:r>
      <w:r w:rsidRPr="000B2624">
        <w:rPr>
          <w:rFonts w:ascii="Times New Roman" w:eastAsia="Times New Roman" w:hAnsi="Times New Roman" w:cs="Times New Roman"/>
          <w:color w:val="131313"/>
          <w:w w:val="107"/>
          <w:sz w:val="24"/>
          <w:szCs w:val="24"/>
        </w:rPr>
        <w:t>m</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w w:val="105"/>
          <w:sz w:val="24"/>
          <w:szCs w:val="24"/>
        </w:rPr>
        <w:t>t</w:t>
      </w:r>
      <w:r w:rsidRPr="000B2624">
        <w:rPr>
          <w:rFonts w:ascii="Times New Roman" w:eastAsia="Times New Roman" w:hAnsi="Times New Roman" w:cs="Times New Roman"/>
          <w:color w:val="131313"/>
          <w:w w:val="103"/>
          <w:sz w:val="24"/>
          <w:szCs w:val="24"/>
        </w:rPr>
        <w:t>e</w:t>
      </w:r>
      <w:r w:rsidRPr="000B2624">
        <w:rPr>
          <w:rFonts w:ascii="Times New Roman" w:eastAsia="Times New Roman" w:hAnsi="Times New Roman" w:cs="Times New Roman"/>
          <w:color w:val="131313"/>
          <w:w w:val="112"/>
          <w:sz w:val="24"/>
          <w:szCs w:val="24"/>
        </w:rPr>
        <w:t>r</w:t>
      </w:r>
      <w:r w:rsidRPr="000B2624">
        <w:rPr>
          <w:rFonts w:ascii="Times New Roman" w:eastAsia="Times New Roman" w:hAnsi="Times New Roman" w:cs="Times New Roman"/>
          <w:color w:val="131313"/>
          <w:w w:val="90"/>
          <w:sz w:val="24"/>
          <w:szCs w:val="24"/>
        </w:rPr>
        <w:t>i</w:t>
      </w:r>
      <w:r w:rsidRPr="000B2624">
        <w:rPr>
          <w:rFonts w:ascii="Times New Roman" w:eastAsia="Times New Roman" w:hAnsi="Times New Roman" w:cs="Times New Roman"/>
          <w:color w:val="131313"/>
          <w:w w:val="83"/>
          <w:sz w:val="24"/>
          <w:szCs w:val="24"/>
        </w:rPr>
        <w:t>.</w:t>
      </w:r>
      <w:r w:rsidRPr="000B2624">
        <w:rPr>
          <w:rFonts w:ascii="Times New Roman" w:eastAsia="Times New Roman" w:hAnsi="Times New Roman" w:cs="Times New Roman"/>
          <w:color w:val="131313"/>
          <w:spacing w:val="10"/>
          <w:w w:val="83"/>
          <w:sz w:val="24"/>
          <w:szCs w:val="24"/>
        </w:rPr>
        <w:t xml:space="preserve"> </w:t>
      </w:r>
      <w:r w:rsidRPr="000B2624">
        <w:rPr>
          <w:rFonts w:ascii="Times New Roman" w:eastAsia="Times New Roman" w:hAnsi="Times New Roman" w:cs="Times New Roman"/>
          <w:color w:val="131313"/>
          <w:sz w:val="24"/>
          <w:szCs w:val="24"/>
        </w:rPr>
        <w:t>S</w:t>
      </w:r>
      <w:r w:rsidRPr="000B2624">
        <w:rPr>
          <w:rFonts w:ascii="Times New Roman" w:eastAsia="Times New Roman" w:hAnsi="Times New Roman" w:cs="Times New Roman"/>
          <w:color w:val="2B2B2B"/>
          <w:sz w:val="24"/>
          <w:szCs w:val="24"/>
        </w:rPr>
        <w:t>e</w:t>
      </w:r>
      <w:r w:rsidRPr="000B2624">
        <w:rPr>
          <w:rFonts w:ascii="Times New Roman" w:eastAsia="Times New Roman" w:hAnsi="Times New Roman" w:cs="Times New Roman"/>
          <w:color w:val="131313"/>
          <w:sz w:val="24"/>
          <w:szCs w:val="24"/>
        </w:rPr>
        <w:t>rta</w:t>
      </w:r>
      <w:r w:rsidRPr="000B2624">
        <w:rPr>
          <w:rFonts w:ascii="Times New Roman" w:eastAsia="Times New Roman" w:hAnsi="Times New Roman" w:cs="Times New Roman"/>
          <w:color w:val="131313"/>
          <w:spacing w:val="7"/>
          <w:sz w:val="24"/>
          <w:szCs w:val="24"/>
        </w:rPr>
        <w:t xml:space="preserve"> </w:t>
      </w:r>
      <w:r w:rsidRPr="000B2624">
        <w:rPr>
          <w:rFonts w:ascii="Times New Roman" w:eastAsia="Times New Roman" w:hAnsi="Times New Roman" w:cs="Times New Roman"/>
          <w:color w:val="131313"/>
          <w:sz w:val="24"/>
          <w:szCs w:val="24"/>
        </w:rPr>
        <w:t>bimbingan</w:t>
      </w:r>
      <w:r w:rsidRPr="000B2624">
        <w:rPr>
          <w:rFonts w:ascii="Times New Roman" w:eastAsia="Times New Roman" w:hAnsi="Times New Roman" w:cs="Times New Roman"/>
          <w:color w:val="2B2B2B"/>
          <w:sz w:val="24"/>
          <w:szCs w:val="24"/>
        </w:rPr>
        <w:t>,</w:t>
      </w:r>
      <w:r w:rsidRPr="000B2624">
        <w:rPr>
          <w:rFonts w:ascii="Times New Roman" w:eastAsia="Times New Roman" w:hAnsi="Times New Roman" w:cs="Times New Roman"/>
          <w:color w:val="2B2B2B"/>
          <w:spacing w:val="31"/>
          <w:sz w:val="24"/>
          <w:szCs w:val="24"/>
        </w:rPr>
        <w:t xml:space="preserve"> </w:t>
      </w:r>
      <w:r w:rsidRPr="000B2624">
        <w:rPr>
          <w:rFonts w:ascii="Times New Roman" w:eastAsia="Times New Roman" w:hAnsi="Times New Roman" w:cs="Times New Roman"/>
          <w:color w:val="131313"/>
          <w:sz w:val="24"/>
          <w:szCs w:val="24"/>
        </w:rPr>
        <w:t>k</w:t>
      </w:r>
      <w:r w:rsidRPr="000B2624">
        <w:rPr>
          <w:rFonts w:ascii="Times New Roman" w:eastAsia="Times New Roman" w:hAnsi="Times New Roman" w:cs="Times New Roman"/>
          <w:color w:val="131313"/>
          <w:w w:val="103"/>
          <w:sz w:val="24"/>
          <w:szCs w:val="24"/>
        </w:rPr>
        <w:t>e</w:t>
      </w:r>
      <w:r w:rsidRPr="000B2624">
        <w:rPr>
          <w:rFonts w:ascii="Times New Roman" w:eastAsia="Times New Roman" w:hAnsi="Times New Roman" w:cs="Times New Roman"/>
          <w:color w:val="131313"/>
          <w:w w:val="96"/>
          <w:sz w:val="24"/>
          <w:szCs w:val="24"/>
        </w:rPr>
        <w:t>s</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sz w:val="24"/>
          <w:szCs w:val="24"/>
        </w:rPr>
        <w:t>b</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sz w:val="24"/>
          <w:szCs w:val="24"/>
        </w:rPr>
        <w:t>r</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w w:val="108"/>
          <w:sz w:val="24"/>
          <w:szCs w:val="24"/>
        </w:rPr>
        <w:t>n</w:t>
      </w:r>
      <w:r w:rsidRPr="000B2624">
        <w:rPr>
          <w:rFonts w:ascii="Times New Roman" w:eastAsia="Times New Roman" w:hAnsi="Times New Roman" w:cs="Times New Roman"/>
          <w:color w:val="131313"/>
          <w:w w:val="83"/>
          <w:sz w:val="24"/>
          <w:szCs w:val="24"/>
        </w:rPr>
        <w:t xml:space="preserve">, </w:t>
      </w:r>
      <w:r w:rsidRPr="000B2624">
        <w:rPr>
          <w:rFonts w:ascii="Times New Roman" w:eastAsia="Times New Roman" w:hAnsi="Times New Roman" w:cs="Times New Roman"/>
          <w:color w:val="131313"/>
          <w:w w:val="108"/>
          <w:sz w:val="24"/>
          <w:szCs w:val="24"/>
        </w:rPr>
        <w:t>k</w:t>
      </w:r>
      <w:r w:rsidRPr="000B2624">
        <w:rPr>
          <w:rFonts w:ascii="Times New Roman" w:eastAsia="Times New Roman" w:hAnsi="Times New Roman" w:cs="Times New Roman"/>
          <w:color w:val="131313"/>
          <w:w w:val="103"/>
          <w:sz w:val="24"/>
          <w:szCs w:val="24"/>
        </w:rPr>
        <w:t>e</w:t>
      </w:r>
      <w:r w:rsidRPr="000B2624">
        <w:rPr>
          <w:rFonts w:ascii="Times New Roman" w:eastAsia="Times New Roman" w:hAnsi="Times New Roman" w:cs="Times New Roman"/>
          <w:color w:val="131313"/>
          <w:w w:val="105"/>
          <w:sz w:val="24"/>
          <w:szCs w:val="24"/>
        </w:rPr>
        <w:t>t</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w w:val="91"/>
          <w:sz w:val="24"/>
          <w:szCs w:val="24"/>
        </w:rPr>
        <w:t>b</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sz w:val="24"/>
          <w:szCs w:val="24"/>
        </w:rPr>
        <w:t>h</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w w:val="108"/>
          <w:sz w:val="24"/>
          <w:szCs w:val="24"/>
        </w:rPr>
        <w:t>n</w:t>
      </w:r>
      <w:r w:rsidRPr="000B2624">
        <w:rPr>
          <w:rFonts w:ascii="Times New Roman" w:eastAsia="Times New Roman" w:hAnsi="Times New Roman" w:cs="Times New Roman"/>
          <w:color w:val="2B2B2B"/>
          <w:w w:val="83"/>
          <w:sz w:val="24"/>
          <w:szCs w:val="24"/>
        </w:rPr>
        <w:t>,</w:t>
      </w:r>
      <w:r w:rsidRPr="000B2624">
        <w:rPr>
          <w:rFonts w:ascii="Times New Roman" w:eastAsia="Times New Roman" w:hAnsi="Times New Roman" w:cs="Times New Roman"/>
          <w:color w:val="2B2B2B"/>
          <w:spacing w:val="19"/>
          <w:sz w:val="24"/>
          <w:szCs w:val="24"/>
        </w:rPr>
        <w:t xml:space="preserve"> </w:t>
      </w:r>
      <w:r w:rsidRPr="000B2624">
        <w:rPr>
          <w:rFonts w:ascii="Times New Roman" w:eastAsia="Times New Roman" w:hAnsi="Times New Roman" w:cs="Times New Roman"/>
          <w:color w:val="131313"/>
          <w:sz w:val="24"/>
          <w:szCs w:val="24"/>
        </w:rPr>
        <w:t>dan</w:t>
      </w:r>
      <w:r w:rsidRPr="000B2624">
        <w:rPr>
          <w:rFonts w:ascii="Times New Roman" w:eastAsia="Times New Roman" w:hAnsi="Times New Roman" w:cs="Times New Roman"/>
          <w:color w:val="131313"/>
          <w:spacing w:val="12"/>
          <w:sz w:val="24"/>
          <w:szCs w:val="24"/>
        </w:rPr>
        <w:t xml:space="preserve"> </w:t>
      </w:r>
      <w:r w:rsidRPr="000B2624">
        <w:rPr>
          <w:rFonts w:ascii="Times New Roman" w:eastAsia="Times New Roman" w:hAnsi="Times New Roman" w:cs="Times New Roman"/>
          <w:color w:val="131313"/>
          <w:sz w:val="24"/>
          <w:szCs w:val="24"/>
        </w:rPr>
        <w:t>kebijakan</w:t>
      </w:r>
      <w:r w:rsidRPr="000B2624">
        <w:rPr>
          <w:rFonts w:ascii="Times New Roman" w:eastAsia="Times New Roman" w:hAnsi="Times New Roman" w:cs="Times New Roman"/>
          <w:color w:val="131313"/>
          <w:spacing w:val="45"/>
          <w:sz w:val="24"/>
          <w:szCs w:val="24"/>
        </w:rPr>
        <w:t xml:space="preserve"> </w:t>
      </w:r>
      <w:r w:rsidRPr="000B2624">
        <w:rPr>
          <w:rFonts w:ascii="Times New Roman" w:eastAsia="Times New Roman" w:hAnsi="Times New Roman" w:cs="Times New Roman"/>
          <w:color w:val="131313"/>
          <w:sz w:val="24"/>
          <w:szCs w:val="24"/>
        </w:rPr>
        <w:t>dalam</w:t>
      </w:r>
      <w:r w:rsidRPr="000B2624">
        <w:rPr>
          <w:rFonts w:ascii="Times New Roman" w:eastAsia="Times New Roman" w:hAnsi="Times New Roman" w:cs="Times New Roman"/>
          <w:color w:val="131313"/>
          <w:spacing w:val="22"/>
          <w:sz w:val="24"/>
          <w:szCs w:val="24"/>
        </w:rPr>
        <w:t xml:space="preserve"> </w:t>
      </w:r>
      <w:r w:rsidRPr="000B2624">
        <w:rPr>
          <w:rFonts w:ascii="Times New Roman" w:eastAsia="Times New Roman" w:hAnsi="Times New Roman" w:cs="Times New Roman"/>
          <w:color w:val="131313"/>
          <w:w w:val="102"/>
          <w:sz w:val="24"/>
          <w:szCs w:val="24"/>
        </w:rPr>
        <w:t>m</w:t>
      </w:r>
      <w:r w:rsidRPr="000B2624">
        <w:rPr>
          <w:rFonts w:ascii="Times New Roman" w:eastAsia="Times New Roman" w:hAnsi="Times New Roman" w:cs="Times New Roman"/>
          <w:color w:val="131313"/>
          <w:w w:val="103"/>
          <w:sz w:val="24"/>
          <w:szCs w:val="24"/>
        </w:rPr>
        <w:t>e</w:t>
      </w:r>
      <w:r w:rsidRPr="000B2624">
        <w:rPr>
          <w:rFonts w:ascii="Times New Roman" w:eastAsia="Times New Roman" w:hAnsi="Times New Roman" w:cs="Times New Roman"/>
          <w:color w:val="131313"/>
          <w:w w:val="108"/>
          <w:sz w:val="24"/>
          <w:szCs w:val="24"/>
        </w:rPr>
        <w:t>n</w:t>
      </w:r>
      <w:r w:rsidRPr="000B2624">
        <w:rPr>
          <w:rFonts w:ascii="Times New Roman" w:eastAsia="Times New Roman" w:hAnsi="Times New Roman" w:cs="Times New Roman"/>
          <w:color w:val="131313"/>
          <w:sz w:val="24"/>
          <w:szCs w:val="24"/>
        </w:rPr>
        <w:t>d</w:t>
      </w:r>
      <w:r w:rsidRPr="000B2624">
        <w:rPr>
          <w:rFonts w:ascii="Times New Roman" w:eastAsia="Times New Roman" w:hAnsi="Times New Roman" w:cs="Times New Roman"/>
          <w:color w:val="131313"/>
          <w:w w:val="105"/>
          <w:sz w:val="24"/>
          <w:szCs w:val="24"/>
        </w:rPr>
        <w:t>i</w:t>
      </w:r>
      <w:r w:rsidRPr="000B2624">
        <w:rPr>
          <w:rFonts w:ascii="Times New Roman" w:eastAsia="Times New Roman" w:hAnsi="Times New Roman" w:cs="Times New Roman"/>
          <w:color w:val="131313"/>
          <w:sz w:val="24"/>
          <w:szCs w:val="24"/>
        </w:rPr>
        <w:t>d</w:t>
      </w:r>
      <w:r w:rsidRPr="000B2624">
        <w:rPr>
          <w:rFonts w:ascii="Times New Roman" w:eastAsia="Times New Roman" w:hAnsi="Times New Roman" w:cs="Times New Roman"/>
          <w:color w:val="131313"/>
          <w:w w:val="105"/>
          <w:sz w:val="24"/>
          <w:szCs w:val="24"/>
        </w:rPr>
        <w:t>i</w:t>
      </w:r>
      <w:r w:rsidRPr="000B2624">
        <w:rPr>
          <w:rFonts w:ascii="Times New Roman" w:eastAsia="Times New Roman" w:hAnsi="Times New Roman" w:cs="Times New Roman"/>
          <w:color w:val="131313"/>
          <w:w w:val="116"/>
          <w:sz w:val="24"/>
          <w:szCs w:val="24"/>
        </w:rPr>
        <w:t>k</w:t>
      </w:r>
      <w:r w:rsidRPr="000B2624">
        <w:rPr>
          <w:rFonts w:ascii="Times New Roman" w:eastAsia="Times New Roman" w:hAnsi="Times New Roman" w:cs="Times New Roman"/>
          <w:color w:val="2B2B2B"/>
          <w:w w:val="66"/>
          <w:sz w:val="24"/>
          <w:szCs w:val="24"/>
        </w:rPr>
        <w:t>.</w:t>
      </w:r>
    </w:p>
    <w:p w:rsidR="000B2624" w:rsidRPr="000B2624" w:rsidRDefault="000B2624" w:rsidP="00D203B6">
      <w:pPr>
        <w:spacing w:before="19" w:after="0" w:line="374" w:lineRule="auto"/>
        <w:ind w:left="1440" w:right="17" w:hanging="720"/>
        <w:jc w:val="both"/>
        <w:rPr>
          <w:rFonts w:ascii="Times New Roman" w:eastAsia="Times New Roman" w:hAnsi="Times New Roman" w:cs="Times New Roman"/>
          <w:sz w:val="24"/>
          <w:szCs w:val="24"/>
        </w:rPr>
      </w:pPr>
      <w:r w:rsidRPr="000B2624">
        <w:rPr>
          <w:rFonts w:ascii="Times New Roman" w:eastAsia="Times New Roman" w:hAnsi="Times New Roman" w:cs="Times New Roman"/>
          <w:color w:val="131313"/>
          <w:w w:val="94"/>
          <w:sz w:val="24"/>
          <w:szCs w:val="24"/>
        </w:rPr>
        <w:t>3.</w:t>
      </w:r>
      <w:r w:rsidR="00636467">
        <w:rPr>
          <w:rFonts w:ascii="Times New Roman" w:eastAsia="Times New Roman" w:hAnsi="Times New Roman" w:cs="Times New Roman"/>
          <w:color w:val="131313"/>
          <w:w w:val="94"/>
          <w:sz w:val="24"/>
          <w:szCs w:val="24"/>
        </w:rPr>
        <w:tab/>
      </w:r>
      <w:proofErr w:type="gramStart"/>
      <w:r w:rsidRPr="000B2624">
        <w:rPr>
          <w:rFonts w:ascii="Times New Roman" w:eastAsia="Times New Roman" w:hAnsi="Times New Roman" w:cs="Times New Roman"/>
          <w:color w:val="131313"/>
          <w:sz w:val="24"/>
          <w:szCs w:val="24"/>
        </w:rPr>
        <w:t xml:space="preserve">Bapak </w:t>
      </w:r>
      <w:r w:rsidRPr="000B2624">
        <w:rPr>
          <w:rFonts w:ascii="Times New Roman" w:eastAsia="Times New Roman" w:hAnsi="Times New Roman" w:cs="Times New Roman"/>
          <w:color w:val="131313"/>
          <w:spacing w:val="6"/>
          <w:sz w:val="24"/>
          <w:szCs w:val="24"/>
        </w:rPr>
        <w:t xml:space="preserve"> </w:t>
      </w:r>
      <w:r w:rsidRPr="000B2624">
        <w:rPr>
          <w:rFonts w:ascii="Times New Roman" w:eastAsia="Times New Roman" w:hAnsi="Times New Roman" w:cs="Times New Roman"/>
          <w:color w:val="131313"/>
          <w:w w:val="97"/>
          <w:sz w:val="24"/>
          <w:szCs w:val="24"/>
        </w:rPr>
        <w:t>P</w:t>
      </w:r>
      <w:r w:rsidRPr="000B2624">
        <w:rPr>
          <w:rFonts w:ascii="Times New Roman" w:eastAsia="Times New Roman" w:hAnsi="Times New Roman" w:cs="Times New Roman"/>
          <w:color w:val="131313"/>
          <w:w w:val="112"/>
          <w:sz w:val="24"/>
          <w:szCs w:val="24"/>
        </w:rPr>
        <w:t>r</w:t>
      </w:r>
      <w:r w:rsidRPr="000B2624">
        <w:rPr>
          <w:rFonts w:ascii="Times New Roman" w:eastAsia="Times New Roman" w:hAnsi="Times New Roman" w:cs="Times New Roman"/>
          <w:color w:val="131313"/>
          <w:sz w:val="24"/>
          <w:szCs w:val="24"/>
        </w:rPr>
        <w:t>o</w:t>
      </w:r>
      <w:r w:rsidRPr="000B2624">
        <w:rPr>
          <w:rFonts w:ascii="Times New Roman" w:eastAsia="Times New Roman" w:hAnsi="Times New Roman" w:cs="Times New Roman"/>
          <w:color w:val="131313"/>
          <w:w w:val="150"/>
          <w:sz w:val="24"/>
          <w:szCs w:val="24"/>
        </w:rPr>
        <w:t>f</w:t>
      </w:r>
      <w:r w:rsidRPr="000B2624">
        <w:rPr>
          <w:rFonts w:ascii="Times New Roman" w:eastAsia="Times New Roman" w:hAnsi="Times New Roman" w:cs="Times New Roman"/>
          <w:color w:val="131313"/>
          <w:w w:val="16"/>
          <w:sz w:val="24"/>
          <w:szCs w:val="24"/>
        </w:rPr>
        <w:t>.</w:t>
      </w:r>
      <w:proofErr w:type="gramEnd"/>
      <w:r w:rsidRPr="000B2624">
        <w:rPr>
          <w:rFonts w:ascii="Times New Roman" w:eastAsia="Times New Roman" w:hAnsi="Times New Roman" w:cs="Times New Roman"/>
          <w:color w:val="131313"/>
          <w:w w:val="16"/>
          <w:sz w:val="24"/>
          <w:szCs w:val="24"/>
        </w:rPr>
        <w:t xml:space="preserve"> </w:t>
      </w:r>
      <w:r w:rsidRPr="000B2624">
        <w:rPr>
          <w:rFonts w:ascii="Times New Roman" w:eastAsia="Times New Roman" w:hAnsi="Times New Roman" w:cs="Times New Roman"/>
          <w:color w:val="131313"/>
          <w:spacing w:val="10"/>
          <w:w w:val="16"/>
          <w:sz w:val="24"/>
          <w:szCs w:val="24"/>
        </w:rPr>
        <w:t xml:space="preserve"> </w:t>
      </w:r>
      <w:r w:rsidRPr="000B2624">
        <w:rPr>
          <w:rFonts w:ascii="Times New Roman" w:eastAsia="Times New Roman" w:hAnsi="Times New Roman" w:cs="Times New Roman"/>
          <w:color w:val="131313"/>
          <w:w w:val="98"/>
          <w:sz w:val="24"/>
          <w:szCs w:val="24"/>
        </w:rPr>
        <w:t>D</w:t>
      </w:r>
      <w:r w:rsidRPr="000B2624">
        <w:rPr>
          <w:rFonts w:ascii="Times New Roman" w:eastAsia="Times New Roman" w:hAnsi="Times New Roman" w:cs="Times New Roman"/>
          <w:color w:val="131313"/>
          <w:w w:val="112"/>
          <w:sz w:val="24"/>
          <w:szCs w:val="24"/>
        </w:rPr>
        <w:t>r</w:t>
      </w:r>
      <w:r w:rsidRPr="000B2624">
        <w:rPr>
          <w:rFonts w:ascii="Times New Roman" w:eastAsia="Times New Roman" w:hAnsi="Times New Roman" w:cs="Times New Roman"/>
          <w:color w:val="131313"/>
          <w:w w:val="66"/>
          <w:sz w:val="24"/>
          <w:szCs w:val="24"/>
        </w:rPr>
        <w:t xml:space="preserve">. </w:t>
      </w:r>
      <w:r w:rsidRPr="000B2624">
        <w:rPr>
          <w:rFonts w:ascii="Times New Roman" w:eastAsia="Times New Roman" w:hAnsi="Times New Roman" w:cs="Times New Roman"/>
          <w:color w:val="131313"/>
          <w:spacing w:val="19"/>
          <w:w w:val="66"/>
          <w:sz w:val="24"/>
          <w:szCs w:val="24"/>
        </w:rPr>
        <w:t xml:space="preserve"> </w:t>
      </w:r>
      <w:r w:rsidRPr="000B2624">
        <w:rPr>
          <w:rFonts w:ascii="Arial" w:eastAsia="Arial" w:hAnsi="Arial" w:cs="Arial"/>
          <w:color w:val="131313"/>
          <w:w w:val="114"/>
          <w:sz w:val="24"/>
          <w:szCs w:val="24"/>
        </w:rPr>
        <w:t>Ir</w:t>
      </w:r>
      <w:r w:rsidRPr="000B2624">
        <w:rPr>
          <w:rFonts w:ascii="Arial" w:eastAsia="Arial" w:hAnsi="Arial" w:cs="Arial"/>
          <w:color w:val="2B2B2B"/>
          <w:w w:val="63"/>
          <w:sz w:val="24"/>
          <w:szCs w:val="24"/>
        </w:rPr>
        <w:t>.</w:t>
      </w:r>
      <w:r w:rsidRPr="000B2624">
        <w:rPr>
          <w:rFonts w:ascii="Arial" w:eastAsia="Arial" w:hAnsi="Arial" w:cs="Arial"/>
          <w:color w:val="2B2B2B"/>
          <w:spacing w:val="61"/>
          <w:w w:val="63"/>
          <w:sz w:val="24"/>
          <w:szCs w:val="24"/>
        </w:rPr>
        <w:t xml:space="preserve"> </w:t>
      </w:r>
      <w:proofErr w:type="gramStart"/>
      <w:r w:rsidRPr="000B2624">
        <w:rPr>
          <w:rFonts w:ascii="Times New Roman" w:eastAsia="Times New Roman" w:hAnsi="Times New Roman" w:cs="Times New Roman"/>
          <w:color w:val="131313"/>
          <w:sz w:val="24"/>
          <w:szCs w:val="24"/>
        </w:rPr>
        <w:t xml:space="preserve">Richardus </w:t>
      </w:r>
      <w:r w:rsidRPr="000B2624">
        <w:rPr>
          <w:rFonts w:ascii="Times New Roman" w:eastAsia="Times New Roman" w:hAnsi="Times New Roman" w:cs="Times New Roman"/>
          <w:color w:val="131313"/>
          <w:spacing w:val="24"/>
          <w:sz w:val="24"/>
          <w:szCs w:val="24"/>
        </w:rPr>
        <w:t xml:space="preserve"> </w:t>
      </w:r>
      <w:r w:rsidRPr="000B2624">
        <w:rPr>
          <w:rFonts w:ascii="Times New Roman" w:eastAsia="Times New Roman" w:hAnsi="Times New Roman" w:cs="Times New Roman"/>
          <w:color w:val="131313"/>
          <w:sz w:val="24"/>
          <w:szCs w:val="24"/>
        </w:rPr>
        <w:t>Eko</w:t>
      </w:r>
      <w:proofErr w:type="gramEnd"/>
      <w:r w:rsidRPr="000B2624">
        <w:rPr>
          <w:rFonts w:ascii="Times New Roman" w:eastAsia="Times New Roman" w:hAnsi="Times New Roman" w:cs="Times New Roman"/>
          <w:color w:val="131313"/>
          <w:spacing w:val="50"/>
          <w:sz w:val="24"/>
          <w:szCs w:val="24"/>
        </w:rPr>
        <w:t xml:space="preserve"> </w:t>
      </w:r>
      <w:r w:rsidRPr="000B2624">
        <w:rPr>
          <w:rFonts w:ascii="Times New Roman" w:eastAsia="Times New Roman" w:hAnsi="Times New Roman" w:cs="Times New Roman"/>
          <w:color w:val="131313"/>
          <w:w w:val="87"/>
          <w:sz w:val="24"/>
          <w:szCs w:val="24"/>
        </w:rPr>
        <w:t>I</w:t>
      </w:r>
      <w:r w:rsidRPr="000B2624">
        <w:rPr>
          <w:rFonts w:ascii="Times New Roman" w:eastAsia="Times New Roman" w:hAnsi="Times New Roman" w:cs="Times New Roman"/>
          <w:color w:val="131313"/>
          <w:w w:val="108"/>
          <w:sz w:val="24"/>
          <w:szCs w:val="24"/>
        </w:rPr>
        <w:t>n</w:t>
      </w:r>
      <w:r w:rsidRPr="000B2624">
        <w:rPr>
          <w:rFonts w:ascii="Times New Roman" w:eastAsia="Times New Roman" w:hAnsi="Times New Roman" w:cs="Times New Roman"/>
          <w:color w:val="131313"/>
          <w:sz w:val="24"/>
          <w:szCs w:val="24"/>
        </w:rPr>
        <w:t>d</w:t>
      </w:r>
      <w:r w:rsidRPr="000B2624">
        <w:rPr>
          <w:rFonts w:ascii="Times New Roman" w:eastAsia="Times New Roman" w:hAnsi="Times New Roman" w:cs="Times New Roman"/>
          <w:color w:val="131313"/>
          <w:w w:val="125"/>
          <w:sz w:val="24"/>
          <w:szCs w:val="24"/>
        </w:rPr>
        <w:t>r</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w w:val="75"/>
          <w:sz w:val="24"/>
          <w:szCs w:val="24"/>
        </w:rPr>
        <w:t>j</w:t>
      </w:r>
      <w:r w:rsidRPr="000B2624">
        <w:rPr>
          <w:rFonts w:ascii="Times New Roman" w:eastAsia="Times New Roman" w:hAnsi="Times New Roman" w:cs="Times New Roman"/>
          <w:color w:val="131313"/>
          <w:w w:val="120"/>
          <w:sz w:val="24"/>
          <w:szCs w:val="24"/>
        </w:rPr>
        <w:t>it</w:t>
      </w:r>
      <w:r w:rsidRPr="000B2624">
        <w:rPr>
          <w:rFonts w:ascii="Times New Roman" w:eastAsia="Times New Roman" w:hAnsi="Times New Roman" w:cs="Times New Roman"/>
          <w:color w:val="131313"/>
          <w:spacing w:val="39"/>
          <w:w w:val="120"/>
          <w:sz w:val="24"/>
          <w:szCs w:val="24"/>
        </w:rPr>
        <w:t xml:space="preserve"> </w:t>
      </w:r>
      <w:r w:rsidRPr="000B2624">
        <w:rPr>
          <w:rFonts w:ascii="Times New Roman" w:eastAsia="Times New Roman" w:hAnsi="Times New Roman" w:cs="Times New Roman"/>
          <w:color w:val="131313"/>
          <w:w w:val="103"/>
          <w:sz w:val="24"/>
          <w:szCs w:val="24"/>
        </w:rPr>
        <w:t>M</w:t>
      </w:r>
      <w:r w:rsidRPr="000B2624">
        <w:rPr>
          <w:rFonts w:ascii="Times New Roman" w:eastAsia="Times New Roman" w:hAnsi="Times New Roman" w:cs="Times New Roman"/>
          <w:color w:val="131313"/>
          <w:w w:val="83"/>
          <w:sz w:val="24"/>
          <w:szCs w:val="24"/>
        </w:rPr>
        <w:t>.</w:t>
      </w:r>
      <w:r w:rsidRPr="000B2624">
        <w:rPr>
          <w:rFonts w:ascii="Times New Roman" w:eastAsia="Times New Roman" w:hAnsi="Times New Roman" w:cs="Times New Roman"/>
          <w:color w:val="131313"/>
          <w:w w:val="105"/>
          <w:sz w:val="24"/>
          <w:szCs w:val="24"/>
        </w:rPr>
        <w:t>S</w:t>
      </w:r>
      <w:r w:rsidRPr="000B2624">
        <w:rPr>
          <w:rFonts w:ascii="Times New Roman" w:eastAsia="Times New Roman" w:hAnsi="Times New Roman" w:cs="Times New Roman"/>
          <w:color w:val="131313"/>
          <w:w w:val="122"/>
          <w:sz w:val="24"/>
          <w:szCs w:val="24"/>
        </w:rPr>
        <w:t>c</w:t>
      </w:r>
      <w:r w:rsidRPr="000B2624">
        <w:rPr>
          <w:rFonts w:ascii="Times New Roman" w:eastAsia="Times New Roman" w:hAnsi="Times New Roman" w:cs="Times New Roman"/>
          <w:color w:val="2B2B2B"/>
          <w:sz w:val="24"/>
          <w:szCs w:val="24"/>
        </w:rPr>
        <w:t xml:space="preserve">,  </w:t>
      </w:r>
      <w:r w:rsidRPr="000B2624">
        <w:rPr>
          <w:rFonts w:ascii="Times New Roman" w:eastAsia="Times New Roman" w:hAnsi="Times New Roman" w:cs="Times New Roman"/>
          <w:color w:val="131313"/>
          <w:w w:val="98"/>
          <w:sz w:val="24"/>
          <w:szCs w:val="24"/>
        </w:rPr>
        <w:t>M</w:t>
      </w:r>
      <w:r w:rsidRPr="000B2624">
        <w:rPr>
          <w:rFonts w:ascii="Times New Roman" w:eastAsia="Times New Roman" w:hAnsi="Times New Roman" w:cs="Times New Roman"/>
          <w:color w:val="131313"/>
          <w:w w:val="83"/>
          <w:sz w:val="24"/>
          <w:szCs w:val="24"/>
        </w:rPr>
        <w:t>.</w:t>
      </w:r>
      <w:r w:rsidRPr="000B2624">
        <w:rPr>
          <w:rFonts w:ascii="Times New Roman" w:eastAsia="Times New Roman" w:hAnsi="Times New Roman" w:cs="Times New Roman"/>
          <w:color w:val="131313"/>
          <w:w w:val="106"/>
          <w:sz w:val="24"/>
          <w:szCs w:val="24"/>
        </w:rPr>
        <w:t>B</w:t>
      </w:r>
      <w:r w:rsidRPr="000B2624">
        <w:rPr>
          <w:rFonts w:ascii="Times New Roman" w:eastAsia="Times New Roman" w:hAnsi="Times New Roman" w:cs="Times New Roman"/>
          <w:color w:val="2B2B2B"/>
          <w:sz w:val="24"/>
          <w:szCs w:val="24"/>
        </w:rPr>
        <w:t>.</w:t>
      </w:r>
      <w:r w:rsidRPr="000B2624">
        <w:rPr>
          <w:rFonts w:ascii="Times New Roman" w:eastAsia="Times New Roman" w:hAnsi="Times New Roman" w:cs="Times New Roman"/>
          <w:color w:val="131313"/>
          <w:w w:val="109"/>
          <w:sz w:val="24"/>
          <w:szCs w:val="24"/>
        </w:rPr>
        <w:t>A</w:t>
      </w:r>
      <w:r w:rsidRPr="000B2624">
        <w:rPr>
          <w:rFonts w:ascii="Times New Roman" w:eastAsia="Times New Roman" w:hAnsi="Times New Roman" w:cs="Times New Roman"/>
          <w:color w:val="131313"/>
          <w:w w:val="83"/>
          <w:sz w:val="24"/>
          <w:szCs w:val="24"/>
        </w:rPr>
        <w:t xml:space="preserve">,  </w:t>
      </w:r>
      <w:r w:rsidRPr="000B2624">
        <w:rPr>
          <w:rFonts w:ascii="Times New Roman" w:eastAsia="Times New Roman" w:hAnsi="Times New Roman" w:cs="Times New Roman"/>
          <w:color w:val="131313"/>
          <w:w w:val="103"/>
          <w:sz w:val="24"/>
          <w:szCs w:val="24"/>
        </w:rPr>
        <w:t>M</w:t>
      </w:r>
      <w:r w:rsidRPr="000B2624">
        <w:rPr>
          <w:rFonts w:ascii="Times New Roman" w:eastAsia="Times New Roman" w:hAnsi="Times New Roman" w:cs="Times New Roman"/>
          <w:color w:val="131313"/>
          <w:w w:val="83"/>
          <w:sz w:val="24"/>
          <w:szCs w:val="24"/>
        </w:rPr>
        <w:t>.</w:t>
      </w:r>
      <w:r w:rsidRPr="000B2624">
        <w:rPr>
          <w:rFonts w:ascii="Times New Roman" w:eastAsia="Times New Roman" w:hAnsi="Times New Roman" w:cs="Times New Roman"/>
          <w:color w:val="131313"/>
          <w:w w:val="112"/>
          <w:sz w:val="24"/>
          <w:szCs w:val="24"/>
        </w:rPr>
        <w:t>P</w:t>
      </w:r>
      <w:r w:rsidRPr="000B2624">
        <w:rPr>
          <w:rFonts w:ascii="Times New Roman" w:eastAsia="Times New Roman" w:hAnsi="Times New Roman" w:cs="Times New Roman"/>
          <w:color w:val="131313"/>
          <w:w w:val="108"/>
          <w:sz w:val="24"/>
          <w:szCs w:val="24"/>
        </w:rPr>
        <w:t>h</w:t>
      </w:r>
      <w:r w:rsidRPr="000B2624">
        <w:rPr>
          <w:rFonts w:ascii="Times New Roman" w:eastAsia="Times New Roman" w:hAnsi="Times New Roman" w:cs="Times New Roman"/>
          <w:color w:val="131313"/>
          <w:w w:val="90"/>
          <w:sz w:val="24"/>
          <w:szCs w:val="24"/>
        </w:rPr>
        <w:t>i</w:t>
      </w:r>
      <w:r w:rsidRPr="000B2624">
        <w:rPr>
          <w:rFonts w:ascii="Times New Roman" w:eastAsia="Times New Roman" w:hAnsi="Times New Roman" w:cs="Times New Roman"/>
          <w:color w:val="131313"/>
          <w:w w:val="105"/>
          <w:sz w:val="24"/>
          <w:szCs w:val="24"/>
        </w:rPr>
        <w:t>l</w:t>
      </w:r>
      <w:r w:rsidRPr="000B2624">
        <w:rPr>
          <w:rFonts w:ascii="Times New Roman" w:eastAsia="Times New Roman" w:hAnsi="Times New Roman" w:cs="Times New Roman"/>
          <w:color w:val="131313"/>
          <w:sz w:val="24"/>
          <w:szCs w:val="24"/>
        </w:rPr>
        <w:t xml:space="preserve">,  </w:t>
      </w:r>
      <w:r w:rsidRPr="000B2624">
        <w:rPr>
          <w:rFonts w:ascii="Times New Roman" w:eastAsia="Times New Roman" w:hAnsi="Times New Roman" w:cs="Times New Roman"/>
          <w:color w:val="131313"/>
          <w:w w:val="103"/>
          <w:sz w:val="24"/>
          <w:szCs w:val="24"/>
        </w:rPr>
        <w:t>M</w:t>
      </w:r>
      <w:r w:rsidRPr="000B2624">
        <w:rPr>
          <w:rFonts w:ascii="Times New Roman" w:eastAsia="Times New Roman" w:hAnsi="Times New Roman" w:cs="Times New Roman"/>
          <w:color w:val="131313"/>
          <w:w w:val="83"/>
          <w:sz w:val="24"/>
          <w:szCs w:val="24"/>
        </w:rPr>
        <w:t>.</w:t>
      </w:r>
      <w:r w:rsidRPr="000B2624">
        <w:rPr>
          <w:rFonts w:ascii="Times New Roman" w:eastAsia="Times New Roman" w:hAnsi="Times New Roman" w:cs="Times New Roman"/>
          <w:color w:val="131313"/>
          <w:w w:val="109"/>
          <w:sz w:val="24"/>
          <w:szCs w:val="24"/>
        </w:rPr>
        <w:t>A</w:t>
      </w:r>
      <w:r w:rsidRPr="000B2624">
        <w:rPr>
          <w:rFonts w:ascii="Times New Roman" w:eastAsia="Times New Roman" w:hAnsi="Times New Roman" w:cs="Times New Roman"/>
          <w:color w:val="131313"/>
          <w:w w:val="83"/>
          <w:sz w:val="24"/>
          <w:szCs w:val="24"/>
        </w:rPr>
        <w:t xml:space="preserve">. </w:t>
      </w:r>
      <w:r w:rsidRPr="000B2624">
        <w:rPr>
          <w:rFonts w:ascii="Times New Roman" w:eastAsia="Times New Roman" w:hAnsi="Times New Roman" w:cs="Times New Roman"/>
          <w:color w:val="131313"/>
          <w:sz w:val="24"/>
          <w:szCs w:val="24"/>
        </w:rPr>
        <w:t>s</w:t>
      </w:r>
      <w:r w:rsidRPr="000B2624">
        <w:rPr>
          <w:rFonts w:ascii="Times New Roman" w:eastAsia="Times New Roman" w:hAnsi="Times New Roman" w:cs="Times New Roman"/>
          <w:color w:val="2B2B2B"/>
          <w:sz w:val="24"/>
          <w:szCs w:val="24"/>
        </w:rPr>
        <w:t>e</w:t>
      </w:r>
      <w:r w:rsidRPr="000B2624">
        <w:rPr>
          <w:rFonts w:ascii="Times New Roman" w:eastAsia="Times New Roman" w:hAnsi="Times New Roman" w:cs="Times New Roman"/>
          <w:color w:val="131313"/>
          <w:sz w:val="24"/>
          <w:szCs w:val="24"/>
        </w:rPr>
        <w:t>laku</w:t>
      </w:r>
      <w:r w:rsidRPr="000B2624">
        <w:rPr>
          <w:rFonts w:ascii="Times New Roman" w:eastAsia="Times New Roman" w:hAnsi="Times New Roman" w:cs="Times New Roman"/>
          <w:color w:val="131313"/>
          <w:spacing w:val="16"/>
          <w:sz w:val="24"/>
          <w:szCs w:val="24"/>
        </w:rPr>
        <w:t xml:space="preserve"> </w:t>
      </w:r>
      <w:r w:rsidRPr="000B2624">
        <w:rPr>
          <w:rFonts w:ascii="Times New Roman" w:eastAsia="Times New Roman" w:hAnsi="Times New Roman" w:cs="Times New Roman"/>
          <w:color w:val="131313"/>
          <w:sz w:val="24"/>
          <w:szCs w:val="24"/>
        </w:rPr>
        <w:t>Rektor</w:t>
      </w:r>
      <w:r w:rsidRPr="000B2624">
        <w:rPr>
          <w:rFonts w:ascii="Times New Roman" w:eastAsia="Times New Roman" w:hAnsi="Times New Roman" w:cs="Times New Roman"/>
          <w:color w:val="131313"/>
          <w:spacing w:val="33"/>
          <w:sz w:val="24"/>
          <w:szCs w:val="24"/>
        </w:rPr>
        <w:t xml:space="preserve"> </w:t>
      </w:r>
      <w:r w:rsidRPr="000B2624">
        <w:rPr>
          <w:rFonts w:ascii="Times New Roman" w:eastAsia="Times New Roman" w:hAnsi="Times New Roman" w:cs="Times New Roman"/>
          <w:color w:val="131313"/>
          <w:sz w:val="24"/>
          <w:szCs w:val="24"/>
        </w:rPr>
        <w:t>Institut</w:t>
      </w:r>
      <w:r w:rsidRPr="000B2624">
        <w:rPr>
          <w:rFonts w:ascii="Times New Roman" w:eastAsia="Times New Roman" w:hAnsi="Times New Roman" w:cs="Times New Roman"/>
          <w:color w:val="131313"/>
          <w:spacing w:val="37"/>
          <w:sz w:val="24"/>
          <w:szCs w:val="24"/>
        </w:rPr>
        <w:t xml:space="preserve"> </w:t>
      </w:r>
      <w:r w:rsidRPr="000B2624">
        <w:rPr>
          <w:rFonts w:ascii="Times New Roman" w:eastAsia="Times New Roman" w:hAnsi="Times New Roman" w:cs="Times New Roman"/>
          <w:color w:val="131313"/>
          <w:w w:val="82"/>
          <w:sz w:val="24"/>
          <w:szCs w:val="24"/>
        </w:rPr>
        <w:t>S</w:t>
      </w:r>
      <w:r w:rsidRPr="000B2624">
        <w:rPr>
          <w:rFonts w:ascii="Times New Roman" w:eastAsia="Times New Roman" w:hAnsi="Times New Roman" w:cs="Times New Roman"/>
          <w:color w:val="131313"/>
          <w:w w:val="122"/>
          <w:sz w:val="24"/>
          <w:szCs w:val="24"/>
        </w:rPr>
        <w:t>a</w:t>
      </w:r>
      <w:r w:rsidRPr="000B2624">
        <w:rPr>
          <w:rFonts w:ascii="Times New Roman" w:eastAsia="Times New Roman" w:hAnsi="Times New Roman" w:cs="Times New Roman"/>
          <w:color w:val="131313"/>
          <w:w w:val="90"/>
          <w:sz w:val="24"/>
          <w:szCs w:val="24"/>
        </w:rPr>
        <w:t>i</w:t>
      </w:r>
      <w:r w:rsidRPr="000B2624">
        <w:rPr>
          <w:rFonts w:ascii="Times New Roman" w:eastAsia="Times New Roman" w:hAnsi="Times New Roman" w:cs="Times New Roman"/>
          <w:color w:val="131313"/>
          <w:w w:val="108"/>
          <w:sz w:val="24"/>
          <w:szCs w:val="24"/>
        </w:rPr>
        <w:t>n</w:t>
      </w:r>
      <w:r w:rsidRPr="000B2624">
        <w:rPr>
          <w:rFonts w:ascii="Times New Roman" w:eastAsia="Times New Roman" w:hAnsi="Times New Roman" w:cs="Times New Roman"/>
          <w:color w:val="131313"/>
          <w:w w:val="96"/>
          <w:sz w:val="24"/>
          <w:szCs w:val="24"/>
        </w:rPr>
        <w:t>s</w:t>
      </w:r>
      <w:r w:rsidRPr="000B2624">
        <w:rPr>
          <w:rFonts w:ascii="Times New Roman" w:eastAsia="Times New Roman" w:hAnsi="Times New Roman" w:cs="Times New Roman"/>
          <w:color w:val="131313"/>
          <w:spacing w:val="10"/>
          <w:sz w:val="24"/>
          <w:szCs w:val="24"/>
        </w:rPr>
        <w:t xml:space="preserve"> </w:t>
      </w:r>
      <w:r w:rsidRPr="000B2624">
        <w:rPr>
          <w:rFonts w:ascii="Times New Roman" w:eastAsia="Times New Roman" w:hAnsi="Times New Roman" w:cs="Times New Roman"/>
          <w:color w:val="131313"/>
          <w:sz w:val="24"/>
          <w:szCs w:val="24"/>
        </w:rPr>
        <w:t>dan</w:t>
      </w:r>
      <w:r w:rsidRPr="000B2624">
        <w:rPr>
          <w:rFonts w:ascii="Times New Roman" w:eastAsia="Times New Roman" w:hAnsi="Times New Roman" w:cs="Times New Roman"/>
          <w:color w:val="131313"/>
          <w:spacing w:val="13"/>
          <w:sz w:val="24"/>
          <w:szCs w:val="24"/>
        </w:rPr>
        <w:t xml:space="preserve"> </w:t>
      </w:r>
      <w:r w:rsidRPr="000B2624">
        <w:rPr>
          <w:rFonts w:ascii="Times New Roman" w:eastAsia="Times New Roman" w:hAnsi="Times New Roman" w:cs="Times New Roman"/>
          <w:color w:val="131313"/>
          <w:sz w:val="24"/>
          <w:szCs w:val="24"/>
        </w:rPr>
        <w:t xml:space="preserve">Teknologi </w:t>
      </w:r>
      <w:r w:rsidRPr="000B2624">
        <w:rPr>
          <w:rFonts w:ascii="Times New Roman" w:eastAsia="Times New Roman" w:hAnsi="Times New Roman" w:cs="Times New Roman"/>
          <w:color w:val="131313"/>
          <w:spacing w:val="2"/>
          <w:sz w:val="24"/>
          <w:szCs w:val="24"/>
        </w:rPr>
        <w:t xml:space="preserve"> </w:t>
      </w:r>
      <w:r w:rsidRPr="000B2624">
        <w:rPr>
          <w:rFonts w:ascii="Times New Roman" w:eastAsia="Times New Roman" w:hAnsi="Times New Roman" w:cs="Times New Roman"/>
          <w:color w:val="131313"/>
          <w:w w:val="90"/>
          <w:sz w:val="24"/>
          <w:szCs w:val="24"/>
        </w:rPr>
        <w:t>P</w:t>
      </w:r>
      <w:r w:rsidRPr="000B2624">
        <w:rPr>
          <w:rFonts w:ascii="Times New Roman" w:eastAsia="Times New Roman" w:hAnsi="Times New Roman" w:cs="Times New Roman"/>
          <w:color w:val="131313"/>
          <w:w w:val="125"/>
          <w:sz w:val="24"/>
          <w:szCs w:val="24"/>
        </w:rPr>
        <w:t>r</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sz w:val="24"/>
          <w:szCs w:val="24"/>
        </w:rPr>
        <w:t>d</w:t>
      </w:r>
      <w:r w:rsidRPr="000B2624">
        <w:rPr>
          <w:rFonts w:ascii="Times New Roman" w:eastAsia="Times New Roman" w:hAnsi="Times New Roman" w:cs="Times New Roman"/>
          <w:color w:val="131313"/>
          <w:w w:val="90"/>
          <w:sz w:val="24"/>
          <w:szCs w:val="24"/>
        </w:rPr>
        <w:t>i</w:t>
      </w:r>
      <w:r w:rsidRPr="000B2624">
        <w:rPr>
          <w:rFonts w:ascii="Times New Roman" w:eastAsia="Times New Roman" w:hAnsi="Times New Roman" w:cs="Times New Roman"/>
          <w:color w:val="131313"/>
          <w:w w:val="120"/>
          <w:sz w:val="24"/>
          <w:szCs w:val="24"/>
        </w:rPr>
        <w:t>t</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w w:val="83"/>
          <w:sz w:val="24"/>
          <w:szCs w:val="24"/>
        </w:rPr>
        <w:t>.</w:t>
      </w:r>
    </w:p>
    <w:p w:rsidR="000B2624" w:rsidRPr="000B2624" w:rsidRDefault="000B2624" w:rsidP="00D203B6">
      <w:pPr>
        <w:spacing w:before="15" w:after="0" w:line="240" w:lineRule="auto"/>
        <w:ind w:left="1440" w:right="17" w:hanging="720"/>
        <w:jc w:val="both"/>
        <w:rPr>
          <w:rFonts w:ascii="Times New Roman" w:eastAsia="Times New Roman" w:hAnsi="Times New Roman" w:cs="Times New Roman"/>
          <w:sz w:val="24"/>
          <w:szCs w:val="24"/>
        </w:rPr>
      </w:pPr>
      <w:r w:rsidRPr="000B2624">
        <w:rPr>
          <w:rFonts w:ascii="Times New Roman" w:eastAsia="Times New Roman" w:hAnsi="Times New Roman" w:cs="Times New Roman"/>
          <w:color w:val="131313"/>
          <w:w w:val="99"/>
          <w:sz w:val="24"/>
          <w:szCs w:val="24"/>
        </w:rPr>
        <w:t>4</w:t>
      </w:r>
      <w:r w:rsidRPr="000B2624">
        <w:rPr>
          <w:rFonts w:ascii="Times New Roman" w:eastAsia="Times New Roman" w:hAnsi="Times New Roman" w:cs="Times New Roman"/>
          <w:color w:val="2B2B2B"/>
          <w:w w:val="99"/>
          <w:sz w:val="24"/>
          <w:szCs w:val="24"/>
        </w:rPr>
        <w:t>.</w:t>
      </w:r>
      <w:r w:rsidR="00636467">
        <w:rPr>
          <w:rFonts w:ascii="Times New Roman" w:eastAsia="Times New Roman" w:hAnsi="Times New Roman" w:cs="Times New Roman"/>
          <w:color w:val="2B2B2B"/>
          <w:w w:val="99"/>
          <w:sz w:val="24"/>
          <w:szCs w:val="24"/>
        </w:rPr>
        <w:tab/>
      </w:r>
      <w:r w:rsidRPr="000B2624">
        <w:rPr>
          <w:rFonts w:ascii="Times New Roman" w:eastAsia="Times New Roman" w:hAnsi="Times New Roman" w:cs="Times New Roman"/>
          <w:color w:val="131313"/>
          <w:sz w:val="24"/>
          <w:szCs w:val="24"/>
        </w:rPr>
        <w:t>Bapak</w:t>
      </w:r>
      <w:r w:rsidRPr="000B2624">
        <w:rPr>
          <w:rFonts w:ascii="Times New Roman" w:eastAsia="Times New Roman" w:hAnsi="Times New Roman" w:cs="Times New Roman"/>
          <w:color w:val="131313"/>
          <w:spacing w:val="25"/>
          <w:sz w:val="24"/>
          <w:szCs w:val="24"/>
        </w:rPr>
        <w:t xml:space="preserve"> </w:t>
      </w:r>
      <w:r w:rsidRPr="000B2624">
        <w:rPr>
          <w:rFonts w:ascii="Times New Roman" w:eastAsia="Times New Roman" w:hAnsi="Times New Roman" w:cs="Times New Roman"/>
          <w:color w:val="131313"/>
          <w:w w:val="98"/>
          <w:sz w:val="24"/>
          <w:szCs w:val="24"/>
        </w:rPr>
        <w:t>D</w:t>
      </w:r>
      <w:r w:rsidRPr="000B2624">
        <w:rPr>
          <w:rFonts w:ascii="Times New Roman" w:eastAsia="Times New Roman" w:hAnsi="Times New Roman" w:cs="Times New Roman"/>
          <w:color w:val="131313"/>
          <w:w w:val="125"/>
          <w:sz w:val="24"/>
          <w:szCs w:val="24"/>
        </w:rPr>
        <w:t>r</w:t>
      </w:r>
      <w:r w:rsidRPr="000B2624">
        <w:rPr>
          <w:rFonts w:ascii="Times New Roman" w:eastAsia="Times New Roman" w:hAnsi="Times New Roman" w:cs="Times New Roman"/>
          <w:color w:val="131313"/>
          <w:w w:val="66"/>
          <w:sz w:val="24"/>
          <w:szCs w:val="24"/>
        </w:rPr>
        <w:t>.</w:t>
      </w:r>
      <w:r w:rsidRPr="000B2624">
        <w:rPr>
          <w:rFonts w:ascii="Times New Roman" w:eastAsia="Times New Roman" w:hAnsi="Times New Roman" w:cs="Times New Roman"/>
          <w:color w:val="131313"/>
          <w:sz w:val="24"/>
          <w:szCs w:val="24"/>
        </w:rPr>
        <w:t xml:space="preserve"> </w:t>
      </w:r>
      <w:r w:rsidRPr="000B2624">
        <w:rPr>
          <w:rFonts w:ascii="Times New Roman" w:eastAsia="Times New Roman" w:hAnsi="Times New Roman" w:cs="Times New Roman"/>
          <w:color w:val="131313"/>
          <w:spacing w:val="-29"/>
          <w:sz w:val="24"/>
          <w:szCs w:val="24"/>
        </w:rPr>
        <w:t xml:space="preserve"> </w:t>
      </w:r>
      <w:r w:rsidRPr="000B2624">
        <w:rPr>
          <w:rFonts w:ascii="Times New Roman" w:eastAsia="Times New Roman" w:hAnsi="Times New Roman" w:cs="Times New Roman"/>
          <w:color w:val="131313"/>
          <w:w w:val="95"/>
          <w:sz w:val="24"/>
          <w:szCs w:val="24"/>
        </w:rPr>
        <w:t>E</w:t>
      </w:r>
      <w:r w:rsidRPr="000B2624">
        <w:rPr>
          <w:rFonts w:ascii="Times New Roman" w:eastAsia="Times New Roman" w:hAnsi="Times New Roman" w:cs="Times New Roman"/>
          <w:color w:val="131313"/>
          <w:sz w:val="24"/>
          <w:szCs w:val="24"/>
        </w:rPr>
        <w:t>n</w:t>
      </w:r>
      <w:r w:rsidRPr="000B2624">
        <w:rPr>
          <w:rFonts w:ascii="Times New Roman" w:eastAsia="Times New Roman" w:hAnsi="Times New Roman" w:cs="Times New Roman"/>
          <w:color w:val="131313"/>
          <w:w w:val="116"/>
          <w:sz w:val="24"/>
          <w:szCs w:val="24"/>
        </w:rPr>
        <w:t>g</w:t>
      </w:r>
      <w:r w:rsidRPr="000B2624">
        <w:rPr>
          <w:rFonts w:ascii="Times New Roman" w:eastAsia="Times New Roman" w:hAnsi="Times New Roman" w:cs="Times New Roman"/>
          <w:color w:val="2B2B2B"/>
          <w:w w:val="66"/>
          <w:sz w:val="24"/>
          <w:szCs w:val="24"/>
        </w:rPr>
        <w:t>.</w:t>
      </w:r>
      <w:r w:rsidRPr="000B2624">
        <w:rPr>
          <w:rFonts w:ascii="Times New Roman" w:eastAsia="Times New Roman" w:hAnsi="Times New Roman" w:cs="Times New Roman"/>
          <w:color w:val="2B2B2B"/>
          <w:spacing w:val="19"/>
          <w:sz w:val="24"/>
          <w:szCs w:val="24"/>
        </w:rPr>
        <w:t xml:space="preserve"> </w:t>
      </w:r>
      <w:r w:rsidRPr="000B2624">
        <w:rPr>
          <w:rFonts w:ascii="Times New Roman" w:eastAsia="Times New Roman" w:hAnsi="Times New Roman" w:cs="Times New Roman"/>
          <w:color w:val="131313"/>
          <w:sz w:val="24"/>
          <w:szCs w:val="24"/>
        </w:rPr>
        <w:t>Handri</w:t>
      </w:r>
      <w:r w:rsidRPr="000B2624">
        <w:rPr>
          <w:rFonts w:ascii="Times New Roman" w:eastAsia="Times New Roman" w:hAnsi="Times New Roman" w:cs="Times New Roman"/>
          <w:color w:val="131313"/>
          <w:spacing w:val="42"/>
          <w:sz w:val="24"/>
          <w:szCs w:val="24"/>
        </w:rPr>
        <w:t xml:space="preserve"> </w:t>
      </w:r>
      <w:r w:rsidRPr="000B2624">
        <w:rPr>
          <w:rFonts w:ascii="Times New Roman" w:eastAsia="Times New Roman" w:hAnsi="Times New Roman" w:cs="Times New Roman"/>
          <w:color w:val="131313"/>
          <w:sz w:val="24"/>
          <w:szCs w:val="24"/>
        </w:rPr>
        <w:t>Santoso,</w:t>
      </w:r>
      <w:r w:rsidRPr="000B2624">
        <w:rPr>
          <w:rFonts w:ascii="Times New Roman" w:eastAsia="Times New Roman" w:hAnsi="Times New Roman" w:cs="Times New Roman"/>
          <w:color w:val="131313"/>
          <w:spacing w:val="38"/>
          <w:sz w:val="24"/>
          <w:szCs w:val="24"/>
        </w:rPr>
        <w:t xml:space="preserve"> </w:t>
      </w:r>
      <w:proofErr w:type="gramStart"/>
      <w:r w:rsidRPr="000B2624">
        <w:rPr>
          <w:rFonts w:ascii="Times New Roman" w:eastAsia="Times New Roman" w:hAnsi="Times New Roman" w:cs="Times New Roman"/>
          <w:color w:val="131313"/>
          <w:sz w:val="24"/>
          <w:szCs w:val="24"/>
        </w:rPr>
        <w:t>S.Si</w:t>
      </w:r>
      <w:proofErr w:type="gramEnd"/>
      <w:r w:rsidRPr="000B2624">
        <w:rPr>
          <w:rFonts w:ascii="Times New Roman" w:eastAsia="Times New Roman" w:hAnsi="Times New Roman" w:cs="Times New Roman"/>
          <w:color w:val="131313"/>
          <w:sz w:val="24"/>
          <w:szCs w:val="24"/>
        </w:rPr>
        <w:t>,</w:t>
      </w:r>
      <w:r w:rsidRPr="000B2624">
        <w:rPr>
          <w:rFonts w:ascii="Times New Roman" w:eastAsia="Times New Roman" w:hAnsi="Times New Roman" w:cs="Times New Roman"/>
          <w:color w:val="131313"/>
          <w:spacing w:val="25"/>
          <w:sz w:val="24"/>
          <w:szCs w:val="24"/>
        </w:rPr>
        <w:t xml:space="preserve"> </w:t>
      </w:r>
      <w:r w:rsidRPr="000B2624">
        <w:rPr>
          <w:rFonts w:ascii="Times New Roman" w:eastAsia="Times New Roman" w:hAnsi="Times New Roman" w:cs="Times New Roman"/>
          <w:color w:val="131313"/>
          <w:w w:val="98"/>
          <w:sz w:val="24"/>
          <w:szCs w:val="24"/>
        </w:rPr>
        <w:t>M</w:t>
      </w:r>
      <w:r w:rsidRPr="000B2624">
        <w:rPr>
          <w:rFonts w:ascii="Times New Roman" w:eastAsia="Times New Roman" w:hAnsi="Times New Roman" w:cs="Times New Roman"/>
          <w:color w:val="131313"/>
          <w:w w:val="83"/>
          <w:sz w:val="24"/>
          <w:szCs w:val="24"/>
        </w:rPr>
        <w:t>.</w:t>
      </w:r>
      <w:r w:rsidRPr="000B2624">
        <w:rPr>
          <w:rFonts w:ascii="Times New Roman" w:eastAsia="Times New Roman" w:hAnsi="Times New Roman" w:cs="Times New Roman"/>
          <w:color w:val="131313"/>
          <w:w w:val="116"/>
          <w:sz w:val="24"/>
          <w:szCs w:val="24"/>
        </w:rPr>
        <w:t>E</w:t>
      </w:r>
      <w:r w:rsidRPr="000B2624">
        <w:rPr>
          <w:rFonts w:ascii="Times New Roman" w:eastAsia="Times New Roman" w:hAnsi="Times New Roman" w:cs="Times New Roman"/>
          <w:color w:val="131313"/>
          <w:w w:val="108"/>
          <w:sz w:val="24"/>
          <w:szCs w:val="24"/>
        </w:rPr>
        <w:t>ng</w:t>
      </w:r>
      <w:r w:rsidRPr="000B2624">
        <w:rPr>
          <w:rFonts w:ascii="Times New Roman" w:eastAsia="Times New Roman" w:hAnsi="Times New Roman" w:cs="Times New Roman"/>
          <w:color w:val="131313"/>
          <w:spacing w:val="10"/>
          <w:sz w:val="24"/>
          <w:szCs w:val="24"/>
        </w:rPr>
        <w:t xml:space="preserve"> </w:t>
      </w:r>
      <w:r w:rsidRPr="000B2624">
        <w:rPr>
          <w:rFonts w:ascii="Times New Roman" w:eastAsia="Times New Roman" w:hAnsi="Times New Roman" w:cs="Times New Roman"/>
          <w:color w:val="131313"/>
          <w:sz w:val="24"/>
          <w:szCs w:val="24"/>
        </w:rPr>
        <w:t>selaku</w:t>
      </w:r>
      <w:r w:rsidRPr="000B2624">
        <w:rPr>
          <w:rFonts w:ascii="Times New Roman" w:eastAsia="Times New Roman" w:hAnsi="Times New Roman" w:cs="Times New Roman"/>
          <w:color w:val="131313"/>
          <w:spacing w:val="26"/>
          <w:sz w:val="24"/>
          <w:szCs w:val="24"/>
        </w:rPr>
        <w:t xml:space="preserve"> </w:t>
      </w:r>
      <w:r w:rsidRPr="000B2624">
        <w:rPr>
          <w:rFonts w:ascii="Times New Roman" w:eastAsia="Times New Roman" w:hAnsi="Times New Roman" w:cs="Times New Roman"/>
          <w:color w:val="131313"/>
          <w:sz w:val="24"/>
          <w:szCs w:val="24"/>
        </w:rPr>
        <w:t>Kepala</w:t>
      </w:r>
      <w:r w:rsidRPr="000B2624">
        <w:rPr>
          <w:rFonts w:ascii="Times New Roman" w:eastAsia="Times New Roman" w:hAnsi="Times New Roman" w:cs="Times New Roman"/>
          <w:color w:val="131313"/>
          <w:spacing w:val="30"/>
          <w:sz w:val="24"/>
          <w:szCs w:val="24"/>
        </w:rPr>
        <w:t xml:space="preserve"> </w:t>
      </w:r>
      <w:r w:rsidRPr="000B2624">
        <w:rPr>
          <w:rFonts w:ascii="Times New Roman" w:eastAsia="Times New Roman" w:hAnsi="Times New Roman" w:cs="Times New Roman"/>
          <w:color w:val="131313"/>
          <w:sz w:val="24"/>
          <w:szCs w:val="24"/>
        </w:rPr>
        <w:t>Program</w:t>
      </w:r>
      <w:r w:rsidRPr="000B2624">
        <w:rPr>
          <w:rFonts w:ascii="Times New Roman" w:eastAsia="Times New Roman" w:hAnsi="Times New Roman" w:cs="Times New Roman"/>
          <w:color w:val="131313"/>
          <w:spacing w:val="39"/>
          <w:sz w:val="24"/>
          <w:szCs w:val="24"/>
        </w:rPr>
        <w:t xml:space="preserve"> </w:t>
      </w:r>
      <w:r w:rsidRPr="000B2624">
        <w:rPr>
          <w:rFonts w:ascii="Times New Roman" w:eastAsia="Times New Roman" w:hAnsi="Times New Roman" w:cs="Times New Roman"/>
          <w:color w:val="131313"/>
          <w:w w:val="90"/>
          <w:sz w:val="24"/>
          <w:szCs w:val="24"/>
        </w:rPr>
        <w:t>S</w:t>
      </w:r>
      <w:r w:rsidRPr="000B2624">
        <w:rPr>
          <w:rFonts w:ascii="Times New Roman" w:eastAsia="Times New Roman" w:hAnsi="Times New Roman" w:cs="Times New Roman"/>
          <w:color w:val="131313"/>
          <w:w w:val="135"/>
          <w:sz w:val="24"/>
          <w:szCs w:val="24"/>
        </w:rPr>
        <w:t>t</w:t>
      </w:r>
      <w:r w:rsidRPr="000B2624">
        <w:rPr>
          <w:rFonts w:ascii="Times New Roman" w:eastAsia="Times New Roman" w:hAnsi="Times New Roman" w:cs="Times New Roman"/>
          <w:color w:val="131313"/>
          <w:w w:val="91"/>
          <w:sz w:val="24"/>
          <w:szCs w:val="24"/>
        </w:rPr>
        <w:t>u</w:t>
      </w:r>
      <w:r w:rsidRPr="000B2624">
        <w:rPr>
          <w:rFonts w:ascii="Times New Roman" w:eastAsia="Times New Roman" w:hAnsi="Times New Roman" w:cs="Times New Roman"/>
          <w:color w:val="131313"/>
          <w:w w:val="116"/>
          <w:sz w:val="24"/>
          <w:szCs w:val="24"/>
        </w:rPr>
        <w:t>d</w:t>
      </w:r>
      <w:r w:rsidRPr="000B2624">
        <w:rPr>
          <w:rFonts w:ascii="Times New Roman" w:eastAsia="Times New Roman" w:hAnsi="Times New Roman" w:cs="Times New Roman"/>
          <w:color w:val="131313"/>
          <w:w w:val="90"/>
          <w:sz w:val="24"/>
          <w:szCs w:val="24"/>
        </w:rPr>
        <w:t>i</w:t>
      </w:r>
      <w:r w:rsidR="00636467">
        <w:rPr>
          <w:rFonts w:ascii="Times New Roman" w:eastAsia="Times New Roman" w:hAnsi="Times New Roman" w:cs="Times New Roman"/>
          <w:sz w:val="24"/>
          <w:szCs w:val="24"/>
        </w:rPr>
        <w:t xml:space="preserve"> </w:t>
      </w:r>
      <w:r w:rsidRPr="000B2624">
        <w:rPr>
          <w:rFonts w:ascii="Times New Roman" w:eastAsia="Times New Roman" w:hAnsi="Times New Roman" w:cs="Times New Roman"/>
          <w:color w:val="131313"/>
          <w:sz w:val="24"/>
          <w:szCs w:val="24"/>
        </w:rPr>
        <w:t>Teknik</w:t>
      </w:r>
      <w:r w:rsidRPr="000B2624">
        <w:rPr>
          <w:rFonts w:ascii="Times New Roman" w:eastAsia="Times New Roman" w:hAnsi="Times New Roman" w:cs="Times New Roman"/>
          <w:color w:val="131313"/>
          <w:spacing w:val="37"/>
          <w:sz w:val="24"/>
          <w:szCs w:val="24"/>
        </w:rPr>
        <w:t xml:space="preserve"> </w:t>
      </w:r>
      <w:r w:rsidRPr="000B2624">
        <w:rPr>
          <w:rFonts w:ascii="Times New Roman" w:eastAsia="Times New Roman" w:hAnsi="Times New Roman" w:cs="Times New Roman"/>
          <w:color w:val="131313"/>
          <w:w w:val="87"/>
          <w:sz w:val="24"/>
          <w:szCs w:val="24"/>
        </w:rPr>
        <w:t>I</w:t>
      </w:r>
      <w:r w:rsidRPr="000B2624">
        <w:rPr>
          <w:rFonts w:ascii="Times New Roman" w:eastAsia="Times New Roman" w:hAnsi="Times New Roman" w:cs="Times New Roman"/>
          <w:color w:val="131313"/>
          <w:sz w:val="24"/>
          <w:szCs w:val="24"/>
        </w:rPr>
        <w:t>n</w:t>
      </w:r>
      <w:r w:rsidRPr="000B2624">
        <w:rPr>
          <w:rFonts w:ascii="Times New Roman" w:eastAsia="Times New Roman" w:hAnsi="Times New Roman" w:cs="Times New Roman"/>
          <w:color w:val="131313"/>
          <w:w w:val="150"/>
          <w:sz w:val="24"/>
          <w:szCs w:val="24"/>
        </w:rPr>
        <w:t>f</w:t>
      </w:r>
      <w:r w:rsidRPr="000B2624">
        <w:rPr>
          <w:rFonts w:ascii="Times New Roman" w:eastAsia="Times New Roman" w:hAnsi="Times New Roman" w:cs="Times New Roman"/>
          <w:color w:val="131313"/>
          <w:w w:val="75"/>
          <w:sz w:val="24"/>
          <w:szCs w:val="24"/>
        </w:rPr>
        <w:t>o</w:t>
      </w:r>
      <w:r w:rsidRPr="000B2624">
        <w:rPr>
          <w:rFonts w:ascii="Times New Roman" w:eastAsia="Times New Roman" w:hAnsi="Times New Roman" w:cs="Times New Roman"/>
          <w:color w:val="131313"/>
          <w:w w:val="105"/>
          <w:sz w:val="24"/>
          <w:szCs w:val="24"/>
        </w:rPr>
        <w:t>rm</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w w:val="105"/>
          <w:sz w:val="24"/>
          <w:szCs w:val="24"/>
        </w:rPr>
        <w:t>ti</w:t>
      </w:r>
      <w:r w:rsidRPr="000B2624">
        <w:rPr>
          <w:rFonts w:ascii="Times New Roman" w:eastAsia="Times New Roman" w:hAnsi="Times New Roman" w:cs="Times New Roman"/>
          <w:color w:val="131313"/>
          <w:w w:val="108"/>
          <w:sz w:val="24"/>
          <w:szCs w:val="24"/>
        </w:rPr>
        <w:t>k</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sz w:val="24"/>
          <w:szCs w:val="24"/>
        </w:rPr>
        <w:t xml:space="preserve"> di</w:t>
      </w:r>
      <w:r w:rsidRPr="000B2624">
        <w:rPr>
          <w:rFonts w:ascii="Times New Roman" w:eastAsia="Times New Roman" w:hAnsi="Times New Roman" w:cs="Times New Roman"/>
          <w:color w:val="131313"/>
          <w:spacing w:val="12"/>
          <w:sz w:val="24"/>
          <w:szCs w:val="24"/>
        </w:rPr>
        <w:t xml:space="preserve"> </w:t>
      </w:r>
      <w:r w:rsidRPr="000B2624">
        <w:rPr>
          <w:rFonts w:ascii="Times New Roman" w:eastAsia="Times New Roman" w:hAnsi="Times New Roman" w:cs="Times New Roman"/>
          <w:color w:val="131313"/>
          <w:sz w:val="24"/>
          <w:szCs w:val="24"/>
        </w:rPr>
        <w:t>Institut</w:t>
      </w:r>
      <w:r w:rsidRPr="000B2624">
        <w:rPr>
          <w:rFonts w:ascii="Times New Roman" w:eastAsia="Times New Roman" w:hAnsi="Times New Roman" w:cs="Times New Roman"/>
          <w:color w:val="131313"/>
          <w:spacing w:val="37"/>
          <w:sz w:val="24"/>
          <w:szCs w:val="24"/>
        </w:rPr>
        <w:t xml:space="preserve"> </w:t>
      </w:r>
      <w:r w:rsidRPr="000B2624">
        <w:rPr>
          <w:rFonts w:ascii="Times New Roman" w:eastAsia="Times New Roman" w:hAnsi="Times New Roman" w:cs="Times New Roman"/>
          <w:color w:val="131313"/>
          <w:sz w:val="24"/>
          <w:szCs w:val="24"/>
        </w:rPr>
        <w:t>Sains</w:t>
      </w:r>
      <w:r w:rsidRPr="000B2624">
        <w:rPr>
          <w:rFonts w:ascii="Times New Roman" w:eastAsia="Times New Roman" w:hAnsi="Times New Roman" w:cs="Times New Roman"/>
          <w:color w:val="131313"/>
          <w:spacing w:val="20"/>
          <w:sz w:val="24"/>
          <w:szCs w:val="24"/>
        </w:rPr>
        <w:t xml:space="preserve"> </w:t>
      </w:r>
      <w:r w:rsidRPr="000B2624">
        <w:rPr>
          <w:rFonts w:ascii="Times New Roman" w:eastAsia="Times New Roman" w:hAnsi="Times New Roman" w:cs="Times New Roman"/>
          <w:color w:val="131313"/>
          <w:sz w:val="24"/>
          <w:szCs w:val="24"/>
        </w:rPr>
        <w:t>dan</w:t>
      </w:r>
      <w:r w:rsidRPr="000B2624">
        <w:rPr>
          <w:rFonts w:ascii="Times New Roman" w:eastAsia="Times New Roman" w:hAnsi="Times New Roman" w:cs="Times New Roman"/>
          <w:color w:val="131313"/>
          <w:spacing w:val="13"/>
          <w:sz w:val="24"/>
          <w:szCs w:val="24"/>
        </w:rPr>
        <w:t xml:space="preserve"> </w:t>
      </w:r>
      <w:r w:rsidRPr="000B2624">
        <w:rPr>
          <w:rFonts w:ascii="Times New Roman" w:eastAsia="Times New Roman" w:hAnsi="Times New Roman" w:cs="Times New Roman"/>
          <w:color w:val="131313"/>
          <w:sz w:val="24"/>
          <w:szCs w:val="24"/>
        </w:rPr>
        <w:t>Teknologi</w:t>
      </w:r>
      <w:r w:rsidRPr="000B2624">
        <w:rPr>
          <w:rFonts w:ascii="Times New Roman" w:eastAsia="Times New Roman" w:hAnsi="Times New Roman" w:cs="Times New Roman"/>
          <w:color w:val="131313"/>
          <w:spacing w:val="49"/>
          <w:sz w:val="24"/>
          <w:szCs w:val="24"/>
        </w:rPr>
        <w:t xml:space="preserve"> </w:t>
      </w:r>
      <w:r w:rsidRPr="000B2624">
        <w:rPr>
          <w:rFonts w:ascii="Times New Roman" w:eastAsia="Times New Roman" w:hAnsi="Times New Roman" w:cs="Times New Roman"/>
          <w:color w:val="131313"/>
          <w:w w:val="90"/>
          <w:sz w:val="24"/>
          <w:szCs w:val="24"/>
        </w:rPr>
        <w:t>P</w:t>
      </w:r>
      <w:r w:rsidRPr="000B2624">
        <w:rPr>
          <w:rFonts w:ascii="Times New Roman" w:eastAsia="Times New Roman" w:hAnsi="Times New Roman" w:cs="Times New Roman"/>
          <w:color w:val="131313"/>
          <w:w w:val="125"/>
          <w:sz w:val="24"/>
          <w:szCs w:val="24"/>
        </w:rPr>
        <w:t>r</w:t>
      </w:r>
      <w:r w:rsidRPr="000B2624">
        <w:rPr>
          <w:rFonts w:ascii="Times New Roman" w:eastAsia="Times New Roman" w:hAnsi="Times New Roman" w:cs="Times New Roman"/>
          <w:color w:val="131313"/>
          <w:w w:val="103"/>
          <w:sz w:val="24"/>
          <w:szCs w:val="24"/>
        </w:rPr>
        <w:t>a</w:t>
      </w:r>
      <w:r w:rsidRPr="000B2624">
        <w:rPr>
          <w:rFonts w:ascii="Times New Roman" w:eastAsia="Times New Roman" w:hAnsi="Times New Roman" w:cs="Times New Roman"/>
          <w:color w:val="131313"/>
          <w:sz w:val="24"/>
          <w:szCs w:val="24"/>
        </w:rPr>
        <w:t>d</w:t>
      </w:r>
      <w:r w:rsidRPr="000B2624">
        <w:rPr>
          <w:rFonts w:ascii="Times New Roman" w:eastAsia="Times New Roman" w:hAnsi="Times New Roman" w:cs="Times New Roman"/>
          <w:color w:val="131313"/>
          <w:w w:val="90"/>
          <w:sz w:val="24"/>
          <w:szCs w:val="24"/>
        </w:rPr>
        <w:t>i</w:t>
      </w:r>
      <w:r w:rsidRPr="000B2624">
        <w:rPr>
          <w:rFonts w:ascii="Times New Roman" w:eastAsia="Times New Roman" w:hAnsi="Times New Roman" w:cs="Times New Roman"/>
          <w:color w:val="131313"/>
          <w:w w:val="120"/>
          <w:sz w:val="24"/>
          <w:szCs w:val="24"/>
        </w:rPr>
        <w:t>t</w:t>
      </w:r>
      <w:r w:rsidRPr="000B2624">
        <w:rPr>
          <w:rFonts w:ascii="Times New Roman" w:eastAsia="Times New Roman" w:hAnsi="Times New Roman" w:cs="Times New Roman"/>
          <w:color w:val="131313"/>
          <w:w w:val="113"/>
          <w:sz w:val="24"/>
          <w:szCs w:val="24"/>
        </w:rPr>
        <w:t>a</w:t>
      </w:r>
      <w:r w:rsidRPr="000B2624">
        <w:rPr>
          <w:rFonts w:ascii="Times New Roman" w:eastAsia="Times New Roman" w:hAnsi="Times New Roman" w:cs="Times New Roman"/>
          <w:color w:val="131313"/>
          <w:w w:val="66"/>
          <w:sz w:val="24"/>
          <w:szCs w:val="24"/>
        </w:rPr>
        <w:t>.</w:t>
      </w:r>
    </w:p>
    <w:p w:rsidR="000B2624" w:rsidRPr="000B2624" w:rsidRDefault="000B2624" w:rsidP="00D203B6">
      <w:pPr>
        <w:spacing w:before="8" w:after="0" w:line="140" w:lineRule="exact"/>
        <w:ind w:left="1440" w:right="17" w:hanging="720"/>
        <w:jc w:val="both"/>
        <w:rPr>
          <w:rFonts w:ascii="Times New Roman" w:eastAsia="Times New Roman" w:hAnsi="Times New Roman" w:cs="Times New Roman"/>
          <w:sz w:val="24"/>
          <w:szCs w:val="24"/>
        </w:rPr>
      </w:pPr>
    </w:p>
    <w:p w:rsidR="00C32D04" w:rsidRDefault="00307D95" w:rsidP="00105C7F">
      <w:pPr>
        <w:spacing w:after="0" w:line="371" w:lineRule="auto"/>
        <w:ind w:left="1440" w:right="17" w:hanging="720"/>
        <w:jc w:val="both"/>
        <w:rPr>
          <w:rFonts w:ascii="Times New Roman" w:eastAsia="Times New Roman" w:hAnsi="Times New Roman" w:cs="Times New Roman"/>
          <w:color w:val="131313"/>
          <w:w w:val="83"/>
          <w:sz w:val="24"/>
          <w:szCs w:val="24"/>
        </w:rPr>
      </w:pPr>
      <w:r>
        <w:rPr>
          <w:rFonts w:ascii="Times New Roman" w:eastAsia="Times New Roman" w:hAnsi="Times New Roman" w:cs="Times New Roman"/>
          <w:color w:val="131313"/>
          <w:w w:val="88"/>
          <w:sz w:val="24"/>
          <w:szCs w:val="24"/>
        </w:rPr>
        <w:t>5.</w:t>
      </w:r>
      <w:r>
        <w:rPr>
          <w:rFonts w:ascii="Times New Roman" w:eastAsia="Times New Roman" w:hAnsi="Times New Roman" w:cs="Times New Roman"/>
          <w:color w:val="131313"/>
          <w:w w:val="88"/>
          <w:sz w:val="24"/>
          <w:szCs w:val="24"/>
        </w:rPr>
        <w:tab/>
      </w:r>
      <w:proofErr w:type="gramStart"/>
      <w:r w:rsidR="000B2624" w:rsidRPr="00636467">
        <w:rPr>
          <w:rFonts w:ascii="Times New Roman" w:eastAsia="Times New Roman" w:hAnsi="Times New Roman" w:cs="Times New Roman"/>
          <w:color w:val="131313"/>
          <w:sz w:val="24"/>
          <w:szCs w:val="24"/>
        </w:rPr>
        <w:t xml:space="preserve">Bapak </w:t>
      </w:r>
      <w:r w:rsidR="000B2624" w:rsidRPr="00636467">
        <w:rPr>
          <w:rFonts w:ascii="Times New Roman" w:eastAsia="Times New Roman" w:hAnsi="Times New Roman" w:cs="Times New Roman"/>
          <w:color w:val="131313"/>
          <w:spacing w:val="22"/>
          <w:sz w:val="24"/>
          <w:szCs w:val="24"/>
        </w:rPr>
        <w:t xml:space="preserve"> </w:t>
      </w:r>
      <w:r w:rsidR="00D262F2">
        <w:rPr>
          <w:rFonts w:ascii="Times New Roman" w:eastAsia="Times New Roman" w:hAnsi="Times New Roman" w:cs="Times New Roman"/>
          <w:color w:val="131313"/>
          <w:sz w:val="24"/>
          <w:szCs w:val="24"/>
        </w:rPr>
        <w:t>Wahyu</w:t>
      </w:r>
      <w:proofErr w:type="gramEnd"/>
      <w:r w:rsidR="00D262F2">
        <w:rPr>
          <w:rFonts w:ascii="Times New Roman" w:eastAsia="Times New Roman" w:hAnsi="Times New Roman" w:cs="Times New Roman"/>
          <w:color w:val="131313"/>
          <w:sz w:val="24"/>
          <w:szCs w:val="24"/>
        </w:rPr>
        <w:t xml:space="preserve"> Tisno Admojo</w:t>
      </w:r>
      <w:r w:rsidR="000B2624" w:rsidRPr="00636467">
        <w:rPr>
          <w:rFonts w:ascii="Times New Roman" w:eastAsia="Times New Roman" w:hAnsi="Times New Roman" w:cs="Times New Roman"/>
          <w:color w:val="2B2B2B"/>
          <w:w w:val="83"/>
          <w:sz w:val="24"/>
          <w:szCs w:val="24"/>
        </w:rPr>
        <w:t xml:space="preserve">, </w:t>
      </w:r>
      <w:r w:rsidR="000B2624" w:rsidRPr="00636467">
        <w:rPr>
          <w:rFonts w:ascii="Times New Roman" w:eastAsia="Times New Roman" w:hAnsi="Times New Roman" w:cs="Times New Roman"/>
          <w:color w:val="2B2B2B"/>
          <w:spacing w:val="15"/>
          <w:w w:val="83"/>
          <w:sz w:val="24"/>
          <w:szCs w:val="24"/>
        </w:rPr>
        <w:t xml:space="preserve"> </w:t>
      </w:r>
      <w:r w:rsidR="000B2624" w:rsidRPr="00636467">
        <w:rPr>
          <w:rFonts w:ascii="Times New Roman" w:eastAsia="Times New Roman" w:hAnsi="Times New Roman" w:cs="Times New Roman"/>
          <w:color w:val="131313"/>
          <w:w w:val="99"/>
          <w:sz w:val="24"/>
          <w:szCs w:val="24"/>
        </w:rPr>
        <w:t xml:space="preserve">S.Kom, </w:t>
      </w:r>
      <w:r w:rsidR="000B2624" w:rsidRPr="00636467">
        <w:rPr>
          <w:rFonts w:ascii="Times New Roman" w:eastAsia="Times New Roman" w:hAnsi="Times New Roman" w:cs="Times New Roman"/>
          <w:color w:val="131313"/>
          <w:spacing w:val="11"/>
          <w:w w:val="99"/>
          <w:sz w:val="24"/>
          <w:szCs w:val="24"/>
        </w:rPr>
        <w:t xml:space="preserve"> </w:t>
      </w:r>
      <w:r w:rsidR="000B2624" w:rsidRPr="00636467">
        <w:rPr>
          <w:rFonts w:ascii="Times New Roman" w:eastAsia="Times New Roman" w:hAnsi="Times New Roman" w:cs="Times New Roman"/>
          <w:color w:val="131313"/>
          <w:w w:val="103"/>
          <w:sz w:val="24"/>
          <w:szCs w:val="24"/>
        </w:rPr>
        <w:t>M</w:t>
      </w:r>
      <w:r w:rsidR="000B2624" w:rsidRPr="00636467">
        <w:rPr>
          <w:rFonts w:ascii="Times New Roman" w:eastAsia="Times New Roman" w:hAnsi="Times New Roman" w:cs="Times New Roman"/>
          <w:color w:val="131313"/>
          <w:w w:val="83"/>
          <w:sz w:val="24"/>
          <w:szCs w:val="24"/>
        </w:rPr>
        <w:t>.</w:t>
      </w:r>
      <w:r w:rsidR="000B2624" w:rsidRPr="00636467">
        <w:rPr>
          <w:rFonts w:ascii="Times New Roman" w:eastAsia="Times New Roman" w:hAnsi="Times New Roman" w:cs="Times New Roman"/>
          <w:color w:val="131313"/>
          <w:w w:val="115"/>
          <w:sz w:val="24"/>
          <w:szCs w:val="24"/>
        </w:rPr>
        <w:t>K</w:t>
      </w:r>
      <w:r w:rsidR="000B2624" w:rsidRPr="00636467">
        <w:rPr>
          <w:rFonts w:ascii="Times New Roman" w:eastAsia="Times New Roman" w:hAnsi="Times New Roman" w:cs="Times New Roman"/>
          <w:color w:val="131313"/>
          <w:w w:val="91"/>
          <w:sz w:val="24"/>
          <w:szCs w:val="24"/>
        </w:rPr>
        <w:t>o</w:t>
      </w:r>
      <w:r w:rsidR="000B2624" w:rsidRPr="00636467">
        <w:rPr>
          <w:rFonts w:ascii="Times New Roman" w:eastAsia="Times New Roman" w:hAnsi="Times New Roman" w:cs="Times New Roman"/>
          <w:color w:val="131313"/>
          <w:w w:val="107"/>
          <w:sz w:val="24"/>
          <w:szCs w:val="24"/>
        </w:rPr>
        <w:t xml:space="preserve">m </w:t>
      </w:r>
      <w:r w:rsidR="000B2624" w:rsidRPr="00636467">
        <w:rPr>
          <w:rFonts w:ascii="Times New Roman" w:eastAsia="Times New Roman" w:hAnsi="Times New Roman" w:cs="Times New Roman"/>
          <w:color w:val="131313"/>
          <w:spacing w:val="6"/>
          <w:w w:val="107"/>
          <w:sz w:val="24"/>
          <w:szCs w:val="24"/>
        </w:rPr>
        <w:t xml:space="preserve"> </w:t>
      </w:r>
      <w:r w:rsidR="000B2624" w:rsidRPr="00636467">
        <w:rPr>
          <w:rFonts w:ascii="Times New Roman" w:eastAsia="Times New Roman" w:hAnsi="Times New Roman" w:cs="Times New Roman"/>
          <w:color w:val="131313"/>
          <w:sz w:val="24"/>
          <w:szCs w:val="24"/>
        </w:rPr>
        <w:t xml:space="preserve">selaku </w:t>
      </w:r>
      <w:r w:rsidR="000B2624" w:rsidRPr="00636467">
        <w:rPr>
          <w:rFonts w:ascii="Times New Roman" w:eastAsia="Times New Roman" w:hAnsi="Times New Roman" w:cs="Times New Roman"/>
          <w:color w:val="131313"/>
          <w:spacing w:val="23"/>
          <w:sz w:val="24"/>
          <w:szCs w:val="24"/>
        </w:rPr>
        <w:t xml:space="preserve"> </w:t>
      </w:r>
      <w:r w:rsidR="000B2624" w:rsidRPr="00636467">
        <w:rPr>
          <w:rFonts w:ascii="Times New Roman" w:eastAsia="Times New Roman" w:hAnsi="Times New Roman" w:cs="Times New Roman"/>
          <w:color w:val="131313"/>
          <w:sz w:val="24"/>
          <w:szCs w:val="24"/>
        </w:rPr>
        <w:t>sa</w:t>
      </w:r>
      <w:r w:rsidR="000B2624" w:rsidRPr="00636467">
        <w:rPr>
          <w:rFonts w:ascii="Times New Roman" w:eastAsia="Times New Roman" w:hAnsi="Times New Roman" w:cs="Times New Roman"/>
          <w:color w:val="2B2B2B"/>
          <w:sz w:val="24"/>
          <w:szCs w:val="24"/>
        </w:rPr>
        <w:t>l</w:t>
      </w:r>
      <w:r w:rsidR="000B2624" w:rsidRPr="00636467">
        <w:rPr>
          <w:rFonts w:ascii="Times New Roman" w:eastAsia="Times New Roman" w:hAnsi="Times New Roman" w:cs="Times New Roman"/>
          <w:color w:val="131313"/>
          <w:sz w:val="24"/>
          <w:szCs w:val="24"/>
        </w:rPr>
        <w:t xml:space="preserve">ah </w:t>
      </w:r>
      <w:r w:rsidR="000B2624" w:rsidRPr="00636467">
        <w:rPr>
          <w:rFonts w:ascii="Times New Roman" w:eastAsia="Times New Roman" w:hAnsi="Times New Roman" w:cs="Times New Roman"/>
          <w:color w:val="131313"/>
          <w:spacing w:val="22"/>
          <w:sz w:val="24"/>
          <w:szCs w:val="24"/>
        </w:rPr>
        <w:t xml:space="preserve"> </w:t>
      </w:r>
      <w:r w:rsidR="000B2624" w:rsidRPr="00636467">
        <w:rPr>
          <w:rFonts w:ascii="Times New Roman" w:eastAsia="Times New Roman" w:hAnsi="Times New Roman" w:cs="Times New Roman"/>
          <w:color w:val="131313"/>
          <w:sz w:val="24"/>
          <w:szCs w:val="24"/>
        </w:rPr>
        <w:t xml:space="preserve">satu </w:t>
      </w:r>
      <w:r w:rsidR="000B2624" w:rsidRPr="00636467">
        <w:rPr>
          <w:rFonts w:ascii="Times New Roman" w:eastAsia="Times New Roman" w:hAnsi="Times New Roman" w:cs="Times New Roman"/>
          <w:color w:val="131313"/>
          <w:spacing w:val="9"/>
          <w:sz w:val="24"/>
          <w:szCs w:val="24"/>
        </w:rPr>
        <w:t xml:space="preserve"> </w:t>
      </w:r>
      <w:r w:rsidR="000B2624" w:rsidRPr="00636467">
        <w:rPr>
          <w:rFonts w:ascii="Times New Roman" w:eastAsia="Times New Roman" w:hAnsi="Times New Roman" w:cs="Times New Roman"/>
          <w:color w:val="131313"/>
          <w:sz w:val="24"/>
          <w:szCs w:val="24"/>
        </w:rPr>
        <w:t xml:space="preserve">dosen </w:t>
      </w:r>
      <w:r w:rsidR="000B2624" w:rsidRPr="00636467">
        <w:rPr>
          <w:rFonts w:ascii="Times New Roman" w:eastAsia="Times New Roman" w:hAnsi="Times New Roman" w:cs="Times New Roman"/>
          <w:color w:val="131313"/>
          <w:spacing w:val="15"/>
          <w:sz w:val="24"/>
          <w:szCs w:val="24"/>
        </w:rPr>
        <w:t xml:space="preserve"> </w:t>
      </w:r>
      <w:r w:rsidR="000B2624" w:rsidRPr="00636467">
        <w:rPr>
          <w:rFonts w:ascii="Times New Roman" w:eastAsia="Times New Roman" w:hAnsi="Times New Roman" w:cs="Times New Roman"/>
          <w:color w:val="131313"/>
          <w:sz w:val="24"/>
          <w:szCs w:val="24"/>
        </w:rPr>
        <w:t xml:space="preserve">di  </w:t>
      </w:r>
      <w:r w:rsidR="000B2624" w:rsidRPr="00636467">
        <w:rPr>
          <w:rFonts w:ascii="Times New Roman" w:eastAsia="Times New Roman" w:hAnsi="Times New Roman" w:cs="Times New Roman"/>
          <w:color w:val="131313"/>
          <w:w w:val="97"/>
          <w:sz w:val="24"/>
          <w:szCs w:val="24"/>
        </w:rPr>
        <w:t>P</w:t>
      </w:r>
      <w:r w:rsidR="000B2624" w:rsidRPr="00636467">
        <w:rPr>
          <w:rFonts w:ascii="Times New Roman" w:eastAsia="Times New Roman" w:hAnsi="Times New Roman" w:cs="Times New Roman"/>
          <w:color w:val="131313"/>
          <w:w w:val="112"/>
          <w:sz w:val="24"/>
          <w:szCs w:val="24"/>
        </w:rPr>
        <w:t>r</w:t>
      </w:r>
      <w:r w:rsidR="000B2624" w:rsidRPr="00636467">
        <w:rPr>
          <w:rFonts w:ascii="Times New Roman" w:eastAsia="Times New Roman" w:hAnsi="Times New Roman" w:cs="Times New Roman"/>
          <w:color w:val="131313"/>
          <w:w w:val="113"/>
          <w:sz w:val="24"/>
          <w:szCs w:val="24"/>
        </w:rPr>
        <w:t>a</w:t>
      </w:r>
      <w:r w:rsidR="000B2624" w:rsidRPr="00636467">
        <w:rPr>
          <w:rFonts w:ascii="Times New Roman" w:eastAsia="Times New Roman" w:hAnsi="Times New Roman" w:cs="Times New Roman"/>
          <w:color w:val="131313"/>
          <w:w w:val="91"/>
          <w:sz w:val="24"/>
          <w:szCs w:val="24"/>
        </w:rPr>
        <w:t>d</w:t>
      </w:r>
      <w:r w:rsidR="000B2624" w:rsidRPr="00636467">
        <w:rPr>
          <w:rFonts w:ascii="Times New Roman" w:eastAsia="Times New Roman" w:hAnsi="Times New Roman" w:cs="Times New Roman"/>
          <w:color w:val="131313"/>
          <w:w w:val="105"/>
          <w:sz w:val="24"/>
          <w:szCs w:val="24"/>
        </w:rPr>
        <w:t>i</w:t>
      </w:r>
      <w:r w:rsidR="000B2624" w:rsidRPr="00636467">
        <w:rPr>
          <w:rFonts w:ascii="Times New Roman" w:eastAsia="Times New Roman" w:hAnsi="Times New Roman" w:cs="Times New Roman"/>
          <w:color w:val="131313"/>
          <w:w w:val="120"/>
          <w:sz w:val="24"/>
          <w:szCs w:val="24"/>
        </w:rPr>
        <w:t>t</w:t>
      </w:r>
      <w:r>
        <w:rPr>
          <w:rFonts w:ascii="Times New Roman" w:eastAsia="Times New Roman" w:hAnsi="Times New Roman" w:cs="Times New Roman"/>
          <w:color w:val="131313"/>
          <w:w w:val="103"/>
          <w:sz w:val="24"/>
          <w:szCs w:val="24"/>
        </w:rPr>
        <w:t xml:space="preserve">a </w:t>
      </w:r>
      <w:r w:rsidR="000B2624" w:rsidRPr="00636467">
        <w:rPr>
          <w:rFonts w:ascii="Times New Roman" w:eastAsia="Times New Roman" w:hAnsi="Times New Roman" w:cs="Times New Roman"/>
          <w:color w:val="131313"/>
          <w:sz w:val="24"/>
          <w:szCs w:val="24"/>
        </w:rPr>
        <w:t>Inst</w:t>
      </w:r>
      <w:r w:rsidR="000B2624" w:rsidRPr="00636467">
        <w:rPr>
          <w:rFonts w:ascii="Times New Roman" w:eastAsia="Times New Roman" w:hAnsi="Times New Roman" w:cs="Times New Roman"/>
          <w:color w:val="2B2B2B"/>
          <w:sz w:val="24"/>
          <w:szCs w:val="24"/>
        </w:rPr>
        <w:t>i</w:t>
      </w:r>
      <w:r w:rsidR="000B2624" w:rsidRPr="00636467">
        <w:rPr>
          <w:rFonts w:ascii="Times New Roman" w:eastAsia="Times New Roman" w:hAnsi="Times New Roman" w:cs="Times New Roman"/>
          <w:color w:val="131313"/>
          <w:sz w:val="24"/>
          <w:szCs w:val="24"/>
        </w:rPr>
        <w:t xml:space="preserve">tute </w:t>
      </w:r>
      <w:r w:rsidR="000B2624" w:rsidRPr="00636467">
        <w:rPr>
          <w:rFonts w:ascii="Times New Roman" w:eastAsia="Times New Roman" w:hAnsi="Times New Roman" w:cs="Times New Roman"/>
          <w:color w:val="131313"/>
          <w:spacing w:val="33"/>
          <w:sz w:val="24"/>
          <w:szCs w:val="24"/>
        </w:rPr>
        <w:t xml:space="preserve"> </w:t>
      </w:r>
      <w:r w:rsidR="000B2624" w:rsidRPr="00636467">
        <w:rPr>
          <w:rFonts w:ascii="Times New Roman" w:eastAsia="Times New Roman" w:hAnsi="Times New Roman" w:cs="Times New Roman"/>
          <w:color w:val="131313"/>
          <w:sz w:val="24"/>
          <w:szCs w:val="24"/>
        </w:rPr>
        <w:t xml:space="preserve">dan   </w:t>
      </w:r>
      <w:r w:rsidR="000B2624" w:rsidRPr="00636467">
        <w:rPr>
          <w:rFonts w:ascii="Times New Roman" w:eastAsia="Times New Roman" w:hAnsi="Times New Roman" w:cs="Times New Roman"/>
          <w:color w:val="131313"/>
          <w:spacing w:val="25"/>
          <w:sz w:val="24"/>
          <w:szCs w:val="24"/>
        </w:rPr>
        <w:t xml:space="preserve"> </w:t>
      </w:r>
      <w:r w:rsidR="000B2624" w:rsidRPr="00636467">
        <w:rPr>
          <w:rFonts w:ascii="Times New Roman" w:eastAsia="Times New Roman" w:hAnsi="Times New Roman" w:cs="Times New Roman"/>
          <w:color w:val="131313"/>
          <w:sz w:val="24"/>
          <w:szCs w:val="24"/>
        </w:rPr>
        <w:t xml:space="preserve">Dosen   </w:t>
      </w:r>
      <w:r w:rsidR="000B2624" w:rsidRPr="00636467">
        <w:rPr>
          <w:rFonts w:ascii="Times New Roman" w:eastAsia="Times New Roman" w:hAnsi="Times New Roman" w:cs="Times New Roman"/>
          <w:color w:val="131313"/>
          <w:spacing w:val="28"/>
          <w:sz w:val="24"/>
          <w:szCs w:val="24"/>
        </w:rPr>
        <w:t xml:space="preserve"> </w:t>
      </w:r>
      <w:r w:rsidR="000B2624" w:rsidRPr="00636467">
        <w:rPr>
          <w:rFonts w:ascii="Times New Roman" w:eastAsia="Times New Roman" w:hAnsi="Times New Roman" w:cs="Times New Roman"/>
          <w:color w:val="131313"/>
          <w:w w:val="97"/>
          <w:sz w:val="24"/>
          <w:szCs w:val="24"/>
        </w:rPr>
        <w:t>P</w:t>
      </w:r>
      <w:r w:rsidR="000B2624" w:rsidRPr="00636467">
        <w:rPr>
          <w:rFonts w:ascii="Times New Roman" w:eastAsia="Times New Roman" w:hAnsi="Times New Roman" w:cs="Times New Roman"/>
          <w:color w:val="131313"/>
          <w:w w:val="113"/>
          <w:sz w:val="24"/>
          <w:szCs w:val="24"/>
        </w:rPr>
        <w:t>e</w:t>
      </w:r>
      <w:r w:rsidR="000B2624" w:rsidRPr="00636467">
        <w:rPr>
          <w:rFonts w:ascii="Times New Roman" w:eastAsia="Times New Roman" w:hAnsi="Times New Roman" w:cs="Times New Roman"/>
          <w:color w:val="131313"/>
          <w:w w:val="102"/>
          <w:sz w:val="24"/>
          <w:szCs w:val="24"/>
        </w:rPr>
        <w:t>m</w:t>
      </w:r>
      <w:r w:rsidR="000B2624" w:rsidRPr="00636467">
        <w:rPr>
          <w:rFonts w:ascii="Times New Roman" w:eastAsia="Times New Roman" w:hAnsi="Times New Roman" w:cs="Times New Roman"/>
          <w:color w:val="131313"/>
          <w:sz w:val="24"/>
          <w:szCs w:val="24"/>
        </w:rPr>
        <w:t>b</w:t>
      </w:r>
      <w:r w:rsidR="000B2624" w:rsidRPr="00636467">
        <w:rPr>
          <w:rFonts w:ascii="Times New Roman" w:eastAsia="Times New Roman" w:hAnsi="Times New Roman" w:cs="Times New Roman"/>
          <w:color w:val="131313"/>
          <w:w w:val="105"/>
          <w:sz w:val="24"/>
          <w:szCs w:val="24"/>
        </w:rPr>
        <w:t>i</w:t>
      </w:r>
      <w:r w:rsidR="000B2624" w:rsidRPr="00636467">
        <w:rPr>
          <w:rFonts w:ascii="Times New Roman" w:eastAsia="Times New Roman" w:hAnsi="Times New Roman" w:cs="Times New Roman"/>
          <w:color w:val="131313"/>
          <w:w w:val="107"/>
          <w:sz w:val="24"/>
          <w:szCs w:val="24"/>
        </w:rPr>
        <w:t>m</w:t>
      </w:r>
      <w:r w:rsidR="000B2624" w:rsidRPr="00636467">
        <w:rPr>
          <w:rFonts w:ascii="Times New Roman" w:eastAsia="Times New Roman" w:hAnsi="Times New Roman" w:cs="Times New Roman"/>
          <w:color w:val="131313"/>
          <w:sz w:val="24"/>
          <w:szCs w:val="24"/>
        </w:rPr>
        <w:t>b</w:t>
      </w:r>
      <w:r w:rsidR="000B2624" w:rsidRPr="00636467">
        <w:rPr>
          <w:rFonts w:ascii="Times New Roman" w:eastAsia="Times New Roman" w:hAnsi="Times New Roman" w:cs="Times New Roman"/>
          <w:color w:val="131313"/>
          <w:w w:val="135"/>
          <w:sz w:val="24"/>
          <w:szCs w:val="24"/>
        </w:rPr>
        <w:t>i</w:t>
      </w:r>
      <w:r w:rsidR="000B2624" w:rsidRPr="00636467">
        <w:rPr>
          <w:rFonts w:ascii="Times New Roman" w:eastAsia="Times New Roman" w:hAnsi="Times New Roman" w:cs="Times New Roman"/>
          <w:color w:val="131313"/>
          <w:sz w:val="24"/>
          <w:szCs w:val="24"/>
        </w:rPr>
        <w:t xml:space="preserve">ng   </w:t>
      </w:r>
      <w:r w:rsidR="000B2624" w:rsidRPr="00636467">
        <w:rPr>
          <w:rFonts w:ascii="Times New Roman" w:eastAsia="Times New Roman" w:hAnsi="Times New Roman" w:cs="Times New Roman"/>
          <w:color w:val="131313"/>
          <w:spacing w:val="22"/>
          <w:sz w:val="24"/>
          <w:szCs w:val="24"/>
        </w:rPr>
        <w:t xml:space="preserve"> </w:t>
      </w:r>
      <w:r w:rsidR="000B2624" w:rsidRPr="00636467">
        <w:rPr>
          <w:rFonts w:ascii="Times New Roman" w:eastAsia="Times New Roman" w:hAnsi="Times New Roman" w:cs="Times New Roman"/>
          <w:color w:val="131313"/>
          <w:sz w:val="24"/>
          <w:szCs w:val="24"/>
        </w:rPr>
        <w:t xml:space="preserve">yang   </w:t>
      </w:r>
      <w:r w:rsidR="000B2624" w:rsidRPr="00636467">
        <w:rPr>
          <w:rFonts w:ascii="Times New Roman" w:eastAsia="Times New Roman" w:hAnsi="Times New Roman" w:cs="Times New Roman"/>
          <w:color w:val="131313"/>
          <w:spacing w:val="25"/>
          <w:sz w:val="24"/>
          <w:szCs w:val="24"/>
        </w:rPr>
        <w:t xml:space="preserve"> </w:t>
      </w:r>
      <w:r w:rsidR="000B2624" w:rsidRPr="00636467">
        <w:rPr>
          <w:rFonts w:ascii="Times New Roman" w:eastAsia="Times New Roman" w:hAnsi="Times New Roman" w:cs="Times New Roman"/>
          <w:color w:val="131313"/>
          <w:sz w:val="24"/>
          <w:szCs w:val="24"/>
        </w:rPr>
        <w:t xml:space="preserve">telah </w:t>
      </w:r>
      <w:r w:rsidR="000B2624" w:rsidRPr="00636467">
        <w:rPr>
          <w:rFonts w:ascii="Times New Roman" w:eastAsia="Times New Roman" w:hAnsi="Times New Roman" w:cs="Times New Roman"/>
          <w:color w:val="131313"/>
          <w:spacing w:val="25"/>
          <w:sz w:val="24"/>
          <w:szCs w:val="24"/>
        </w:rPr>
        <w:t xml:space="preserve"> </w:t>
      </w:r>
      <w:r w:rsidR="000B2624" w:rsidRPr="00636467">
        <w:rPr>
          <w:rFonts w:ascii="Times New Roman" w:eastAsia="Times New Roman" w:hAnsi="Times New Roman" w:cs="Times New Roman"/>
          <w:color w:val="131313"/>
          <w:sz w:val="24"/>
          <w:szCs w:val="24"/>
        </w:rPr>
        <w:t xml:space="preserve">meluangkan     </w:t>
      </w:r>
      <w:r w:rsidR="000B2624" w:rsidRPr="00636467">
        <w:rPr>
          <w:rFonts w:ascii="Times New Roman" w:eastAsia="Times New Roman" w:hAnsi="Times New Roman" w:cs="Times New Roman"/>
          <w:color w:val="131313"/>
          <w:w w:val="104"/>
          <w:sz w:val="24"/>
          <w:szCs w:val="24"/>
        </w:rPr>
        <w:t>w</w:t>
      </w:r>
      <w:r w:rsidR="000B2624" w:rsidRPr="00636467">
        <w:rPr>
          <w:rFonts w:ascii="Times New Roman" w:eastAsia="Times New Roman" w:hAnsi="Times New Roman" w:cs="Times New Roman"/>
          <w:color w:val="131313"/>
          <w:w w:val="103"/>
          <w:sz w:val="24"/>
          <w:szCs w:val="24"/>
        </w:rPr>
        <w:t>a</w:t>
      </w:r>
      <w:r w:rsidR="000B2624" w:rsidRPr="00636467">
        <w:rPr>
          <w:rFonts w:ascii="Times New Roman" w:eastAsia="Times New Roman" w:hAnsi="Times New Roman" w:cs="Times New Roman"/>
          <w:color w:val="131313"/>
          <w:w w:val="108"/>
          <w:sz w:val="24"/>
          <w:szCs w:val="24"/>
        </w:rPr>
        <w:t>k</w:t>
      </w:r>
      <w:r w:rsidR="000B2624" w:rsidRPr="00636467">
        <w:rPr>
          <w:rFonts w:ascii="Times New Roman" w:eastAsia="Times New Roman" w:hAnsi="Times New Roman" w:cs="Times New Roman"/>
          <w:color w:val="131313"/>
          <w:w w:val="102"/>
          <w:sz w:val="24"/>
          <w:szCs w:val="24"/>
        </w:rPr>
        <w:t>tu</w:t>
      </w:r>
      <w:r w:rsidR="000B2624" w:rsidRPr="00636467">
        <w:rPr>
          <w:rFonts w:ascii="Times New Roman" w:eastAsia="Times New Roman" w:hAnsi="Times New Roman" w:cs="Times New Roman"/>
          <w:color w:val="131313"/>
          <w:w w:val="83"/>
          <w:sz w:val="24"/>
          <w:szCs w:val="24"/>
        </w:rPr>
        <w:t xml:space="preserve">, </w:t>
      </w:r>
      <w:r w:rsidR="000B2624" w:rsidRPr="00636467">
        <w:rPr>
          <w:rFonts w:ascii="Times New Roman" w:eastAsia="Times New Roman" w:hAnsi="Times New Roman" w:cs="Times New Roman"/>
          <w:color w:val="131313"/>
          <w:w w:val="90"/>
          <w:sz w:val="24"/>
          <w:szCs w:val="24"/>
        </w:rPr>
        <w:t>t</w:t>
      </w:r>
      <w:r w:rsidR="000B2624" w:rsidRPr="00636467">
        <w:rPr>
          <w:rFonts w:ascii="Times New Roman" w:eastAsia="Times New Roman" w:hAnsi="Times New Roman" w:cs="Times New Roman"/>
          <w:color w:val="131313"/>
          <w:w w:val="103"/>
          <w:sz w:val="24"/>
          <w:szCs w:val="24"/>
        </w:rPr>
        <w:t>e</w:t>
      </w:r>
      <w:r w:rsidR="000B2624" w:rsidRPr="00636467">
        <w:rPr>
          <w:rFonts w:ascii="Times New Roman" w:eastAsia="Times New Roman" w:hAnsi="Times New Roman" w:cs="Times New Roman"/>
          <w:color w:val="131313"/>
          <w:w w:val="108"/>
          <w:sz w:val="24"/>
          <w:szCs w:val="24"/>
        </w:rPr>
        <w:t>n</w:t>
      </w:r>
      <w:r w:rsidR="000B2624" w:rsidRPr="00636467">
        <w:rPr>
          <w:rFonts w:ascii="Times New Roman" w:eastAsia="Times New Roman" w:hAnsi="Times New Roman" w:cs="Times New Roman"/>
          <w:color w:val="131313"/>
          <w:w w:val="103"/>
          <w:sz w:val="24"/>
          <w:szCs w:val="24"/>
        </w:rPr>
        <w:t>a</w:t>
      </w:r>
      <w:r w:rsidR="000B2624" w:rsidRPr="00636467">
        <w:rPr>
          <w:rFonts w:ascii="Times New Roman" w:eastAsia="Times New Roman" w:hAnsi="Times New Roman" w:cs="Times New Roman"/>
          <w:color w:val="131313"/>
          <w:w w:val="108"/>
          <w:sz w:val="24"/>
          <w:szCs w:val="24"/>
        </w:rPr>
        <w:t>g</w:t>
      </w:r>
      <w:r w:rsidR="000B2624" w:rsidRPr="00636467">
        <w:rPr>
          <w:rFonts w:ascii="Times New Roman" w:eastAsia="Times New Roman" w:hAnsi="Times New Roman" w:cs="Times New Roman"/>
          <w:color w:val="131313"/>
          <w:w w:val="103"/>
          <w:sz w:val="24"/>
          <w:szCs w:val="24"/>
        </w:rPr>
        <w:t>a</w:t>
      </w:r>
      <w:r w:rsidR="000B2624" w:rsidRPr="00636467">
        <w:rPr>
          <w:rFonts w:ascii="Times New Roman" w:eastAsia="Times New Roman" w:hAnsi="Times New Roman" w:cs="Times New Roman"/>
          <w:color w:val="2B2B2B"/>
          <w:w w:val="83"/>
          <w:sz w:val="24"/>
          <w:szCs w:val="24"/>
        </w:rPr>
        <w:t xml:space="preserve">, </w:t>
      </w:r>
      <w:r w:rsidR="000B2624" w:rsidRPr="00636467">
        <w:rPr>
          <w:rFonts w:ascii="Times New Roman" w:eastAsia="Times New Roman" w:hAnsi="Times New Roman" w:cs="Times New Roman"/>
          <w:color w:val="2B2B2B"/>
          <w:spacing w:val="37"/>
          <w:w w:val="83"/>
          <w:sz w:val="24"/>
          <w:szCs w:val="24"/>
        </w:rPr>
        <w:t xml:space="preserve"> </w:t>
      </w:r>
      <w:r w:rsidR="000B2624" w:rsidRPr="00636467">
        <w:rPr>
          <w:rFonts w:ascii="Times New Roman" w:eastAsia="Times New Roman" w:hAnsi="Times New Roman" w:cs="Times New Roman"/>
          <w:color w:val="131313"/>
          <w:sz w:val="24"/>
          <w:szCs w:val="24"/>
        </w:rPr>
        <w:t xml:space="preserve">dan </w:t>
      </w:r>
      <w:r w:rsidR="000B2624" w:rsidRPr="00636467">
        <w:rPr>
          <w:rFonts w:ascii="Times New Roman" w:eastAsia="Times New Roman" w:hAnsi="Times New Roman" w:cs="Times New Roman"/>
          <w:color w:val="131313"/>
          <w:spacing w:val="30"/>
          <w:sz w:val="24"/>
          <w:szCs w:val="24"/>
        </w:rPr>
        <w:t xml:space="preserve"> </w:t>
      </w:r>
      <w:r w:rsidR="000B2624" w:rsidRPr="00636467">
        <w:rPr>
          <w:rFonts w:ascii="Times New Roman" w:eastAsia="Times New Roman" w:hAnsi="Times New Roman" w:cs="Times New Roman"/>
          <w:color w:val="131313"/>
          <w:sz w:val="24"/>
          <w:szCs w:val="24"/>
        </w:rPr>
        <w:t>pik</w:t>
      </w:r>
      <w:r w:rsidR="000B2624" w:rsidRPr="00636467">
        <w:rPr>
          <w:rFonts w:ascii="Times New Roman" w:eastAsia="Times New Roman" w:hAnsi="Times New Roman" w:cs="Times New Roman"/>
          <w:color w:val="2B2B2B"/>
          <w:sz w:val="24"/>
          <w:szCs w:val="24"/>
        </w:rPr>
        <w:t>i</w:t>
      </w:r>
      <w:r w:rsidR="000B2624" w:rsidRPr="00636467">
        <w:rPr>
          <w:rFonts w:ascii="Times New Roman" w:eastAsia="Times New Roman" w:hAnsi="Times New Roman" w:cs="Times New Roman"/>
          <w:color w:val="131313"/>
          <w:sz w:val="24"/>
          <w:szCs w:val="24"/>
        </w:rPr>
        <w:t>rannya   da</w:t>
      </w:r>
      <w:r w:rsidR="000B2624" w:rsidRPr="00636467">
        <w:rPr>
          <w:rFonts w:ascii="Times New Roman" w:eastAsia="Times New Roman" w:hAnsi="Times New Roman" w:cs="Times New Roman"/>
          <w:color w:val="2B2B2B"/>
          <w:sz w:val="24"/>
          <w:szCs w:val="24"/>
        </w:rPr>
        <w:t>l</w:t>
      </w:r>
      <w:r w:rsidR="000B2624" w:rsidRPr="00636467">
        <w:rPr>
          <w:rFonts w:ascii="Times New Roman" w:eastAsia="Times New Roman" w:hAnsi="Times New Roman" w:cs="Times New Roman"/>
          <w:color w:val="131313"/>
          <w:sz w:val="24"/>
          <w:szCs w:val="24"/>
        </w:rPr>
        <w:t xml:space="preserve">am </w:t>
      </w:r>
      <w:r w:rsidR="000B2624" w:rsidRPr="00636467">
        <w:rPr>
          <w:rFonts w:ascii="Times New Roman" w:eastAsia="Times New Roman" w:hAnsi="Times New Roman" w:cs="Times New Roman"/>
          <w:color w:val="131313"/>
          <w:spacing w:val="40"/>
          <w:sz w:val="24"/>
          <w:szCs w:val="24"/>
        </w:rPr>
        <w:t xml:space="preserve"> </w:t>
      </w:r>
      <w:r w:rsidR="000B2624" w:rsidRPr="00636467">
        <w:rPr>
          <w:rFonts w:ascii="Times New Roman" w:eastAsia="Times New Roman" w:hAnsi="Times New Roman" w:cs="Times New Roman"/>
          <w:color w:val="131313"/>
          <w:sz w:val="24"/>
          <w:szCs w:val="24"/>
        </w:rPr>
        <w:t xml:space="preserve">mengarahkan  </w:t>
      </w:r>
      <w:r w:rsidR="000B2624" w:rsidRPr="00636467">
        <w:rPr>
          <w:rFonts w:ascii="Times New Roman" w:eastAsia="Times New Roman" w:hAnsi="Times New Roman" w:cs="Times New Roman"/>
          <w:color w:val="131313"/>
          <w:spacing w:val="23"/>
          <w:sz w:val="24"/>
          <w:szCs w:val="24"/>
        </w:rPr>
        <w:t xml:space="preserve"> </w:t>
      </w:r>
      <w:r w:rsidR="000B2624" w:rsidRPr="00636467">
        <w:rPr>
          <w:rFonts w:ascii="Times New Roman" w:eastAsia="Times New Roman" w:hAnsi="Times New Roman" w:cs="Times New Roman"/>
          <w:color w:val="131313"/>
          <w:sz w:val="24"/>
          <w:szCs w:val="24"/>
        </w:rPr>
        <w:t>dan</w:t>
      </w:r>
      <w:r w:rsidR="000B2624" w:rsidRPr="00636467">
        <w:rPr>
          <w:rFonts w:ascii="Times New Roman" w:eastAsia="Times New Roman" w:hAnsi="Times New Roman" w:cs="Times New Roman"/>
          <w:color w:val="131313"/>
          <w:spacing w:val="30"/>
          <w:sz w:val="24"/>
          <w:szCs w:val="24"/>
        </w:rPr>
        <w:t xml:space="preserve"> </w:t>
      </w:r>
      <w:r w:rsidR="000B2624" w:rsidRPr="00636467">
        <w:rPr>
          <w:rFonts w:ascii="Times New Roman" w:eastAsia="Times New Roman" w:hAnsi="Times New Roman" w:cs="Times New Roman"/>
          <w:color w:val="131313"/>
          <w:sz w:val="24"/>
          <w:szCs w:val="24"/>
        </w:rPr>
        <w:t>m</w:t>
      </w:r>
      <w:r w:rsidR="000B2624" w:rsidRPr="00636467">
        <w:rPr>
          <w:rFonts w:ascii="Times New Roman" w:eastAsia="Times New Roman" w:hAnsi="Times New Roman" w:cs="Times New Roman"/>
          <w:color w:val="2B2B2B"/>
          <w:sz w:val="24"/>
          <w:szCs w:val="24"/>
        </w:rPr>
        <w:t>e</w:t>
      </w:r>
      <w:r w:rsidR="000B2624" w:rsidRPr="00636467">
        <w:rPr>
          <w:rFonts w:ascii="Times New Roman" w:eastAsia="Times New Roman" w:hAnsi="Times New Roman" w:cs="Times New Roman"/>
          <w:color w:val="131313"/>
          <w:sz w:val="24"/>
          <w:szCs w:val="24"/>
        </w:rPr>
        <w:t xml:space="preserve">mbimbing  </w:t>
      </w:r>
      <w:r w:rsidR="000B2624" w:rsidRPr="00636467">
        <w:rPr>
          <w:rFonts w:ascii="Times New Roman" w:eastAsia="Times New Roman" w:hAnsi="Times New Roman" w:cs="Times New Roman"/>
          <w:color w:val="131313"/>
          <w:spacing w:val="7"/>
          <w:sz w:val="24"/>
          <w:szCs w:val="24"/>
        </w:rPr>
        <w:t xml:space="preserve"> </w:t>
      </w:r>
      <w:r w:rsidR="000B2624" w:rsidRPr="00636467">
        <w:rPr>
          <w:rFonts w:ascii="Times New Roman" w:eastAsia="Times New Roman" w:hAnsi="Times New Roman" w:cs="Times New Roman"/>
          <w:color w:val="131313"/>
          <w:sz w:val="24"/>
          <w:szCs w:val="24"/>
        </w:rPr>
        <w:t>p</w:t>
      </w:r>
      <w:r w:rsidR="000B2624" w:rsidRPr="00636467">
        <w:rPr>
          <w:rFonts w:ascii="Times New Roman" w:eastAsia="Times New Roman" w:hAnsi="Times New Roman" w:cs="Times New Roman"/>
          <w:color w:val="131313"/>
          <w:w w:val="103"/>
          <w:sz w:val="24"/>
          <w:szCs w:val="24"/>
        </w:rPr>
        <w:t>e</w:t>
      </w:r>
      <w:r w:rsidR="000B2624" w:rsidRPr="00636467">
        <w:rPr>
          <w:rFonts w:ascii="Times New Roman" w:eastAsia="Times New Roman" w:hAnsi="Times New Roman" w:cs="Times New Roman"/>
          <w:color w:val="131313"/>
          <w:w w:val="108"/>
          <w:sz w:val="24"/>
          <w:szCs w:val="24"/>
        </w:rPr>
        <w:t>nu</w:t>
      </w:r>
      <w:r w:rsidR="000B2624" w:rsidRPr="00636467">
        <w:rPr>
          <w:rFonts w:ascii="Times New Roman" w:eastAsia="Times New Roman" w:hAnsi="Times New Roman" w:cs="Times New Roman"/>
          <w:color w:val="2B2B2B"/>
          <w:w w:val="90"/>
          <w:sz w:val="24"/>
          <w:szCs w:val="24"/>
        </w:rPr>
        <w:t>l</w:t>
      </w:r>
      <w:r w:rsidR="000B2624" w:rsidRPr="00636467">
        <w:rPr>
          <w:rFonts w:ascii="Times New Roman" w:eastAsia="Times New Roman" w:hAnsi="Times New Roman" w:cs="Times New Roman"/>
          <w:color w:val="131313"/>
          <w:w w:val="105"/>
          <w:sz w:val="24"/>
          <w:szCs w:val="24"/>
        </w:rPr>
        <w:t>i</w:t>
      </w:r>
      <w:r w:rsidR="000B2624" w:rsidRPr="00636467">
        <w:rPr>
          <w:rFonts w:ascii="Times New Roman" w:eastAsia="Times New Roman" w:hAnsi="Times New Roman" w:cs="Times New Roman"/>
          <w:color w:val="131313"/>
          <w:w w:val="107"/>
          <w:sz w:val="24"/>
          <w:szCs w:val="24"/>
        </w:rPr>
        <w:t xml:space="preserve">s </w:t>
      </w:r>
      <w:r w:rsidR="000B2624" w:rsidRPr="00636467">
        <w:rPr>
          <w:rFonts w:ascii="Times New Roman" w:eastAsia="Times New Roman" w:hAnsi="Times New Roman" w:cs="Times New Roman"/>
          <w:color w:val="131313"/>
          <w:sz w:val="24"/>
          <w:szCs w:val="24"/>
        </w:rPr>
        <w:t>de</w:t>
      </w:r>
      <w:r w:rsidR="000B2624" w:rsidRPr="00636467">
        <w:rPr>
          <w:rFonts w:ascii="Times New Roman" w:eastAsia="Times New Roman" w:hAnsi="Times New Roman" w:cs="Times New Roman"/>
          <w:color w:val="2B2B2B"/>
          <w:sz w:val="24"/>
          <w:szCs w:val="24"/>
        </w:rPr>
        <w:t>n</w:t>
      </w:r>
      <w:r w:rsidR="000B2624" w:rsidRPr="00636467">
        <w:rPr>
          <w:rFonts w:ascii="Times New Roman" w:eastAsia="Times New Roman" w:hAnsi="Times New Roman" w:cs="Times New Roman"/>
          <w:color w:val="131313"/>
          <w:sz w:val="24"/>
          <w:szCs w:val="24"/>
        </w:rPr>
        <w:t>gan</w:t>
      </w:r>
      <w:r w:rsidR="000B2624" w:rsidRPr="00636467">
        <w:rPr>
          <w:rFonts w:ascii="Times New Roman" w:eastAsia="Times New Roman" w:hAnsi="Times New Roman" w:cs="Times New Roman"/>
          <w:color w:val="131313"/>
          <w:spacing w:val="43"/>
          <w:sz w:val="24"/>
          <w:szCs w:val="24"/>
        </w:rPr>
        <w:t xml:space="preserve"> </w:t>
      </w:r>
      <w:r w:rsidR="000B2624" w:rsidRPr="00636467">
        <w:rPr>
          <w:rFonts w:ascii="Times New Roman" w:eastAsia="Times New Roman" w:hAnsi="Times New Roman" w:cs="Times New Roman"/>
          <w:color w:val="131313"/>
          <w:sz w:val="24"/>
          <w:szCs w:val="24"/>
        </w:rPr>
        <w:t>penuh</w:t>
      </w:r>
      <w:r w:rsidR="000B2624" w:rsidRPr="00636467">
        <w:rPr>
          <w:rFonts w:ascii="Times New Roman" w:eastAsia="Times New Roman" w:hAnsi="Times New Roman" w:cs="Times New Roman"/>
          <w:color w:val="131313"/>
          <w:spacing w:val="39"/>
          <w:sz w:val="24"/>
          <w:szCs w:val="24"/>
        </w:rPr>
        <w:t xml:space="preserve"> </w:t>
      </w:r>
      <w:r w:rsidR="000B2624" w:rsidRPr="00636467">
        <w:rPr>
          <w:rFonts w:ascii="Times New Roman" w:eastAsia="Times New Roman" w:hAnsi="Times New Roman" w:cs="Times New Roman"/>
          <w:color w:val="131313"/>
          <w:sz w:val="24"/>
          <w:szCs w:val="24"/>
        </w:rPr>
        <w:t>ke</w:t>
      </w:r>
      <w:r w:rsidR="000B2624" w:rsidRPr="00636467">
        <w:rPr>
          <w:rFonts w:ascii="Times New Roman" w:eastAsia="Times New Roman" w:hAnsi="Times New Roman" w:cs="Times New Roman"/>
          <w:color w:val="2B2B2B"/>
          <w:sz w:val="24"/>
          <w:szCs w:val="24"/>
        </w:rPr>
        <w:t>s</w:t>
      </w:r>
      <w:r w:rsidR="000B2624" w:rsidRPr="00636467">
        <w:rPr>
          <w:rFonts w:ascii="Times New Roman" w:eastAsia="Times New Roman" w:hAnsi="Times New Roman" w:cs="Times New Roman"/>
          <w:color w:val="131313"/>
          <w:sz w:val="24"/>
          <w:szCs w:val="24"/>
        </w:rPr>
        <w:t>abara</w:t>
      </w:r>
      <w:r w:rsidR="000B2624" w:rsidRPr="00636467">
        <w:rPr>
          <w:rFonts w:ascii="Times New Roman" w:eastAsia="Times New Roman" w:hAnsi="Times New Roman" w:cs="Times New Roman"/>
          <w:color w:val="2B2B2B"/>
          <w:sz w:val="24"/>
          <w:szCs w:val="24"/>
        </w:rPr>
        <w:t>n</w:t>
      </w:r>
      <w:r w:rsidR="000B2624" w:rsidRPr="00636467">
        <w:rPr>
          <w:rFonts w:ascii="Times New Roman" w:eastAsia="Times New Roman" w:hAnsi="Times New Roman" w:cs="Times New Roman"/>
          <w:color w:val="2B2B2B"/>
          <w:spacing w:val="46"/>
          <w:sz w:val="24"/>
          <w:szCs w:val="24"/>
        </w:rPr>
        <w:t xml:space="preserve"> </w:t>
      </w:r>
      <w:r w:rsidR="000B2624" w:rsidRPr="00636467">
        <w:rPr>
          <w:rFonts w:ascii="Times New Roman" w:eastAsia="Times New Roman" w:hAnsi="Times New Roman" w:cs="Times New Roman"/>
          <w:color w:val="2B2B2B"/>
          <w:sz w:val="24"/>
          <w:szCs w:val="24"/>
        </w:rPr>
        <w:t>s</w:t>
      </w:r>
      <w:r w:rsidR="000B2624" w:rsidRPr="00636467">
        <w:rPr>
          <w:rFonts w:ascii="Times New Roman" w:eastAsia="Times New Roman" w:hAnsi="Times New Roman" w:cs="Times New Roman"/>
          <w:color w:val="131313"/>
          <w:sz w:val="24"/>
          <w:szCs w:val="24"/>
        </w:rPr>
        <w:t>ampai</w:t>
      </w:r>
      <w:r w:rsidR="000B2624" w:rsidRPr="00636467">
        <w:rPr>
          <w:rFonts w:ascii="Times New Roman" w:eastAsia="Times New Roman" w:hAnsi="Times New Roman" w:cs="Times New Roman"/>
          <w:color w:val="131313"/>
          <w:spacing w:val="47"/>
          <w:sz w:val="24"/>
          <w:szCs w:val="24"/>
        </w:rPr>
        <w:t xml:space="preserve"> </w:t>
      </w:r>
      <w:r w:rsidR="000B2624" w:rsidRPr="00C32D04">
        <w:rPr>
          <w:rFonts w:ascii="Times New Roman" w:eastAsia="Times New Roman" w:hAnsi="Times New Roman" w:cs="Times New Roman"/>
          <w:color w:val="131313"/>
          <w:sz w:val="24"/>
          <w:szCs w:val="24"/>
        </w:rPr>
        <w:t>terselesaika</w:t>
      </w:r>
      <w:r w:rsidR="000B2624" w:rsidRPr="00C32D04">
        <w:rPr>
          <w:rFonts w:ascii="Times New Roman" w:eastAsia="Times New Roman" w:hAnsi="Times New Roman" w:cs="Times New Roman"/>
          <w:color w:val="2B2B2B"/>
          <w:sz w:val="24"/>
          <w:szCs w:val="24"/>
        </w:rPr>
        <w:t>nn</w:t>
      </w:r>
      <w:r w:rsidR="000B2624" w:rsidRPr="00C32D04">
        <w:rPr>
          <w:rFonts w:ascii="Times New Roman" w:eastAsia="Times New Roman" w:hAnsi="Times New Roman" w:cs="Times New Roman"/>
          <w:color w:val="131313"/>
          <w:sz w:val="24"/>
          <w:szCs w:val="24"/>
        </w:rPr>
        <w:t>ya penyu</w:t>
      </w:r>
      <w:r w:rsidR="000B2624" w:rsidRPr="00C32D04">
        <w:rPr>
          <w:rFonts w:ascii="Times New Roman" w:eastAsia="Times New Roman" w:hAnsi="Times New Roman" w:cs="Times New Roman"/>
          <w:color w:val="2B2B2B"/>
          <w:sz w:val="24"/>
          <w:szCs w:val="24"/>
        </w:rPr>
        <w:t>s</w:t>
      </w:r>
      <w:r w:rsidR="000B2624" w:rsidRPr="00C32D04">
        <w:rPr>
          <w:rFonts w:ascii="Times New Roman" w:eastAsia="Times New Roman" w:hAnsi="Times New Roman" w:cs="Times New Roman"/>
          <w:color w:val="131313"/>
          <w:sz w:val="24"/>
          <w:szCs w:val="24"/>
        </w:rPr>
        <w:t>unan p</w:t>
      </w:r>
      <w:r w:rsidR="000B2624" w:rsidRPr="00C32D04">
        <w:rPr>
          <w:rFonts w:ascii="Times New Roman" w:eastAsia="Times New Roman" w:hAnsi="Times New Roman" w:cs="Times New Roman"/>
          <w:color w:val="131313"/>
          <w:w w:val="103"/>
          <w:sz w:val="24"/>
          <w:szCs w:val="24"/>
        </w:rPr>
        <w:t>e</w:t>
      </w:r>
      <w:r w:rsidR="000B2624" w:rsidRPr="00C32D04">
        <w:rPr>
          <w:rFonts w:ascii="Times New Roman" w:eastAsia="Times New Roman" w:hAnsi="Times New Roman" w:cs="Times New Roman"/>
          <w:color w:val="131313"/>
          <w:w w:val="108"/>
          <w:sz w:val="24"/>
          <w:szCs w:val="24"/>
        </w:rPr>
        <w:t>n</w:t>
      </w:r>
      <w:r w:rsidR="000B2624" w:rsidRPr="00C32D04">
        <w:rPr>
          <w:rFonts w:ascii="Times New Roman" w:eastAsia="Times New Roman" w:hAnsi="Times New Roman" w:cs="Times New Roman"/>
          <w:color w:val="131313"/>
          <w:sz w:val="24"/>
          <w:szCs w:val="24"/>
        </w:rPr>
        <w:t>u</w:t>
      </w:r>
      <w:r w:rsidR="000B2624" w:rsidRPr="00C32D04">
        <w:rPr>
          <w:rFonts w:ascii="Times New Roman" w:eastAsia="Times New Roman" w:hAnsi="Times New Roman" w:cs="Times New Roman"/>
          <w:color w:val="131313"/>
          <w:w w:val="105"/>
          <w:sz w:val="24"/>
          <w:szCs w:val="24"/>
        </w:rPr>
        <w:t>li</w:t>
      </w:r>
      <w:r w:rsidR="000B2624" w:rsidRPr="00C32D04">
        <w:rPr>
          <w:rFonts w:ascii="Times New Roman" w:eastAsia="Times New Roman" w:hAnsi="Times New Roman" w:cs="Times New Roman"/>
          <w:color w:val="131313"/>
          <w:w w:val="107"/>
          <w:sz w:val="24"/>
          <w:szCs w:val="24"/>
        </w:rPr>
        <w:t>s</w:t>
      </w:r>
      <w:r w:rsidR="000B2624" w:rsidRPr="00C32D04">
        <w:rPr>
          <w:rFonts w:ascii="Times New Roman" w:eastAsia="Times New Roman" w:hAnsi="Times New Roman" w:cs="Times New Roman"/>
          <w:color w:val="131313"/>
          <w:w w:val="113"/>
          <w:sz w:val="24"/>
          <w:szCs w:val="24"/>
        </w:rPr>
        <w:t>a</w:t>
      </w:r>
      <w:r w:rsidR="000B2624" w:rsidRPr="00C32D04">
        <w:rPr>
          <w:rFonts w:ascii="Times New Roman" w:eastAsia="Times New Roman" w:hAnsi="Times New Roman" w:cs="Times New Roman"/>
          <w:color w:val="131313"/>
          <w:sz w:val="24"/>
          <w:szCs w:val="24"/>
        </w:rPr>
        <w:t>n skripsi</w:t>
      </w:r>
      <w:r w:rsidR="000B2624" w:rsidRPr="00C32D04">
        <w:rPr>
          <w:rFonts w:ascii="Times New Roman" w:eastAsia="Times New Roman" w:hAnsi="Times New Roman" w:cs="Times New Roman"/>
          <w:color w:val="131313"/>
          <w:spacing w:val="36"/>
          <w:sz w:val="24"/>
          <w:szCs w:val="24"/>
        </w:rPr>
        <w:t xml:space="preserve"> </w:t>
      </w:r>
      <w:r w:rsidR="000B2624" w:rsidRPr="00C32D04">
        <w:rPr>
          <w:rFonts w:ascii="Times New Roman" w:eastAsia="Times New Roman" w:hAnsi="Times New Roman" w:cs="Times New Roman"/>
          <w:color w:val="131313"/>
          <w:w w:val="75"/>
          <w:sz w:val="24"/>
          <w:szCs w:val="24"/>
        </w:rPr>
        <w:t>i</w:t>
      </w:r>
      <w:r w:rsidR="000B2624" w:rsidRPr="00C32D04">
        <w:rPr>
          <w:rFonts w:ascii="Times New Roman" w:eastAsia="Times New Roman" w:hAnsi="Times New Roman" w:cs="Times New Roman"/>
          <w:color w:val="131313"/>
          <w:w w:val="108"/>
          <w:sz w:val="24"/>
          <w:szCs w:val="24"/>
        </w:rPr>
        <w:t>n</w:t>
      </w:r>
      <w:r w:rsidR="000B2624" w:rsidRPr="00C32D04">
        <w:rPr>
          <w:rFonts w:ascii="Times New Roman" w:eastAsia="Times New Roman" w:hAnsi="Times New Roman" w:cs="Times New Roman"/>
          <w:color w:val="131313"/>
          <w:w w:val="105"/>
          <w:sz w:val="24"/>
          <w:szCs w:val="24"/>
        </w:rPr>
        <w:t>i</w:t>
      </w:r>
      <w:r w:rsidR="00105C7F">
        <w:rPr>
          <w:rFonts w:ascii="Times New Roman" w:eastAsia="Times New Roman" w:hAnsi="Times New Roman" w:cs="Times New Roman"/>
          <w:color w:val="131313"/>
          <w:w w:val="83"/>
          <w:sz w:val="24"/>
          <w:szCs w:val="24"/>
        </w:rPr>
        <w:t>.</w:t>
      </w:r>
    </w:p>
    <w:p w:rsidR="00105C7F" w:rsidRDefault="00105C7F" w:rsidP="00105C7F">
      <w:pPr>
        <w:spacing w:after="0" w:line="371" w:lineRule="auto"/>
        <w:ind w:left="1440" w:right="17" w:hanging="720"/>
        <w:jc w:val="both"/>
        <w:rPr>
          <w:rFonts w:ascii="Times New Roman" w:eastAsia="Times New Roman" w:hAnsi="Times New Roman" w:cs="Times New Roman"/>
          <w:color w:val="131313"/>
          <w:sz w:val="24"/>
          <w:szCs w:val="24"/>
        </w:rPr>
      </w:pPr>
      <w:r>
        <w:rPr>
          <w:rFonts w:ascii="Times New Roman" w:eastAsia="Times New Roman" w:hAnsi="Times New Roman" w:cs="Times New Roman"/>
          <w:color w:val="131313"/>
          <w:w w:val="83"/>
          <w:sz w:val="24"/>
          <w:szCs w:val="24"/>
        </w:rPr>
        <w:t>6.</w:t>
      </w:r>
      <w:r>
        <w:rPr>
          <w:rFonts w:ascii="Times New Roman" w:eastAsia="Times New Roman" w:hAnsi="Times New Roman" w:cs="Times New Roman"/>
          <w:color w:val="131313"/>
          <w:w w:val="83"/>
          <w:sz w:val="24"/>
          <w:szCs w:val="24"/>
        </w:rPr>
        <w:tab/>
      </w:r>
      <w:r>
        <w:rPr>
          <w:rFonts w:ascii="Times New Roman" w:eastAsia="Times New Roman" w:hAnsi="Times New Roman" w:cs="Times New Roman"/>
          <w:color w:val="131313"/>
          <w:sz w:val="24"/>
          <w:szCs w:val="24"/>
        </w:rPr>
        <w:t>Seluruh Dosen</w:t>
      </w:r>
      <w:r w:rsidR="00307D95">
        <w:rPr>
          <w:rFonts w:ascii="Times New Roman" w:eastAsia="Times New Roman" w:hAnsi="Times New Roman" w:cs="Times New Roman"/>
          <w:color w:val="131313"/>
          <w:sz w:val="24"/>
          <w:szCs w:val="24"/>
        </w:rPr>
        <w:t xml:space="preserve"> Universitas Pradita yang telah mendidik dan memberikan ilmu nya kepada penulis selama proses pembelajaran.</w:t>
      </w:r>
    </w:p>
    <w:p w:rsidR="00307D95" w:rsidRDefault="00307D95" w:rsidP="00105C7F">
      <w:pPr>
        <w:spacing w:after="0" w:line="371" w:lineRule="auto"/>
        <w:ind w:left="1440" w:right="17" w:hanging="720"/>
        <w:jc w:val="both"/>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7.</w:t>
      </w:r>
      <w:r>
        <w:rPr>
          <w:rFonts w:ascii="Times New Roman" w:eastAsia="Times New Roman" w:hAnsi="Times New Roman" w:cs="Times New Roman"/>
          <w:color w:val="131313"/>
          <w:sz w:val="24"/>
          <w:szCs w:val="24"/>
        </w:rPr>
        <w:tab/>
        <w:t>Bapak Dedy Setiawan, S.kom selaku Supervisor beserta st</w:t>
      </w:r>
      <w:r w:rsidR="00D262F2">
        <w:rPr>
          <w:rFonts w:ascii="Times New Roman" w:eastAsia="Times New Roman" w:hAnsi="Times New Roman" w:cs="Times New Roman"/>
          <w:color w:val="131313"/>
          <w:sz w:val="24"/>
          <w:szCs w:val="24"/>
        </w:rPr>
        <w:t>aff dan pegawai Pt. Sinergi Wisata</w:t>
      </w:r>
      <w:r>
        <w:rPr>
          <w:rFonts w:ascii="Times New Roman" w:eastAsia="Times New Roman" w:hAnsi="Times New Roman" w:cs="Times New Roman"/>
          <w:color w:val="131313"/>
          <w:sz w:val="24"/>
          <w:szCs w:val="24"/>
        </w:rPr>
        <w:t xml:space="preserve"> Tbk.</w:t>
      </w:r>
    </w:p>
    <w:p w:rsidR="00307D95" w:rsidRDefault="00307D95" w:rsidP="00105C7F">
      <w:pPr>
        <w:spacing w:after="0" w:line="371" w:lineRule="auto"/>
        <w:ind w:left="1440" w:right="17" w:hanging="720"/>
        <w:jc w:val="both"/>
        <w:rPr>
          <w:rFonts w:ascii="Times New Roman" w:eastAsia="Times New Roman" w:hAnsi="Times New Roman" w:cs="Times New Roman"/>
          <w:color w:val="131313"/>
          <w:sz w:val="24"/>
          <w:szCs w:val="24"/>
        </w:rPr>
      </w:pPr>
    </w:p>
    <w:p w:rsidR="00307D95" w:rsidRDefault="00307D95" w:rsidP="00307D95">
      <w:pPr>
        <w:spacing w:after="0" w:line="371" w:lineRule="auto"/>
        <w:ind w:left="1440" w:right="17" w:hanging="720"/>
        <w:jc w:val="both"/>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lastRenderedPageBreak/>
        <w:t>8.</w:t>
      </w:r>
      <w:r>
        <w:rPr>
          <w:rFonts w:ascii="Times New Roman" w:eastAsia="Times New Roman" w:hAnsi="Times New Roman" w:cs="Times New Roman"/>
          <w:color w:val="131313"/>
          <w:sz w:val="24"/>
          <w:szCs w:val="24"/>
        </w:rPr>
        <w:tab/>
      </w:r>
      <w:r w:rsidRPr="00307D95">
        <w:rPr>
          <w:rFonts w:ascii="Times New Roman" w:eastAsia="Times New Roman" w:hAnsi="Times New Roman" w:cs="Times New Roman"/>
          <w:color w:val="131313"/>
          <w:sz w:val="24"/>
          <w:szCs w:val="24"/>
        </w:rPr>
        <w:t>Rekan-</w:t>
      </w:r>
      <w:proofErr w:type="gramStart"/>
      <w:r w:rsidRPr="00307D95">
        <w:rPr>
          <w:rFonts w:ascii="Times New Roman" w:eastAsia="Times New Roman" w:hAnsi="Times New Roman" w:cs="Times New Roman"/>
          <w:color w:val="131313"/>
          <w:sz w:val="24"/>
          <w:szCs w:val="24"/>
        </w:rPr>
        <w:t>rekan  Mahasiswa</w:t>
      </w:r>
      <w:proofErr w:type="gramEnd"/>
      <w:r w:rsidRPr="00307D95">
        <w:rPr>
          <w:rFonts w:ascii="Times New Roman" w:eastAsia="Times New Roman" w:hAnsi="Times New Roman" w:cs="Times New Roman"/>
          <w:color w:val="131313"/>
          <w:sz w:val="24"/>
          <w:szCs w:val="24"/>
        </w:rPr>
        <w:t xml:space="preserve">  Sistem Informasi dan Teknik Infonnatika Kelas Malam serta Pagi semester 6  Angkatan  2016   yang selalu kompak.</w:t>
      </w:r>
    </w:p>
    <w:p w:rsidR="00307D95" w:rsidRDefault="00307D95" w:rsidP="00307D95">
      <w:pPr>
        <w:spacing w:after="0" w:line="371" w:lineRule="auto"/>
        <w:ind w:left="1440" w:right="17" w:hanging="720"/>
        <w:jc w:val="both"/>
        <w:rPr>
          <w:rFonts w:ascii="Times New Roman" w:eastAsia="Times New Roman" w:hAnsi="Times New Roman" w:cs="Times New Roman"/>
          <w:color w:val="131313"/>
          <w:w w:val="83"/>
          <w:sz w:val="24"/>
          <w:szCs w:val="24"/>
        </w:rPr>
      </w:pPr>
      <w:r>
        <w:rPr>
          <w:rFonts w:ascii="Times New Roman" w:eastAsia="Times New Roman" w:hAnsi="Times New Roman" w:cs="Times New Roman"/>
          <w:color w:val="131313"/>
          <w:sz w:val="24"/>
          <w:szCs w:val="24"/>
        </w:rPr>
        <w:t>9.</w:t>
      </w:r>
      <w:r>
        <w:rPr>
          <w:rFonts w:ascii="Times New Roman" w:eastAsia="Times New Roman" w:hAnsi="Times New Roman" w:cs="Times New Roman"/>
          <w:color w:val="131313"/>
          <w:sz w:val="24"/>
          <w:szCs w:val="24"/>
        </w:rPr>
        <w:tab/>
      </w:r>
      <w:r w:rsidRPr="00307D95">
        <w:rPr>
          <w:rFonts w:ascii="Times New Roman" w:eastAsia="Times New Roman" w:hAnsi="Times New Roman" w:cs="Times New Roman"/>
          <w:color w:val="131313"/>
          <w:sz w:val="24"/>
          <w:szCs w:val="24"/>
        </w:rPr>
        <w:t xml:space="preserve">Semua pihak-pihak </w:t>
      </w:r>
      <w:proofErr w:type="gramStart"/>
      <w:r w:rsidRPr="00307D95">
        <w:rPr>
          <w:rFonts w:ascii="Times New Roman" w:eastAsia="Times New Roman" w:hAnsi="Times New Roman" w:cs="Times New Roman"/>
          <w:color w:val="131313"/>
          <w:sz w:val="24"/>
          <w:szCs w:val="24"/>
        </w:rPr>
        <w:t>yang  telah</w:t>
      </w:r>
      <w:proofErr w:type="gramEnd"/>
      <w:r w:rsidRPr="00307D95">
        <w:rPr>
          <w:rFonts w:ascii="Times New Roman" w:eastAsia="Times New Roman" w:hAnsi="Times New Roman" w:cs="Times New Roman"/>
          <w:color w:val="131313"/>
          <w:sz w:val="24"/>
          <w:szCs w:val="24"/>
        </w:rPr>
        <w:t xml:space="preserve">     membantu     dan     pemah     hadir dikehidupan  penulis yang senantiasa  memberikan  inspirasi  dan      motivasi, yang tidak bisa disebutkan satu per satu namanya.</w:t>
      </w:r>
    </w:p>
    <w:p w:rsidR="00307D95" w:rsidRDefault="00307D95" w:rsidP="00307D95">
      <w:pPr>
        <w:spacing w:after="0" w:line="371" w:lineRule="auto"/>
        <w:ind w:left="1440" w:right="17" w:hanging="720"/>
        <w:jc w:val="both"/>
        <w:rPr>
          <w:rFonts w:ascii="Times New Roman" w:eastAsia="Times New Roman" w:hAnsi="Times New Roman" w:cs="Times New Roman"/>
          <w:color w:val="131313"/>
          <w:w w:val="83"/>
          <w:sz w:val="24"/>
          <w:szCs w:val="24"/>
        </w:rPr>
      </w:pPr>
    </w:p>
    <w:p w:rsidR="00B3176D" w:rsidRPr="00307D95" w:rsidRDefault="00B3176D" w:rsidP="00307D95">
      <w:pPr>
        <w:spacing w:after="0" w:line="371" w:lineRule="auto"/>
        <w:ind w:left="720" w:right="17" w:firstLine="720"/>
        <w:jc w:val="both"/>
        <w:rPr>
          <w:rFonts w:ascii="Times New Roman" w:eastAsia="Times New Roman" w:hAnsi="Times New Roman" w:cs="Times New Roman"/>
          <w:color w:val="131313"/>
          <w:w w:val="83"/>
          <w:sz w:val="24"/>
          <w:szCs w:val="24"/>
        </w:rPr>
      </w:pPr>
      <w:r w:rsidRPr="00B3176D">
        <w:rPr>
          <w:rFonts w:ascii="Times New Roman" w:eastAsia="Times New Roman" w:hAnsi="Times New Roman" w:cs="Times New Roman"/>
          <w:color w:val="151515"/>
          <w:sz w:val="24"/>
          <w:szCs w:val="24"/>
        </w:rPr>
        <w:t>Penulis</w:t>
      </w:r>
      <w:r w:rsidRPr="00B3176D">
        <w:rPr>
          <w:rFonts w:ascii="Times New Roman" w:eastAsia="Times New Roman" w:hAnsi="Times New Roman" w:cs="Times New Roman"/>
          <w:color w:val="151515"/>
          <w:spacing w:val="32"/>
          <w:sz w:val="24"/>
          <w:szCs w:val="24"/>
        </w:rPr>
        <w:t xml:space="preserve"> </w:t>
      </w:r>
      <w:r w:rsidRPr="00B3176D">
        <w:rPr>
          <w:rFonts w:ascii="Times New Roman" w:eastAsia="Times New Roman" w:hAnsi="Times New Roman" w:cs="Times New Roman"/>
          <w:color w:val="151515"/>
          <w:sz w:val="24"/>
          <w:szCs w:val="24"/>
        </w:rPr>
        <w:t>menyadari</w:t>
      </w:r>
      <w:r w:rsidRPr="00B3176D">
        <w:rPr>
          <w:rFonts w:ascii="Times New Roman" w:eastAsia="Times New Roman" w:hAnsi="Times New Roman" w:cs="Times New Roman"/>
          <w:color w:val="151515"/>
          <w:spacing w:val="34"/>
          <w:sz w:val="24"/>
          <w:szCs w:val="24"/>
        </w:rPr>
        <w:t xml:space="preserve"> </w:t>
      </w:r>
      <w:r w:rsidRPr="00B3176D">
        <w:rPr>
          <w:rFonts w:ascii="Times New Roman" w:eastAsia="Times New Roman" w:hAnsi="Times New Roman" w:cs="Times New Roman"/>
          <w:color w:val="151515"/>
          <w:sz w:val="24"/>
          <w:szCs w:val="24"/>
        </w:rPr>
        <w:t>bahwa</w:t>
      </w:r>
      <w:r w:rsidRPr="00B3176D">
        <w:rPr>
          <w:rFonts w:ascii="Times New Roman" w:eastAsia="Times New Roman" w:hAnsi="Times New Roman" w:cs="Times New Roman"/>
          <w:color w:val="151515"/>
          <w:spacing w:val="32"/>
          <w:sz w:val="24"/>
          <w:szCs w:val="24"/>
        </w:rPr>
        <w:t xml:space="preserve"> </w:t>
      </w:r>
      <w:r w:rsidRPr="00B3176D">
        <w:rPr>
          <w:rFonts w:ascii="Times New Roman" w:eastAsia="Times New Roman" w:hAnsi="Times New Roman" w:cs="Times New Roman"/>
          <w:color w:val="151515"/>
          <w:sz w:val="24"/>
          <w:szCs w:val="24"/>
        </w:rPr>
        <w:t>penulisan</w:t>
      </w:r>
      <w:r w:rsidRPr="00B3176D">
        <w:rPr>
          <w:rFonts w:ascii="Times New Roman" w:eastAsia="Times New Roman" w:hAnsi="Times New Roman" w:cs="Times New Roman"/>
          <w:color w:val="151515"/>
          <w:spacing w:val="38"/>
          <w:sz w:val="24"/>
          <w:szCs w:val="24"/>
        </w:rPr>
        <w:t xml:space="preserve"> </w:t>
      </w:r>
      <w:r w:rsidRPr="00B3176D">
        <w:rPr>
          <w:rFonts w:ascii="Times New Roman" w:eastAsia="Times New Roman" w:hAnsi="Times New Roman" w:cs="Times New Roman"/>
          <w:color w:val="151515"/>
          <w:sz w:val="24"/>
          <w:szCs w:val="24"/>
        </w:rPr>
        <w:t>skripsi</w:t>
      </w:r>
      <w:r w:rsidRPr="00B3176D">
        <w:rPr>
          <w:rFonts w:ascii="Times New Roman" w:eastAsia="Times New Roman" w:hAnsi="Times New Roman" w:cs="Times New Roman"/>
          <w:color w:val="151515"/>
          <w:spacing w:val="37"/>
          <w:sz w:val="24"/>
          <w:szCs w:val="24"/>
        </w:rPr>
        <w:t xml:space="preserve"> </w:t>
      </w:r>
      <w:r w:rsidRPr="00B3176D">
        <w:rPr>
          <w:rFonts w:ascii="Times New Roman" w:eastAsia="Times New Roman" w:hAnsi="Times New Roman" w:cs="Times New Roman"/>
          <w:color w:val="151515"/>
          <w:sz w:val="24"/>
          <w:szCs w:val="24"/>
        </w:rPr>
        <w:t>ini</w:t>
      </w:r>
      <w:r w:rsidRPr="00B3176D">
        <w:rPr>
          <w:rFonts w:ascii="Times New Roman" w:eastAsia="Times New Roman" w:hAnsi="Times New Roman" w:cs="Times New Roman"/>
          <w:color w:val="151515"/>
          <w:spacing w:val="15"/>
          <w:sz w:val="24"/>
          <w:szCs w:val="24"/>
        </w:rPr>
        <w:t xml:space="preserve"> </w:t>
      </w:r>
      <w:r w:rsidRPr="00B3176D">
        <w:rPr>
          <w:rFonts w:ascii="Times New Roman" w:eastAsia="Times New Roman" w:hAnsi="Times New Roman" w:cs="Times New Roman"/>
          <w:color w:val="151515"/>
          <w:sz w:val="24"/>
          <w:szCs w:val="24"/>
        </w:rPr>
        <w:t>masih</w:t>
      </w:r>
      <w:r w:rsidRPr="00B3176D">
        <w:rPr>
          <w:rFonts w:ascii="Times New Roman" w:eastAsia="Times New Roman" w:hAnsi="Times New Roman" w:cs="Times New Roman"/>
          <w:color w:val="151515"/>
          <w:spacing w:val="5"/>
          <w:sz w:val="24"/>
          <w:szCs w:val="24"/>
        </w:rPr>
        <w:t xml:space="preserve"> </w:t>
      </w:r>
      <w:r w:rsidRPr="00B3176D">
        <w:rPr>
          <w:rFonts w:ascii="Times New Roman" w:eastAsia="Times New Roman" w:hAnsi="Times New Roman" w:cs="Times New Roman"/>
          <w:color w:val="151515"/>
          <w:sz w:val="24"/>
          <w:szCs w:val="24"/>
        </w:rPr>
        <w:t>jauh</w:t>
      </w:r>
      <w:r w:rsidRPr="00B3176D">
        <w:rPr>
          <w:rFonts w:ascii="Times New Roman" w:eastAsia="Times New Roman" w:hAnsi="Times New Roman" w:cs="Times New Roman"/>
          <w:color w:val="151515"/>
          <w:spacing w:val="36"/>
          <w:sz w:val="24"/>
          <w:szCs w:val="24"/>
        </w:rPr>
        <w:t xml:space="preserve"> </w:t>
      </w:r>
      <w:r w:rsidRPr="00B3176D">
        <w:rPr>
          <w:rFonts w:ascii="Times New Roman" w:eastAsia="Times New Roman" w:hAnsi="Times New Roman" w:cs="Times New Roman"/>
          <w:color w:val="151515"/>
          <w:sz w:val="24"/>
          <w:szCs w:val="24"/>
        </w:rPr>
        <w:t>sekali</w:t>
      </w:r>
      <w:r w:rsidRPr="00B3176D">
        <w:rPr>
          <w:rFonts w:ascii="Times New Roman" w:eastAsia="Times New Roman" w:hAnsi="Times New Roman" w:cs="Times New Roman"/>
          <w:color w:val="151515"/>
          <w:spacing w:val="28"/>
          <w:sz w:val="24"/>
          <w:szCs w:val="24"/>
        </w:rPr>
        <w:t xml:space="preserve"> </w:t>
      </w:r>
      <w:r w:rsidRPr="00B3176D">
        <w:rPr>
          <w:rFonts w:ascii="Times New Roman" w:eastAsia="Times New Roman" w:hAnsi="Times New Roman" w:cs="Times New Roman"/>
          <w:color w:val="151515"/>
          <w:sz w:val="24"/>
          <w:szCs w:val="24"/>
        </w:rPr>
        <w:t>dari</w:t>
      </w:r>
      <w:r w:rsidRPr="00B3176D">
        <w:rPr>
          <w:rFonts w:ascii="Times New Roman" w:eastAsia="Times New Roman" w:hAnsi="Times New Roman" w:cs="Times New Roman"/>
          <w:color w:val="151515"/>
          <w:spacing w:val="17"/>
          <w:sz w:val="24"/>
          <w:szCs w:val="24"/>
        </w:rPr>
        <w:t xml:space="preserve"> </w:t>
      </w:r>
      <w:r w:rsidRPr="00B3176D">
        <w:rPr>
          <w:rFonts w:ascii="Times New Roman" w:eastAsia="Times New Roman" w:hAnsi="Times New Roman" w:cs="Times New Roman"/>
          <w:color w:val="151515"/>
          <w:sz w:val="24"/>
          <w:szCs w:val="24"/>
        </w:rPr>
        <w:t>k</w:t>
      </w:r>
      <w:r w:rsidRPr="00B3176D">
        <w:rPr>
          <w:rFonts w:ascii="Times New Roman" w:eastAsia="Times New Roman" w:hAnsi="Times New Roman" w:cs="Times New Roman"/>
          <w:color w:val="151515"/>
          <w:w w:val="113"/>
          <w:sz w:val="24"/>
          <w:szCs w:val="24"/>
        </w:rPr>
        <w:t>a</w:t>
      </w:r>
      <w:r w:rsidRPr="00B3176D">
        <w:rPr>
          <w:rFonts w:ascii="Times New Roman" w:eastAsia="Times New Roman" w:hAnsi="Times New Roman" w:cs="Times New Roman"/>
          <w:color w:val="151515"/>
          <w:w w:val="105"/>
          <w:sz w:val="24"/>
          <w:szCs w:val="24"/>
        </w:rPr>
        <w:t>t</w:t>
      </w:r>
      <w:r w:rsidRPr="00B3176D">
        <w:rPr>
          <w:rFonts w:ascii="Times New Roman" w:eastAsia="Times New Roman" w:hAnsi="Times New Roman" w:cs="Times New Roman"/>
          <w:color w:val="151515"/>
          <w:w w:val="103"/>
          <w:sz w:val="24"/>
          <w:szCs w:val="24"/>
        </w:rPr>
        <w:t xml:space="preserve">a </w:t>
      </w:r>
      <w:r w:rsidRPr="00B3176D">
        <w:rPr>
          <w:rFonts w:ascii="Times New Roman" w:eastAsia="Times New Roman" w:hAnsi="Times New Roman" w:cs="Times New Roman"/>
          <w:color w:val="151515"/>
          <w:w w:val="96"/>
          <w:sz w:val="24"/>
          <w:szCs w:val="24"/>
        </w:rPr>
        <w:t>s</w:t>
      </w:r>
      <w:r w:rsidRPr="00B3176D">
        <w:rPr>
          <w:rFonts w:ascii="Times New Roman" w:eastAsia="Times New Roman" w:hAnsi="Times New Roman" w:cs="Times New Roman"/>
          <w:color w:val="151515"/>
          <w:w w:val="103"/>
          <w:sz w:val="24"/>
          <w:szCs w:val="24"/>
        </w:rPr>
        <w:t>e</w:t>
      </w:r>
      <w:r w:rsidRPr="00B3176D">
        <w:rPr>
          <w:rFonts w:ascii="Times New Roman" w:eastAsia="Times New Roman" w:hAnsi="Times New Roman" w:cs="Times New Roman"/>
          <w:color w:val="151515"/>
          <w:w w:val="102"/>
          <w:sz w:val="24"/>
          <w:szCs w:val="24"/>
        </w:rPr>
        <w:t>m</w:t>
      </w:r>
      <w:r w:rsidRPr="00B3176D">
        <w:rPr>
          <w:rFonts w:ascii="Times New Roman" w:eastAsia="Times New Roman" w:hAnsi="Times New Roman" w:cs="Times New Roman"/>
          <w:color w:val="151515"/>
          <w:sz w:val="24"/>
          <w:szCs w:val="24"/>
        </w:rPr>
        <w:t>p</w:t>
      </w:r>
      <w:r w:rsidRPr="00B3176D">
        <w:rPr>
          <w:rFonts w:ascii="Times New Roman" w:eastAsia="Times New Roman" w:hAnsi="Times New Roman" w:cs="Times New Roman"/>
          <w:color w:val="151515"/>
          <w:w w:val="108"/>
          <w:sz w:val="24"/>
          <w:szCs w:val="24"/>
        </w:rPr>
        <w:t>u</w:t>
      </w:r>
      <w:r w:rsidRPr="00B3176D">
        <w:rPr>
          <w:rFonts w:ascii="Times New Roman" w:eastAsia="Times New Roman" w:hAnsi="Times New Roman" w:cs="Times New Roman"/>
          <w:color w:val="151515"/>
          <w:w w:val="112"/>
          <w:sz w:val="24"/>
          <w:szCs w:val="24"/>
        </w:rPr>
        <w:t>m</w:t>
      </w:r>
      <w:r w:rsidRPr="00B3176D">
        <w:rPr>
          <w:rFonts w:ascii="Times New Roman" w:eastAsia="Times New Roman" w:hAnsi="Times New Roman" w:cs="Times New Roman"/>
          <w:color w:val="151515"/>
          <w:w w:val="113"/>
          <w:sz w:val="24"/>
          <w:szCs w:val="24"/>
        </w:rPr>
        <w:t>a</w:t>
      </w:r>
      <w:r w:rsidRPr="00B3176D">
        <w:rPr>
          <w:rFonts w:ascii="Times New Roman" w:eastAsia="Times New Roman" w:hAnsi="Times New Roman" w:cs="Times New Roman"/>
          <w:color w:val="2A2A2A"/>
          <w:w w:val="83"/>
          <w:sz w:val="24"/>
          <w:szCs w:val="24"/>
        </w:rPr>
        <w:t>,</w:t>
      </w:r>
      <w:r w:rsidRPr="00B3176D">
        <w:rPr>
          <w:rFonts w:ascii="Times New Roman" w:eastAsia="Times New Roman" w:hAnsi="Times New Roman" w:cs="Times New Roman"/>
          <w:color w:val="2A2A2A"/>
          <w:spacing w:val="10"/>
          <w:sz w:val="24"/>
          <w:szCs w:val="24"/>
        </w:rPr>
        <w:t xml:space="preserve"> </w:t>
      </w:r>
      <w:r w:rsidRPr="00B3176D">
        <w:rPr>
          <w:rFonts w:ascii="Times New Roman" w:eastAsia="Times New Roman" w:hAnsi="Times New Roman" w:cs="Times New Roman"/>
          <w:color w:val="151515"/>
          <w:sz w:val="24"/>
          <w:szCs w:val="24"/>
        </w:rPr>
        <w:t>untuk</w:t>
      </w:r>
      <w:r w:rsidRPr="00B3176D">
        <w:rPr>
          <w:rFonts w:ascii="Times New Roman" w:eastAsia="Times New Roman" w:hAnsi="Times New Roman" w:cs="Times New Roman"/>
          <w:color w:val="151515"/>
          <w:spacing w:val="32"/>
          <w:sz w:val="24"/>
          <w:szCs w:val="24"/>
        </w:rPr>
        <w:t xml:space="preserve"> </w:t>
      </w:r>
      <w:r w:rsidRPr="00B3176D">
        <w:rPr>
          <w:rFonts w:ascii="Times New Roman" w:eastAsia="Times New Roman" w:hAnsi="Times New Roman" w:cs="Times New Roman"/>
          <w:color w:val="151515"/>
          <w:w w:val="75"/>
          <w:sz w:val="24"/>
          <w:szCs w:val="24"/>
        </w:rPr>
        <w:t>i</w:t>
      </w:r>
      <w:r w:rsidRPr="00B3176D">
        <w:rPr>
          <w:rFonts w:ascii="Times New Roman" w:eastAsia="Times New Roman" w:hAnsi="Times New Roman" w:cs="Times New Roman"/>
          <w:color w:val="151515"/>
          <w:w w:val="112"/>
          <w:sz w:val="24"/>
          <w:szCs w:val="24"/>
        </w:rPr>
        <w:t>tu</w:t>
      </w:r>
      <w:r w:rsidRPr="00B3176D">
        <w:rPr>
          <w:rFonts w:ascii="Times New Roman" w:eastAsia="Times New Roman" w:hAnsi="Times New Roman" w:cs="Times New Roman"/>
          <w:color w:val="151515"/>
          <w:sz w:val="24"/>
          <w:szCs w:val="24"/>
        </w:rPr>
        <w:t xml:space="preserve"> penulis</w:t>
      </w:r>
      <w:r w:rsidRPr="00B3176D">
        <w:rPr>
          <w:rFonts w:ascii="Times New Roman" w:eastAsia="Times New Roman" w:hAnsi="Times New Roman" w:cs="Times New Roman"/>
          <w:color w:val="151515"/>
          <w:spacing w:val="35"/>
          <w:sz w:val="24"/>
          <w:szCs w:val="24"/>
        </w:rPr>
        <w:t xml:space="preserve"> </w:t>
      </w:r>
      <w:r w:rsidRPr="00B3176D">
        <w:rPr>
          <w:rFonts w:ascii="Times New Roman" w:eastAsia="Times New Roman" w:hAnsi="Times New Roman" w:cs="Times New Roman"/>
          <w:color w:val="151515"/>
          <w:sz w:val="24"/>
          <w:szCs w:val="24"/>
        </w:rPr>
        <w:t>mohon</w:t>
      </w:r>
      <w:r w:rsidRPr="00B3176D">
        <w:rPr>
          <w:rFonts w:ascii="Times New Roman" w:eastAsia="Times New Roman" w:hAnsi="Times New Roman" w:cs="Times New Roman"/>
          <w:color w:val="151515"/>
          <w:spacing w:val="31"/>
          <w:sz w:val="24"/>
          <w:szCs w:val="24"/>
        </w:rPr>
        <w:t xml:space="preserve"> </w:t>
      </w:r>
      <w:r w:rsidRPr="00B3176D">
        <w:rPr>
          <w:rFonts w:ascii="Times New Roman" w:eastAsia="Times New Roman" w:hAnsi="Times New Roman" w:cs="Times New Roman"/>
          <w:color w:val="151515"/>
          <w:w w:val="108"/>
          <w:sz w:val="24"/>
          <w:szCs w:val="24"/>
        </w:rPr>
        <w:t>k</w:t>
      </w:r>
      <w:r w:rsidRPr="00B3176D">
        <w:rPr>
          <w:rFonts w:ascii="Times New Roman" w:eastAsia="Times New Roman" w:hAnsi="Times New Roman" w:cs="Times New Roman"/>
          <w:color w:val="151515"/>
          <w:w w:val="112"/>
          <w:sz w:val="24"/>
          <w:szCs w:val="24"/>
        </w:rPr>
        <w:t>r</w:t>
      </w:r>
      <w:r w:rsidRPr="00B3176D">
        <w:rPr>
          <w:rFonts w:ascii="Times New Roman" w:eastAsia="Times New Roman" w:hAnsi="Times New Roman" w:cs="Times New Roman"/>
          <w:color w:val="151515"/>
          <w:w w:val="75"/>
          <w:sz w:val="24"/>
          <w:szCs w:val="24"/>
        </w:rPr>
        <w:t>i</w:t>
      </w:r>
      <w:r w:rsidRPr="00B3176D">
        <w:rPr>
          <w:rFonts w:ascii="Times New Roman" w:eastAsia="Times New Roman" w:hAnsi="Times New Roman" w:cs="Times New Roman"/>
          <w:color w:val="151515"/>
          <w:w w:val="120"/>
          <w:sz w:val="24"/>
          <w:szCs w:val="24"/>
        </w:rPr>
        <w:t>t</w:t>
      </w:r>
      <w:r w:rsidRPr="00B3176D">
        <w:rPr>
          <w:rFonts w:ascii="Times New Roman" w:eastAsia="Times New Roman" w:hAnsi="Times New Roman" w:cs="Times New Roman"/>
          <w:color w:val="151515"/>
          <w:w w:val="90"/>
          <w:sz w:val="24"/>
          <w:szCs w:val="24"/>
        </w:rPr>
        <w:t>i</w:t>
      </w:r>
      <w:r w:rsidRPr="00B3176D">
        <w:rPr>
          <w:rFonts w:ascii="Times New Roman" w:eastAsia="Times New Roman" w:hAnsi="Times New Roman" w:cs="Times New Roman"/>
          <w:color w:val="151515"/>
          <w:w w:val="108"/>
          <w:sz w:val="24"/>
          <w:szCs w:val="24"/>
        </w:rPr>
        <w:t>k</w:t>
      </w:r>
      <w:r w:rsidRPr="00B3176D">
        <w:rPr>
          <w:rFonts w:ascii="Times New Roman" w:eastAsia="Times New Roman" w:hAnsi="Times New Roman" w:cs="Times New Roman"/>
          <w:color w:val="151515"/>
          <w:spacing w:val="10"/>
          <w:sz w:val="24"/>
          <w:szCs w:val="24"/>
        </w:rPr>
        <w:t xml:space="preserve"> </w:t>
      </w:r>
      <w:r w:rsidRPr="00B3176D">
        <w:rPr>
          <w:rFonts w:ascii="Times New Roman" w:eastAsia="Times New Roman" w:hAnsi="Times New Roman" w:cs="Times New Roman"/>
          <w:color w:val="151515"/>
          <w:sz w:val="24"/>
          <w:szCs w:val="24"/>
        </w:rPr>
        <w:t>dan</w:t>
      </w:r>
      <w:r w:rsidRPr="00B3176D">
        <w:rPr>
          <w:rFonts w:ascii="Times New Roman" w:eastAsia="Times New Roman" w:hAnsi="Times New Roman" w:cs="Times New Roman"/>
          <w:color w:val="151515"/>
          <w:spacing w:val="22"/>
          <w:sz w:val="24"/>
          <w:szCs w:val="24"/>
        </w:rPr>
        <w:t xml:space="preserve"> </w:t>
      </w:r>
      <w:r w:rsidRPr="00B3176D">
        <w:rPr>
          <w:rFonts w:ascii="Times New Roman" w:eastAsia="Times New Roman" w:hAnsi="Times New Roman" w:cs="Times New Roman"/>
          <w:color w:val="151515"/>
          <w:sz w:val="24"/>
          <w:szCs w:val="24"/>
        </w:rPr>
        <w:t>saran</w:t>
      </w:r>
      <w:r w:rsidRPr="00B3176D">
        <w:rPr>
          <w:rFonts w:ascii="Times New Roman" w:eastAsia="Times New Roman" w:hAnsi="Times New Roman" w:cs="Times New Roman"/>
          <w:color w:val="151515"/>
          <w:spacing w:val="12"/>
          <w:sz w:val="24"/>
          <w:szCs w:val="24"/>
        </w:rPr>
        <w:t xml:space="preserve"> </w:t>
      </w:r>
      <w:r w:rsidRPr="00B3176D">
        <w:rPr>
          <w:rFonts w:ascii="Times New Roman" w:eastAsia="Times New Roman" w:hAnsi="Times New Roman" w:cs="Times New Roman"/>
          <w:color w:val="151515"/>
          <w:sz w:val="24"/>
          <w:szCs w:val="24"/>
        </w:rPr>
        <w:t>yang</w:t>
      </w:r>
      <w:r w:rsidRPr="00B3176D">
        <w:rPr>
          <w:rFonts w:ascii="Times New Roman" w:eastAsia="Times New Roman" w:hAnsi="Times New Roman" w:cs="Times New Roman"/>
          <w:color w:val="151515"/>
          <w:spacing w:val="12"/>
          <w:sz w:val="24"/>
          <w:szCs w:val="24"/>
        </w:rPr>
        <w:t xml:space="preserve"> </w:t>
      </w:r>
      <w:r w:rsidRPr="00B3176D">
        <w:rPr>
          <w:rFonts w:ascii="Times New Roman" w:eastAsia="Times New Roman" w:hAnsi="Times New Roman" w:cs="Times New Roman"/>
          <w:color w:val="151515"/>
          <w:sz w:val="24"/>
          <w:szCs w:val="24"/>
        </w:rPr>
        <w:t>b</w:t>
      </w:r>
      <w:r w:rsidRPr="00B3176D">
        <w:rPr>
          <w:rFonts w:ascii="Times New Roman" w:eastAsia="Times New Roman" w:hAnsi="Times New Roman" w:cs="Times New Roman"/>
          <w:color w:val="151515"/>
          <w:w w:val="113"/>
          <w:sz w:val="24"/>
          <w:szCs w:val="24"/>
        </w:rPr>
        <w:t>e</w:t>
      </w:r>
      <w:r w:rsidRPr="00B3176D">
        <w:rPr>
          <w:rFonts w:ascii="Times New Roman" w:eastAsia="Times New Roman" w:hAnsi="Times New Roman" w:cs="Times New Roman"/>
          <w:color w:val="151515"/>
          <w:w w:val="112"/>
          <w:sz w:val="24"/>
          <w:szCs w:val="24"/>
        </w:rPr>
        <w:t>r</w:t>
      </w:r>
      <w:r w:rsidRPr="00B3176D">
        <w:rPr>
          <w:rFonts w:ascii="Times New Roman" w:eastAsia="Times New Roman" w:hAnsi="Times New Roman" w:cs="Times New Roman"/>
          <w:color w:val="151515"/>
          <w:w w:val="96"/>
          <w:sz w:val="24"/>
          <w:szCs w:val="24"/>
        </w:rPr>
        <w:t>s</w:t>
      </w:r>
      <w:r w:rsidRPr="00B3176D">
        <w:rPr>
          <w:rFonts w:ascii="Times New Roman" w:eastAsia="Times New Roman" w:hAnsi="Times New Roman" w:cs="Times New Roman"/>
          <w:color w:val="151515"/>
          <w:w w:val="90"/>
          <w:sz w:val="24"/>
          <w:szCs w:val="24"/>
        </w:rPr>
        <w:t>i</w:t>
      </w:r>
      <w:r w:rsidRPr="00B3176D">
        <w:rPr>
          <w:rFonts w:ascii="Times New Roman" w:eastAsia="Times New Roman" w:hAnsi="Times New Roman" w:cs="Times New Roman"/>
          <w:color w:val="151515"/>
          <w:w w:val="150"/>
          <w:sz w:val="24"/>
          <w:szCs w:val="24"/>
        </w:rPr>
        <w:t>f</w:t>
      </w:r>
      <w:r w:rsidRPr="00B3176D">
        <w:rPr>
          <w:rFonts w:ascii="Times New Roman" w:eastAsia="Times New Roman" w:hAnsi="Times New Roman" w:cs="Times New Roman"/>
          <w:color w:val="151515"/>
          <w:w w:val="84"/>
          <w:sz w:val="24"/>
          <w:szCs w:val="24"/>
        </w:rPr>
        <w:t>a</w:t>
      </w:r>
      <w:r w:rsidRPr="00B3176D">
        <w:rPr>
          <w:rFonts w:ascii="Times New Roman" w:eastAsia="Times New Roman" w:hAnsi="Times New Roman" w:cs="Times New Roman"/>
          <w:color w:val="151515"/>
          <w:w w:val="90"/>
          <w:sz w:val="24"/>
          <w:szCs w:val="24"/>
        </w:rPr>
        <w:t>t</w:t>
      </w:r>
      <w:r w:rsidRPr="00B3176D">
        <w:rPr>
          <w:rFonts w:ascii="Times New Roman" w:eastAsia="Times New Roman" w:hAnsi="Times New Roman" w:cs="Times New Roman"/>
          <w:color w:val="151515"/>
          <w:spacing w:val="10"/>
          <w:sz w:val="24"/>
          <w:szCs w:val="24"/>
        </w:rPr>
        <w:t xml:space="preserve"> </w:t>
      </w:r>
      <w:r w:rsidRPr="00B3176D">
        <w:rPr>
          <w:rFonts w:ascii="Times New Roman" w:eastAsia="Times New Roman" w:hAnsi="Times New Roman" w:cs="Times New Roman"/>
          <w:color w:val="151515"/>
          <w:w w:val="102"/>
          <w:sz w:val="24"/>
          <w:szCs w:val="24"/>
        </w:rPr>
        <w:t>m</w:t>
      </w:r>
      <w:r w:rsidRPr="00B3176D">
        <w:rPr>
          <w:rFonts w:ascii="Times New Roman" w:eastAsia="Times New Roman" w:hAnsi="Times New Roman" w:cs="Times New Roman"/>
          <w:color w:val="151515"/>
          <w:w w:val="113"/>
          <w:sz w:val="24"/>
          <w:szCs w:val="24"/>
        </w:rPr>
        <w:t>e</w:t>
      </w:r>
      <w:r w:rsidRPr="00B3176D">
        <w:rPr>
          <w:rFonts w:ascii="Times New Roman" w:eastAsia="Times New Roman" w:hAnsi="Times New Roman" w:cs="Times New Roman"/>
          <w:color w:val="151515"/>
          <w:w w:val="96"/>
          <w:sz w:val="24"/>
          <w:szCs w:val="24"/>
        </w:rPr>
        <w:t>m</w:t>
      </w:r>
      <w:r w:rsidRPr="00B3176D">
        <w:rPr>
          <w:rFonts w:ascii="Times New Roman" w:eastAsia="Times New Roman" w:hAnsi="Times New Roman" w:cs="Times New Roman"/>
          <w:color w:val="151515"/>
          <w:w w:val="108"/>
          <w:sz w:val="24"/>
          <w:szCs w:val="24"/>
        </w:rPr>
        <w:t>b</w:t>
      </w:r>
      <w:r w:rsidRPr="00B3176D">
        <w:rPr>
          <w:rFonts w:ascii="Times New Roman" w:eastAsia="Times New Roman" w:hAnsi="Times New Roman" w:cs="Times New Roman"/>
          <w:color w:val="151515"/>
          <w:w w:val="113"/>
          <w:sz w:val="24"/>
          <w:szCs w:val="24"/>
        </w:rPr>
        <w:t>a</w:t>
      </w:r>
      <w:r w:rsidRPr="00B3176D">
        <w:rPr>
          <w:rFonts w:ascii="Times New Roman" w:eastAsia="Times New Roman" w:hAnsi="Times New Roman" w:cs="Times New Roman"/>
          <w:color w:val="151515"/>
          <w:sz w:val="24"/>
          <w:szCs w:val="24"/>
        </w:rPr>
        <w:t>n</w:t>
      </w:r>
      <w:r w:rsidRPr="00B3176D">
        <w:rPr>
          <w:rFonts w:ascii="Times New Roman" w:eastAsia="Times New Roman" w:hAnsi="Times New Roman" w:cs="Times New Roman"/>
          <w:color w:val="151515"/>
          <w:w w:val="108"/>
          <w:sz w:val="24"/>
          <w:szCs w:val="24"/>
        </w:rPr>
        <w:t xml:space="preserve">gun </w:t>
      </w:r>
      <w:r w:rsidRPr="00B3176D">
        <w:rPr>
          <w:rFonts w:ascii="Times New Roman" w:eastAsia="Times New Roman" w:hAnsi="Times New Roman" w:cs="Times New Roman"/>
          <w:color w:val="151515"/>
          <w:sz w:val="24"/>
          <w:szCs w:val="24"/>
        </w:rPr>
        <w:t>untuk</w:t>
      </w:r>
      <w:r w:rsidRPr="00B3176D">
        <w:rPr>
          <w:rFonts w:ascii="Times New Roman" w:eastAsia="Times New Roman" w:hAnsi="Times New Roman" w:cs="Times New Roman"/>
          <w:color w:val="151515"/>
          <w:spacing w:val="32"/>
          <w:sz w:val="24"/>
          <w:szCs w:val="24"/>
        </w:rPr>
        <w:t xml:space="preserve"> </w:t>
      </w:r>
      <w:proofErr w:type="gramStart"/>
      <w:r w:rsidRPr="00B3176D">
        <w:rPr>
          <w:rFonts w:ascii="Times New Roman" w:eastAsia="Times New Roman" w:hAnsi="Times New Roman" w:cs="Times New Roman"/>
          <w:color w:val="151515"/>
          <w:sz w:val="24"/>
          <w:szCs w:val="24"/>
        </w:rPr>
        <w:t xml:space="preserve">kesempumaan </w:t>
      </w:r>
      <w:r w:rsidRPr="00B3176D">
        <w:rPr>
          <w:rFonts w:ascii="Times New Roman" w:eastAsia="Times New Roman" w:hAnsi="Times New Roman" w:cs="Times New Roman"/>
          <w:color w:val="151515"/>
          <w:spacing w:val="6"/>
          <w:sz w:val="24"/>
          <w:szCs w:val="24"/>
        </w:rPr>
        <w:t xml:space="preserve"> </w:t>
      </w:r>
      <w:r w:rsidRPr="00B3176D">
        <w:rPr>
          <w:rFonts w:ascii="Times New Roman" w:eastAsia="Times New Roman" w:hAnsi="Times New Roman" w:cs="Times New Roman"/>
          <w:color w:val="151515"/>
          <w:sz w:val="24"/>
          <w:szCs w:val="24"/>
        </w:rPr>
        <w:t>p</w:t>
      </w:r>
      <w:r w:rsidRPr="00B3176D">
        <w:rPr>
          <w:rFonts w:ascii="Times New Roman" w:eastAsia="Times New Roman" w:hAnsi="Times New Roman" w:cs="Times New Roman"/>
          <w:color w:val="2A2A2A"/>
          <w:sz w:val="24"/>
          <w:szCs w:val="24"/>
        </w:rPr>
        <w:t>e</w:t>
      </w:r>
      <w:r w:rsidRPr="00B3176D">
        <w:rPr>
          <w:rFonts w:ascii="Times New Roman" w:eastAsia="Times New Roman" w:hAnsi="Times New Roman" w:cs="Times New Roman"/>
          <w:color w:val="151515"/>
          <w:sz w:val="24"/>
          <w:szCs w:val="24"/>
        </w:rPr>
        <w:t>nulisan</w:t>
      </w:r>
      <w:proofErr w:type="gramEnd"/>
      <w:r w:rsidRPr="00B3176D">
        <w:rPr>
          <w:rFonts w:ascii="Times New Roman" w:eastAsia="Times New Roman" w:hAnsi="Times New Roman" w:cs="Times New Roman"/>
          <w:color w:val="151515"/>
          <w:sz w:val="24"/>
          <w:szCs w:val="24"/>
        </w:rPr>
        <w:t xml:space="preserve"> </w:t>
      </w:r>
      <w:r w:rsidRPr="00B3176D">
        <w:rPr>
          <w:rFonts w:ascii="Times New Roman" w:eastAsia="Times New Roman" w:hAnsi="Times New Roman" w:cs="Times New Roman"/>
          <w:color w:val="151515"/>
          <w:spacing w:val="1"/>
          <w:sz w:val="24"/>
          <w:szCs w:val="24"/>
        </w:rPr>
        <w:t xml:space="preserve"> </w:t>
      </w:r>
      <w:r w:rsidRPr="00B3176D">
        <w:rPr>
          <w:rFonts w:ascii="Times New Roman" w:eastAsia="Times New Roman" w:hAnsi="Times New Roman" w:cs="Times New Roman"/>
          <w:color w:val="151515"/>
          <w:w w:val="75"/>
          <w:sz w:val="24"/>
          <w:szCs w:val="24"/>
        </w:rPr>
        <w:t>i</w:t>
      </w:r>
      <w:r w:rsidRPr="00B3176D">
        <w:rPr>
          <w:rFonts w:ascii="Times New Roman" w:eastAsia="Times New Roman" w:hAnsi="Times New Roman" w:cs="Times New Roman"/>
          <w:color w:val="151515"/>
          <w:w w:val="116"/>
          <w:sz w:val="24"/>
          <w:szCs w:val="24"/>
        </w:rPr>
        <w:t>n</w:t>
      </w:r>
      <w:r w:rsidRPr="00B3176D">
        <w:rPr>
          <w:rFonts w:ascii="Times New Roman" w:eastAsia="Times New Roman" w:hAnsi="Times New Roman" w:cs="Times New Roman"/>
          <w:color w:val="151515"/>
          <w:w w:val="75"/>
          <w:sz w:val="24"/>
          <w:szCs w:val="24"/>
        </w:rPr>
        <w:t>i</w:t>
      </w:r>
      <w:r w:rsidRPr="00B3176D">
        <w:rPr>
          <w:rFonts w:ascii="Times New Roman" w:eastAsia="Times New Roman" w:hAnsi="Times New Roman" w:cs="Times New Roman"/>
          <w:color w:val="151515"/>
          <w:sz w:val="24"/>
          <w:szCs w:val="24"/>
        </w:rPr>
        <w:t xml:space="preserve">. </w:t>
      </w:r>
      <w:r w:rsidRPr="00B3176D">
        <w:rPr>
          <w:rFonts w:ascii="Times New Roman" w:eastAsia="Times New Roman" w:hAnsi="Times New Roman" w:cs="Times New Roman"/>
          <w:color w:val="151515"/>
          <w:spacing w:val="-29"/>
          <w:sz w:val="24"/>
          <w:szCs w:val="24"/>
        </w:rPr>
        <w:t xml:space="preserve"> </w:t>
      </w:r>
      <w:proofErr w:type="gramStart"/>
      <w:r w:rsidRPr="00B3176D">
        <w:rPr>
          <w:rFonts w:ascii="Times New Roman" w:eastAsia="Times New Roman" w:hAnsi="Times New Roman" w:cs="Times New Roman"/>
          <w:color w:val="151515"/>
          <w:sz w:val="24"/>
          <w:szCs w:val="24"/>
        </w:rPr>
        <w:t xml:space="preserve">Semoga </w:t>
      </w:r>
      <w:r w:rsidRPr="00B3176D">
        <w:rPr>
          <w:rFonts w:ascii="Times New Roman" w:eastAsia="Times New Roman" w:hAnsi="Times New Roman" w:cs="Times New Roman"/>
          <w:color w:val="151515"/>
          <w:spacing w:val="25"/>
          <w:sz w:val="24"/>
          <w:szCs w:val="24"/>
        </w:rPr>
        <w:t xml:space="preserve"> </w:t>
      </w:r>
      <w:r w:rsidRPr="00B3176D">
        <w:rPr>
          <w:rFonts w:ascii="Times New Roman" w:eastAsia="Times New Roman" w:hAnsi="Times New Roman" w:cs="Times New Roman"/>
          <w:color w:val="151515"/>
          <w:sz w:val="24"/>
          <w:szCs w:val="24"/>
        </w:rPr>
        <w:t>Tuhan</w:t>
      </w:r>
      <w:proofErr w:type="gramEnd"/>
      <w:r w:rsidRPr="00B3176D">
        <w:rPr>
          <w:rFonts w:ascii="Times New Roman" w:eastAsia="Times New Roman" w:hAnsi="Times New Roman" w:cs="Times New Roman"/>
          <w:color w:val="151515"/>
          <w:sz w:val="24"/>
          <w:szCs w:val="24"/>
        </w:rPr>
        <w:t xml:space="preserve"> </w:t>
      </w:r>
      <w:r w:rsidRPr="00B3176D">
        <w:rPr>
          <w:rFonts w:ascii="Times New Roman" w:eastAsia="Times New Roman" w:hAnsi="Times New Roman" w:cs="Times New Roman"/>
          <w:color w:val="151515"/>
          <w:spacing w:val="35"/>
          <w:sz w:val="24"/>
          <w:szCs w:val="24"/>
        </w:rPr>
        <w:t xml:space="preserve"> </w:t>
      </w:r>
      <w:r w:rsidRPr="00B3176D">
        <w:rPr>
          <w:rFonts w:ascii="Times New Roman" w:eastAsia="Times New Roman" w:hAnsi="Times New Roman" w:cs="Times New Roman"/>
          <w:color w:val="151515"/>
          <w:sz w:val="24"/>
          <w:szCs w:val="24"/>
        </w:rPr>
        <w:t xml:space="preserve">memberikan </w:t>
      </w:r>
      <w:r w:rsidRPr="00B3176D">
        <w:rPr>
          <w:rFonts w:ascii="Times New Roman" w:eastAsia="Times New Roman" w:hAnsi="Times New Roman" w:cs="Times New Roman"/>
          <w:color w:val="151515"/>
          <w:spacing w:val="37"/>
          <w:sz w:val="24"/>
          <w:szCs w:val="24"/>
        </w:rPr>
        <w:t xml:space="preserve"> </w:t>
      </w:r>
      <w:r w:rsidRPr="00B3176D">
        <w:rPr>
          <w:rFonts w:ascii="Times New Roman" w:eastAsia="Times New Roman" w:hAnsi="Times New Roman" w:cs="Times New Roman"/>
          <w:color w:val="151515"/>
          <w:w w:val="108"/>
          <w:sz w:val="24"/>
          <w:szCs w:val="24"/>
        </w:rPr>
        <w:t>b</w:t>
      </w:r>
      <w:r w:rsidRPr="00B3176D">
        <w:rPr>
          <w:rFonts w:ascii="Times New Roman" w:eastAsia="Times New Roman" w:hAnsi="Times New Roman" w:cs="Times New Roman"/>
          <w:color w:val="151515"/>
          <w:w w:val="122"/>
          <w:sz w:val="24"/>
          <w:szCs w:val="24"/>
        </w:rPr>
        <w:t>a</w:t>
      </w:r>
      <w:r w:rsidRPr="00B3176D">
        <w:rPr>
          <w:rFonts w:ascii="Times New Roman" w:eastAsia="Times New Roman" w:hAnsi="Times New Roman" w:cs="Times New Roman"/>
          <w:color w:val="151515"/>
          <w:w w:val="75"/>
          <w:sz w:val="24"/>
          <w:szCs w:val="24"/>
        </w:rPr>
        <w:t>l</w:t>
      </w:r>
      <w:r w:rsidRPr="00B3176D">
        <w:rPr>
          <w:rFonts w:ascii="Times New Roman" w:eastAsia="Times New Roman" w:hAnsi="Times New Roman" w:cs="Times New Roman"/>
          <w:color w:val="151515"/>
          <w:w w:val="113"/>
          <w:sz w:val="24"/>
          <w:szCs w:val="24"/>
        </w:rPr>
        <w:t>a</w:t>
      </w:r>
      <w:r w:rsidRPr="00B3176D">
        <w:rPr>
          <w:rFonts w:ascii="Times New Roman" w:eastAsia="Times New Roman" w:hAnsi="Times New Roman" w:cs="Times New Roman"/>
          <w:color w:val="151515"/>
          <w:w w:val="96"/>
          <w:sz w:val="24"/>
          <w:szCs w:val="24"/>
        </w:rPr>
        <w:t>s</w:t>
      </w:r>
      <w:r w:rsidRPr="00B3176D">
        <w:rPr>
          <w:rFonts w:ascii="Times New Roman" w:eastAsia="Times New Roman" w:hAnsi="Times New Roman" w:cs="Times New Roman"/>
          <w:color w:val="151515"/>
          <w:w w:val="113"/>
          <w:sz w:val="24"/>
          <w:szCs w:val="24"/>
        </w:rPr>
        <w:t>a</w:t>
      </w:r>
      <w:r w:rsidRPr="00B3176D">
        <w:rPr>
          <w:rFonts w:ascii="Times New Roman" w:eastAsia="Times New Roman" w:hAnsi="Times New Roman" w:cs="Times New Roman"/>
          <w:color w:val="151515"/>
          <w:w w:val="108"/>
          <w:sz w:val="24"/>
          <w:szCs w:val="24"/>
        </w:rPr>
        <w:t>n</w:t>
      </w:r>
      <w:r w:rsidRPr="00B3176D">
        <w:rPr>
          <w:rFonts w:ascii="Times New Roman" w:eastAsia="Times New Roman" w:hAnsi="Times New Roman" w:cs="Times New Roman"/>
          <w:color w:val="151515"/>
          <w:sz w:val="24"/>
          <w:szCs w:val="24"/>
        </w:rPr>
        <w:t xml:space="preserve">  yang </w:t>
      </w:r>
      <w:r w:rsidRPr="00B3176D">
        <w:rPr>
          <w:rFonts w:ascii="Times New Roman" w:eastAsia="Times New Roman" w:hAnsi="Times New Roman" w:cs="Times New Roman"/>
          <w:color w:val="151515"/>
          <w:spacing w:val="21"/>
          <w:sz w:val="24"/>
          <w:szCs w:val="24"/>
        </w:rPr>
        <w:t xml:space="preserve"> </w:t>
      </w:r>
      <w:r w:rsidRPr="00B3176D">
        <w:rPr>
          <w:rFonts w:ascii="Times New Roman" w:eastAsia="Times New Roman" w:hAnsi="Times New Roman" w:cs="Times New Roman"/>
          <w:color w:val="B5B5B5"/>
          <w:w w:val="50"/>
          <w:sz w:val="24"/>
          <w:szCs w:val="24"/>
        </w:rPr>
        <w:t xml:space="preserve">· </w:t>
      </w:r>
      <w:r w:rsidRPr="00B3176D">
        <w:rPr>
          <w:rFonts w:ascii="Times New Roman" w:eastAsia="Times New Roman" w:hAnsi="Times New Roman" w:cs="Times New Roman"/>
          <w:color w:val="151515"/>
          <w:sz w:val="24"/>
          <w:szCs w:val="24"/>
        </w:rPr>
        <w:t>b</w:t>
      </w:r>
      <w:r w:rsidRPr="00B3176D">
        <w:rPr>
          <w:rFonts w:ascii="Times New Roman" w:eastAsia="Times New Roman" w:hAnsi="Times New Roman" w:cs="Times New Roman"/>
          <w:color w:val="151515"/>
          <w:w w:val="113"/>
          <w:sz w:val="24"/>
          <w:szCs w:val="24"/>
        </w:rPr>
        <w:t>e</w:t>
      </w:r>
      <w:r w:rsidRPr="00B3176D">
        <w:rPr>
          <w:rFonts w:ascii="Times New Roman" w:eastAsia="Times New Roman" w:hAnsi="Times New Roman" w:cs="Times New Roman"/>
          <w:color w:val="151515"/>
          <w:sz w:val="24"/>
          <w:szCs w:val="24"/>
        </w:rPr>
        <w:t>r</w:t>
      </w:r>
      <w:r w:rsidRPr="00B3176D">
        <w:rPr>
          <w:rFonts w:ascii="Times New Roman" w:eastAsia="Times New Roman" w:hAnsi="Times New Roman" w:cs="Times New Roman"/>
          <w:color w:val="151515"/>
          <w:w w:val="90"/>
          <w:sz w:val="24"/>
          <w:szCs w:val="24"/>
        </w:rPr>
        <w:t>l</w:t>
      </w:r>
      <w:r w:rsidRPr="00B3176D">
        <w:rPr>
          <w:rFonts w:ascii="Times New Roman" w:eastAsia="Times New Roman" w:hAnsi="Times New Roman" w:cs="Times New Roman"/>
          <w:color w:val="151515"/>
          <w:w w:val="105"/>
          <w:sz w:val="24"/>
          <w:szCs w:val="24"/>
        </w:rPr>
        <w:t>i</w:t>
      </w:r>
      <w:r w:rsidRPr="00B3176D">
        <w:rPr>
          <w:rFonts w:ascii="Times New Roman" w:eastAsia="Times New Roman" w:hAnsi="Times New Roman" w:cs="Times New Roman"/>
          <w:color w:val="151515"/>
          <w:w w:val="108"/>
          <w:sz w:val="24"/>
          <w:szCs w:val="24"/>
        </w:rPr>
        <w:t>p</w:t>
      </w:r>
      <w:r w:rsidRPr="00B3176D">
        <w:rPr>
          <w:rFonts w:ascii="Times New Roman" w:eastAsia="Times New Roman" w:hAnsi="Times New Roman" w:cs="Times New Roman"/>
          <w:color w:val="151515"/>
          <w:w w:val="103"/>
          <w:sz w:val="24"/>
          <w:szCs w:val="24"/>
        </w:rPr>
        <w:t>a</w:t>
      </w:r>
      <w:r w:rsidRPr="00B3176D">
        <w:rPr>
          <w:rFonts w:ascii="Times New Roman" w:eastAsia="Times New Roman" w:hAnsi="Times New Roman" w:cs="Times New Roman"/>
          <w:color w:val="151515"/>
          <w:w w:val="120"/>
          <w:sz w:val="24"/>
          <w:szCs w:val="24"/>
        </w:rPr>
        <w:t>t</w:t>
      </w:r>
      <w:r w:rsidRPr="00B3176D">
        <w:rPr>
          <w:rFonts w:ascii="Times New Roman" w:eastAsia="Times New Roman" w:hAnsi="Times New Roman" w:cs="Times New Roman"/>
          <w:color w:val="2A2A2A"/>
          <w:w w:val="83"/>
          <w:sz w:val="24"/>
          <w:szCs w:val="24"/>
        </w:rPr>
        <w:t>,</w:t>
      </w:r>
      <w:r w:rsidRPr="00B3176D">
        <w:rPr>
          <w:rFonts w:ascii="Times New Roman" w:eastAsia="Times New Roman" w:hAnsi="Times New Roman" w:cs="Times New Roman"/>
          <w:color w:val="2A2A2A"/>
          <w:sz w:val="24"/>
          <w:szCs w:val="24"/>
        </w:rPr>
        <w:t xml:space="preserve"> </w:t>
      </w:r>
      <w:r w:rsidRPr="00B3176D">
        <w:rPr>
          <w:rFonts w:ascii="Times New Roman" w:eastAsia="Times New Roman" w:hAnsi="Times New Roman" w:cs="Times New Roman"/>
          <w:color w:val="2A2A2A"/>
          <w:spacing w:val="19"/>
          <w:sz w:val="24"/>
          <w:szCs w:val="24"/>
        </w:rPr>
        <w:t xml:space="preserve"> </w:t>
      </w:r>
      <w:r w:rsidRPr="00B3176D">
        <w:rPr>
          <w:rFonts w:ascii="Times New Roman" w:eastAsia="Times New Roman" w:hAnsi="Times New Roman" w:cs="Times New Roman"/>
          <w:color w:val="151515"/>
          <w:sz w:val="24"/>
          <w:szCs w:val="24"/>
        </w:rPr>
        <w:t xml:space="preserve">atas </w:t>
      </w:r>
      <w:r w:rsidRPr="00B3176D">
        <w:rPr>
          <w:rFonts w:ascii="Times New Roman" w:eastAsia="Times New Roman" w:hAnsi="Times New Roman" w:cs="Times New Roman"/>
          <w:color w:val="151515"/>
          <w:spacing w:val="16"/>
          <w:sz w:val="24"/>
          <w:szCs w:val="24"/>
        </w:rPr>
        <w:t xml:space="preserve"> </w:t>
      </w:r>
      <w:r w:rsidRPr="00B3176D">
        <w:rPr>
          <w:rFonts w:ascii="Times New Roman" w:eastAsia="Times New Roman" w:hAnsi="Times New Roman" w:cs="Times New Roman"/>
          <w:color w:val="151515"/>
          <w:sz w:val="24"/>
          <w:szCs w:val="24"/>
        </w:rPr>
        <w:t>s</w:t>
      </w:r>
      <w:r w:rsidRPr="00B3176D">
        <w:rPr>
          <w:rFonts w:ascii="Times New Roman" w:eastAsia="Times New Roman" w:hAnsi="Times New Roman" w:cs="Times New Roman"/>
          <w:color w:val="2A2A2A"/>
          <w:sz w:val="24"/>
          <w:szCs w:val="24"/>
        </w:rPr>
        <w:t>e</w:t>
      </w:r>
      <w:r w:rsidRPr="00B3176D">
        <w:rPr>
          <w:rFonts w:ascii="Times New Roman" w:eastAsia="Times New Roman" w:hAnsi="Times New Roman" w:cs="Times New Roman"/>
          <w:color w:val="151515"/>
          <w:sz w:val="24"/>
          <w:szCs w:val="24"/>
        </w:rPr>
        <w:t>gala</w:t>
      </w:r>
      <w:r w:rsidRPr="00B3176D">
        <w:rPr>
          <w:rFonts w:ascii="Times New Roman" w:eastAsia="Times New Roman" w:hAnsi="Times New Roman" w:cs="Times New Roman"/>
          <w:color w:val="151515"/>
          <w:spacing w:val="20"/>
          <w:sz w:val="24"/>
          <w:szCs w:val="24"/>
        </w:rPr>
        <w:t xml:space="preserve"> </w:t>
      </w:r>
      <w:r w:rsidRPr="00B3176D">
        <w:rPr>
          <w:rFonts w:ascii="Times New Roman" w:eastAsia="Times New Roman" w:hAnsi="Times New Roman" w:cs="Times New Roman"/>
          <w:color w:val="151515"/>
          <w:sz w:val="24"/>
          <w:szCs w:val="24"/>
        </w:rPr>
        <w:t>kebaikan</w:t>
      </w:r>
      <w:r w:rsidRPr="00B3176D">
        <w:rPr>
          <w:rFonts w:ascii="Times New Roman" w:eastAsia="Times New Roman" w:hAnsi="Times New Roman" w:cs="Times New Roman"/>
          <w:color w:val="151515"/>
          <w:spacing w:val="52"/>
          <w:sz w:val="24"/>
          <w:szCs w:val="24"/>
        </w:rPr>
        <w:t xml:space="preserve"> </w:t>
      </w:r>
      <w:r w:rsidRPr="00B3176D">
        <w:rPr>
          <w:rFonts w:ascii="Times New Roman" w:eastAsia="Times New Roman" w:hAnsi="Times New Roman" w:cs="Times New Roman"/>
          <w:color w:val="151515"/>
          <w:sz w:val="24"/>
          <w:szCs w:val="24"/>
        </w:rPr>
        <w:t>yang</w:t>
      </w:r>
      <w:r w:rsidRPr="00B3176D">
        <w:rPr>
          <w:rFonts w:ascii="Times New Roman" w:eastAsia="Times New Roman" w:hAnsi="Times New Roman" w:cs="Times New Roman"/>
          <w:color w:val="151515"/>
          <w:spacing w:val="22"/>
          <w:sz w:val="24"/>
          <w:szCs w:val="24"/>
        </w:rPr>
        <w:t xml:space="preserve"> </w:t>
      </w:r>
      <w:r w:rsidRPr="00B3176D">
        <w:rPr>
          <w:rFonts w:ascii="Times New Roman" w:eastAsia="Times New Roman" w:hAnsi="Times New Roman" w:cs="Times New Roman"/>
          <w:color w:val="2A2A2A"/>
          <w:sz w:val="24"/>
          <w:szCs w:val="24"/>
        </w:rPr>
        <w:t>t</w:t>
      </w:r>
      <w:r w:rsidRPr="00B3176D">
        <w:rPr>
          <w:rFonts w:ascii="Times New Roman" w:eastAsia="Times New Roman" w:hAnsi="Times New Roman" w:cs="Times New Roman"/>
          <w:color w:val="151515"/>
          <w:sz w:val="24"/>
          <w:szCs w:val="24"/>
        </w:rPr>
        <w:t>elah</w:t>
      </w:r>
      <w:r w:rsidRPr="00B3176D">
        <w:rPr>
          <w:rFonts w:ascii="Times New Roman" w:eastAsia="Times New Roman" w:hAnsi="Times New Roman" w:cs="Times New Roman"/>
          <w:color w:val="151515"/>
          <w:spacing w:val="13"/>
          <w:sz w:val="24"/>
          <w:szCs w:val="24"/>
        </w:rPr>
        <w:t xml:space="preserve"> </w:t>
      </w:r>
      <w:r w:rsidRPr="00B3176D">
        <w:rPr>
          <w:rFonts w:ascii="Times New Roman" w:eastAsia="Times New Roman" w:hAnsi="Times New Roman" w:cs="Times New Roman"/>
          <w:color w:val="151515"/>
          <w:sz w:val="24"/>
          <w:szCs w:val="24"/>
        </w:rPr>
        <w:t>mereka</w:t>
      </w:r>
      <w:r w:rsidRPr="00B3176D">
        <w:rPr>
          <w:rFonts w:ascii="Times New Roman" w:eastAsia="Times New Roman" w:hAnsi="Times New Roman" w:cs="Times New Roman"/>
          <w:color w:val="151515"/>
          <w:spacing w:val="31"/>
          <w:sz w:val="24"/>
          <w:szCs w:val="24"/>
        </w:rPr>
        <w:t xml:space="preserve"> </w:t>
      </w:r>
      <w:r w:rsidRPr="00B3176D">
        <w:rPr>
          <w:rFonts w:ascii="Times New Roman" w:eastAsia="Times New Roman" w:hAnsi="Times New Roman" w:cs="Times New Roman"/>
          <w:color w:val="151515"/>
          <w:sz w:val="24"/>
          <w:szCs w:val="24"/>
        </w:rPr>
        <w:t>berikan</w:t>
      </w:r>
      <w:r w:rsidRPr="00B3176D">
        <w:rPr>
          <w:rFonts w:ascii="Times New Roman" w:eastAsia="Times New Roman" w:hAnsi="Times New Roman" w:cs="Times New Roman"/>
          <w:color w:val="151515"/>
          <w:spacing w:val="38"/>
          <w:sz w:val="24"/>
          <w:szCs w:val="24"/>
        </w:rPr>
        <w:t xml:space="preserve"> </w:t>
      </w:r>
      <w:r w:rsidRPr="00B3176D">
        <w:rPr>
          <w:rFonts w:ascii="Times New Roman" w:eastAsia="Times New Roman" w:hAnsi="Times New Roman" w:cs="Times New Roman"/>
          <w:color w:val="151515"/>
          <w:sz w:val="24"/>
          <w:szCs w:val="24"/>
        </w:rPr>
        <w:t>kepada</w:t>
      </w:r>
      <w:r w:rsidRPr="00B3176D">
        <w:rPr>
          <w:rFonts w:ascii="Times New Roman" w:eastAsia="Times New Roman" w:hAnsi="Times New Roman" w:cs="Times New Roman"/>
          <w:color w:val="151515"/>
          <w:spacing w:val="30"/>
          <w:sz w:val="24"/>
          <w:szCs w:val="24"/>
        </w:rPr>
        <w:t xml:space="preserve"> </w:t>
      </w:r>
      <w:r w:rsidRPr="00B3176D">
        <w:rPr>
          <w:rFonts w:ascii="Times New Roman" w:eastAsia="Times New Roman" w:hAnsi="Times New Roman" w:cs="Times New Roman"/>
          <w:color w:val="151515"/>
          <w:sz w:val="24"/>
          <w:szCs w:val="24"/>
        </w:rPr>
        <w:t>p</w:t>
      </w:r>
      <w:r w:rsidRPr="00B3176D">
        <w:rPr>
          <w:rFonts w:ascii="Times New Roman" w:eastAsia="Times New Roman" w:hAnsi="Times New Roman" w:cs="Times New Roman"/>
          <w:color w:val="151515"/>
          <w:w w:val="103"/>
          <w:sz w:val="24"/>
          <w:szCs w:val="24"/>
        </w:rPr>
        <w:t>e</w:t>
      </w:r>
      <w:r w:rsidRPr="00B3176D">
        <w:rPr>
          <w:rFonts w:ascii="Times New Roman" w:eastAsia="Times New Roman" w:hAnsi="Times New Roman" w:cs="Times New Roman"/>
          <w:color w:val="151515"/>
          <w:sz w:val="24"/>
          <w:szCs w:val="24"/>
        </w:rPr>
        <w:t>n</w:t>
      </w:r>
      <w:r w:rsidRPr="00B3176D">
        <w:rPr>
          <w:rFonts w:ascii="Times New Roman" w:eastAsia="Times New Roman" w:hAnsi="Times New Roman" w:cs="Times New Roman"/>
          <w:color w:val="151515"/>
          <w:w w:val="108"/>
          <w:sz w:val="24"/>
          <w:szCs w:val="24"/>
        </w:rPr>
        <w:t>u</w:t>
      </w:r>
      <w:r w:rsidRPr="00B3176D">
        <w:rPr>
          <w:rFonts w:ascii="Times New Roman" w:eastAsia="Times New Roman" w:hAnsi="Times New Roman" w:cs="Times New Roman"/>
          <w:color w:val="151515"/>
          <w:w w:val="90"/>
          <w:sz w:val="24"/>
          <w:szCs w:val="24"/>
        </w:rPr>
        <w:t>l</w:t>
      </w:r>
      <w:r w:rsidRPr="00B3176D">
        <w:rPr>
          <w:rFonts w:ascii="Times New Roman" w:eastAsia="Times New Roman" w:hAnsi="Times New Roman" w:cs="Times New Roman"/>
          <w:color w:val="151515"/>
          <w:w w:val="120"/>
          <w:sz w:val="24"/>
          <w:szCs w:val="24"/>
        </w:rPr>
        <w:t>i</w:t>
      </w:r>
      <w:r w:rsidRPr="00B3176D">
        <w:rPr>
          <w:rFonts w:ascii="Times New Roman" w:eastAsia="Times New Roman" w:hAnsi="Times New Roman" w:cs="Times New Roman"/>
          <w:color w:val="151515"/>
          <w:w w:val="107"/>
          <w:sz w:val="24"/>
          <w:szCs w:val="24"/>
        </w:rPr>
        <w:t>s</w:t>
      </w:r>
      <w:r w:rsidRPr="00B3176D">
        <w:rPr>
          <w:rFonts w:ascii="Times New Roman" w:eastAsia="Times New Roman" w:hAnsi="Times New Roman" w:cs="Times New Roman"/>
          <w:color w:val="151515"/>
          <w:w w:val="83"/>
          <w:sz w:val="24"/>
          <w:szCs w:val="24"/>
        </w:rPr>
        <w:t>.</w:t>
      </w:r>
    </w:p>
    <w:p w:rsidR="00B3176D" w:rsidRPr="00B3176D" w:rsidRDefault="00B3176D" w:rsidP="00307D95">
      <w:pPr>
        <w:spacing w:before="9" w:after="0" w:line="160" w:lineRule="exact"/>
        <w:ind w:left="720" w:right="17" w:firstLine="720"/>
        <w:jc w:val="both"/>
        <w:rPr>
          <w:rFonts w:ascii="Times New Roman" w:eastAsia="Times New Roman" w:hAnsi="Times New Roman" w:cs="Times New Roman"/>
          <w:sz w:val="24"/>
          <w:szCs w:val="24"/>
        </w:rPr>
      </w:pPr>
    </w:p>
    <w:p w:rsidR="00B3176D" w:rsidRDefault="00B3176D" w:rsidP="00307D95">
      <w:pPr>
        <w:spacing w:after="0" w:line="365" w:lineRule="auto"/>
        <w:ind w:left="720" w:right="17" w:firstLine="720"/>
        <w:jc w:val="both"/>
        <w:rPr>
          <w:rFonts w:ascii="Times New Roman" w:eastAsia="Times New Roman" w:hAnsi="Times New Roman" w:cs="Times New Roman"/>
          <w:color w:val="151515"/>
          <w:w w:val="66"/>
          <w:sz w:val="24"/>
          <w:szCs w:val="24"/>
        </w:rPr>
      </w:pPr>
      <w:r w:rsidRPr="00B3176D">
        <w:rPr>
          <w:rFonts w:ascii="Times New Roman" w:eastAsia="Times New Roman" w:hAnsi="Times New Roman" w:cs="Times New Roman"/>
          <w:color w:val="151515"/>
          <w:w w:val="104"/>
          <w:sz w:val="24"/>
          <w:szCs w:val="24"/>
        </w:rPr>
        <w:t>A</w:t>
      </w:r>
      <w:r w:rsidRPr="00B3176D">
        <w:rPr>
          <w:rFonts w:ascii="Times New Roman" w:eastAsia="Times New Roman" w:hAnsi="Times New Roman" w:cs="Times New Roman"/>
          <w:color w:val="151515"/>
          <w:w w:val="108"/>
          <w:sz w:val="24"/>
          <w:szCs w:val="24"/>
        </w:rPr>
        <w:t>kh</w:t>
      </w:r>
      <w:r w:rsidRPr="00B3176D">
        <w:rPr>
          <w:rFonts w:ascii="Times New Roman" w:eastAsia="Times New Roman" w:hAnsi="Times New Roman" w:cs="Times New Roman"/>
          <w:color w:val="151515"/>
          <w:w w:val="75"/>
          <w:sz w:val="24"/>
          <w:szCs w:val="24"/>
        </w:rPr>
        <w:t>i</w:t>
      </w:r>
      <w:r w:rsidRPr="00B3176D">
        <w:rPr>
          <w:rFonts w:ascii="Times New Roman" w:eastAsia="Times New Roman" w:hAnsi="Times New Roman" w:cs="Times New Roman"/>
          <w:color w:val="151515"/>
          <w:w w:val="125"/>
          <w:sz w:val="24"/>
          <w:szCs w:val="24"/>
        </w:rPr>
        <w:t>r</w:t>
      </w:r>
      <w:r w:rsidRPr="00B3176D">
        <w:rPr>
          <w:rFonts w:ascii="Times New Roman" w:eastAsia="Times New Roman" w:hAnsi="Times New Roman" w:cs="Times New Roman"/>
          <w:color w:val="151515"/>
          <w:sz w:val="24"/>
          <w:szCs w:val="24"/>
        </w:rPr>
        <w:t xml:space="preserve"> kata</w:t>
      </w:r>
      <w:r w:rsidRPr="00B3176D">
        <w:rPr>
          <w:rFonts w:ascii="Times New Roman" w:eastAsia="Times New Roman" w:hAnsi="Times New Roman" w:cs="Times New Roman"/>
          <w:color w:val="151515"/>
          <w:spacing w:val="29"/>
          <w:sz w:val="24"/>
          <w:szCs w:val="24"/>
        </w:rPr>
        <w:t xml:space="preserve"> </w:t>
      </w:r>
      <w:r w:rsidRPr="00B3176D">
        <w:rPr>
          <w:rFonts w:ascii="Times New Roman" w:eastAsia="Times New Roman" w:hAnsi="Times New Roman" w:cs="Times New Roman"/>
          <w:color w:val="151515"/>
          <w:sz w:val="24"/>
          <w:szCs w:val="24"/>
        </w:rPr>
        <w:t>semoga</w:t>
      </w:r>
      <w:r w:rsidRPr="00B3176D">
        <w:rPr>
          <w:rFonts w:ascii="Times New Roman" w:eastAsia="Times New Roman" w:hAnsi="Times New Roman" w:cs="Times New Roman"/>
          <w:color w:val="151515"/>
          <w:spacing w:val="16"/>
          <w:sz w:val="24"/>
          <w:szCs w:val="24"/>
        </w:rPr>
        <w:t xml:space="preserve"> </w:t>
      </w:r>
      <w:r w:rsidRPr="00B3176D">
        <w:rPr>
          <w:rFonts w:ascii="Times New Roman" w:eastAsia="Times New Roman" w:hAnsi="Times New Roman" w:cs="Times New Roman"/>
          <w:color w:val="151515"/>
          <w:sz w:val="24"/>
          <w:szCs w:val="24"/>
        </w:rPr>
        <w:t>penulisan</w:t>
      </w:r>
      <w:r w:rsidRPr="00B3176D">
        <w:rPr>
          <w:rFonts w:ascii="Times New Roman" w:eastAsia="Times New Roman" w:hAnsi="Times New Roman" w:cs="Times New Roman"/>
          <w:color w:val="151515"/>
          <w:spacing w:val="57"/>
          <w:sz w:val="24"/>
          <w:szCs w:val="24"/>
        </w:rPr>
        <w:t xml:space="preserve"> </w:t>
      </w:r>
      <w:r w:rsidRPr="00B3176D">
        <w:rPr>
          <w:rFonts w:ascii="Times New Roman" w:eastAsia="Times New Roman" w:hAnsi="Times New Roman" w:cs="Times New Roman"/>
          <w:color w:val="151515"/>
          <w:sz w:val="24"/>
          <w:szCs w:val="24"/>
        </w:rPr>
        <w:t>skripsi</w:t>
      </w:r>
      <w:r w:rsidRPr="00B3176D">
        <w:rPr>
          <w:rFonts w:ascii="Times New Roman" w:eastAsia="Times New Roman" w:hAnsi="Times New Roman" w:cs="Times New Roman"/>
          <w:color w:val="151515"/>
          <w:spacing w:val="28"/>
          <w:sz w:val="24"/>
          <w:szCs w:val="24"/>
        </w:rPr>
        <w:t xml:space="preserve"> </w:t>
      </w:r>
      <w:r w:rsidRPr="00B3176D">
        <w:rPr>
          <w:rFonts w:ascii="Times New Roman" w:eastAsia="Times New Roman" w:hAnsi="Times New Roman" w:cs="Times New Roman"/>
          <w:color w:val="151515"/>
          <w:sz w:val="24"/>
          <w:szCs w:val="24"/>
        </w:rPr>
        <w:t>ini</w:t>
      </w:r>
      <w:r w:rsidRPr="00B3176D">
        <w:rPr>
          <w:rFonts w:ascii="Times New Roman" w:eastAsia="Times New Roman" w:hAnsi="Times New Roman" w:cs="Times New Roman"/>
          <w:color w:val="151515"/>
          <w:spacing w:val="15"/>
          <w:sz w:val="24"/>
          <w:szCs w:val="24"/>
        </w:rPr>
        <w:t xml:space="preserve"> </w:t>
      </w:r>
      <w:r w:rsidRPr="00B3176D">
        <w:rPr>
          <w:rFonts w:ascii="Times New Roman" w:eastAsia="Times New Roman" w:hAnsi="Times New Roman" w:cs="Times New Roman"/>
          <w:color w:val="151515"/>
          <w:sz w:val="24"/>
          <w:szCs w:val="24"/>
        </w:rPr>
        <w:t>dap</w:t>
      </w:r>
      <w:r w:rsidRPr="00B3176D">
        <w:rPr>
          <w:rFonts w:ascii="Times New Roman" w:eastAsia="Times New Roman" w:hAnsi="Times New Roman" w:cs="Times New Roman"/>
          <w:color w:val="2A2A2A"/>
          <w:sz w:val="24"/>
          <w:szCs w:val="24"/>
        </w:rPr>
        <w:t>a</w:t>
      </w:r>
      <w:r w:rsidRPr="00B3176D">
        <w:rPr>
          <w:rFonts w:ascii="Times New Roman" w:eastAsia="Times New Roman" w:hAnsi="Times New Roman" w:cs="Times New Roman"/>
          <w:color w:val="151515"/>
          <w:sz w:val="24"/>
          <w:szCs w:val="24"/>
        </w:rPr>
        <w:t>t</w:t>
      </w:r>
      <w:r w:rsidRPr="00B3176D">
        <w:rPr>
          <w:rFonts w:ascii="Times New Roman" w:eastAsia="Times New Roman" w:hAnsi="Times New Roman" w:cs="Times New Roman"/>
          <w:color w:val="151515"/>
          <w:spacing w:val="9"/>
          <w:sz w:val="24"/>
          <w:szCs w:val="24"/>
        </w:rPr>
        <w:t xml:space="preserve"> </w:t>
      </w:r>
      <w:r w:rsidRPr="00B3176D">
        <w:rPr>
          <w:rFonts w:ascii="Times New Roman" w:eastAsia="Times New Roman" w:hAnsi="Times New Roman" w:cs="Times New Roman"/>
          <w:color w:val="151515"/>
          <w:sz w:val="24"/>
          <w:szCs w:val="24"/>
        </w:rPr>
        <w:t>b</w:t>
      </w:r>
      <w:r w:rsidRPr="00B3176D">
        <w:rPr>
          <w:rFonts w:ascii="Times New Roman" w:eastAsia="Times New Roman" w:hAnsi="Times New Roman" w:cs="Times New Roman"/>
          <w:color w:val="2A2A2A"/>
          <w:w w:val="113"/>
          <w:sz w:val="24"/>
          <w:szCs w:val="24"/>
        </w:rPr>
        <w:t>e</w:t>
      </w:r>
      <w:r w:rsidRPr="00B3176D">
        <w:rPr>
          <w:rFonts w:ascii="Times New Roman" w:eastAsia="Times New Roman" w:hAnsi="Times New Roman" w:cs="Times New Roman"/>
          <w:color w:val="151515"/>
          <w:w w:val="116"/>
          <w:sz w:val="24"/>
          <w:szCs w:val="24"/>
        </w:rPr>
        <w:t>nn</w:t>
      </w:r>
      <w:r w:rsidRPr="00B3176D">
        <w:rPr>
          <w:rFonts w:ascii="Times New Roman" w:eastAsia="Times New Roman" w:hAnsi="Times New Roman" w:cs="Times New Roman"/>
          <w:color w:val="151515"/>
          <w:w w:val="103"/>
          <w:sz w:val="24"/>
          <w:szCs w:val="24"/>
        </w:rPr>
        <w:t>a</w:t>
      </w:r>
      <w:r w:rsidRPr="00B3176D">
        <w:rPr>
          <w:rFonts w:ascii="Times New Roman" w:eastAsia="Times New Roman" w:hAnsi="Times New Roman" w:cs="Times New Roman"/>
          <w:color w:val="151515"/>
          <w:w w:val="108"/>
          <w:sz w:val="24"/>
          <w:szCs w:val="24"/>
        </w:rPr>
        <w:t>n</w:t>
      </w:r>
      <w:r w:rsidRPr="00B3176D">
        <w:rPr>
          <w:rFonts w:ascii="Times New Roman" w:eastAsia="Times New Roman" w:hAnsi="Times New Roman" w:cs="Times New Roman"/>
          <w:color w:val="151515"/>
          <w:w w:val="137"/>
          <w:sz w:val="24"/>
          <w:szCs w:val="24"/>
        </w:rPr>
        <w:t>f</w:t>
      </w:r>
      <w:r w:rsidRPr="00B3176D">
        <w:rPr>
          <w:rFonts w:ascii="Times New Roman" w:eastAsia="Times New Roman" w:hAnsi="Times New Roman" w:cs="Times New Roman"/>
          <w:color w:val="151515"/>
          <w:w w:val="75"/>
          <w:sz w:val="24"/>
          <w:szCs w:val="24"/>
        </w:rPr>
        <w:t>a</w:t>
      </w:r>
      <w:r w:rsidRPr="00B3176D">
        <w:rPr>
          <w:rFonts w:ascii="Times New Roman" w:eastAsia="Times New Roman" w:hAnsi="Times New Roman" w:cs="Times New Roman"/>
          <w:color w:val="151515"/>
          <w:w w:val="94"/>
          <w:sz w:val="24"/>
          <w:szCs w:val="24"/>
        </w:rPr>
        <w:t>a</w:t>
      </w:r>
      <w:r w:rsidRPr="00B3176D">
        <w:rPr>
          <w:rFonts w:ascii="Times New Roman" w:eastAsia="Times New Roman" w:hAnsi="Times New Roman" w:cs="Times New Roman"/>
          <w:color w:val="151515"/>
          <w:w w:val="120"/>
          <w:sz w:val="24"/>
          <w:szCs w:val="24"/>
        </w:rPr>
        <w:t>t</w:t>
      </w:r>
      <w:r w:rsidRPr="00B3176D">
        <w:rPr>
          <w:rFonts w:ascii="Times New Roman" w:eastAsia="Times New Roman" w:hAnsi="Times New Roman" w:cs="Times New Roman"/>
          <w:color w:val="151515"/>
          <w:sz w:val="24"/>
          <w:szCs w:val="24"/>
        </w:rPr>
        <w:t xml:space="preserve"> dan</w:t>
      </w:r>
      <w:r w:rsidRPr="00B3176D">
        <w:rPr>
          <w:rFonts w:ascii="Times New Roman" w:eastAsia="Times New Roman" w:hAnsi="Times New Roman" w:cs="Times New Roman"/>
          <w:color w:val="151515"/>
          <w:spacing w:val="13"/>
          <w:sz w:val="24"/>
          <w:szCs w:val="24"/>
        </w:rPr>
        <w:t xml:space="preserve"> </w:t>
      </w:r>
      <w:r w:rsidRPr="00B3176D">
        <w:rPr>
          <w:rFonts w:ascii="Times New Roman" w:eastAsia="Times New Roman" w:hAnsi="Times New Roman" w:cs="Times New Roman"/>
          <w:color w:val="151515"/>
          <w:w w:val="108"/>
          <w:sz w:val="24"/>
          <w:szCs w:val="24"/>
        </w:rPr>
        <w:t>b</w:t>
      </w:r>
      <w:r w:rsidRPr="00B3176D">
        <w:rPr>
          <w:rFonts w:ascii="Times New Roman" w:eastAsia="Times New Roman" w:hAnsi="Times New Roman" w:cs="Times New Roman"/>
          <w:color w:val="151515"/>
          <w:w w:val="103"/>
          <w:sz w:val="24"/>
          <w:szCs w:val="24"/>
        </w:rPr>
        <w:t>e</w:t>
      </w:r>
      <w:r w:rsidRPr="00B3176D">
        <w:rPr>
          <w:rFonts w:ascii="Times New Roman" w:eastAsia="Times New Roman" w:hAnsi="Times New Roman" w:cs="Times New Roman"/>
          <w:color w:val="151515"/>
          <w:w w:val="112"/>
          <w:sz w:val="24"/>
          <w:szCs w:val="24"/>
        </w:rPr>
        <w:t>r</w:t>
      </w:r>
      <w:r w:rsidRPr="00B3176D">
        <w:rPr>
          <w:rFonts w:ascii="Times New Roman" w:eastAsia="Times New Roman" w:hAnsi="Times New Roman" w:cs="Times New Roman"/>
          <w:color w:val="151515"/>
          <w:sz w:val="24"/>
          <w:szCs w:val="24"/>
        </w:rPr>
        <w:t>gu</w:t>
      </w:r>
      <w:r w:rsidRPr="00B3176D">
        <w:rPr>
          <w:rFonts w:ascii="Times New Roman" w:eastAsia="Times New Roman" w:hAnsi="Times New Roman" w:cs="Times New Roman"/>
          <w:color w:val="151515"/>
          <w:w w:val="108"/>
          <w:sz w:val="24"/>
          <w:szCs w:val="24"/>
        </w:rPr>
        <w:t>n</w:t>
      </w:r>
      <w:r w:rsidRPr="00B3176D">
        <w:rPr>
          <w:rFonts w:ascii="Times New Roman" w:eastAsia="Times New Roman" w:hAnsi="Times New Roman" w:cs="Times New Roman"/>
          <w:color w:val="151515"/>
          <w:w w:val="113"/>
          <w:sz w:val="24"/>
          <w:szCs w:val="24"/>
        </w:rPr>
        <w:t xml:space="preserve">a </w:t>
      </w:r>
      <w:r w:rsidRPr="00B3176D">
        <w:rPr>
          <w:rFonts w:ascii="Times New Roman" w:eastAsia="Times New Roman" w:hAnsi="Times New Roman" w:cs="Times New Roman"/>
          <w:color w:val="151515"/>
          <w:sz w:val="24"/>
          <w:szCs w:val="24"/>
        </w:rPr>
        <w:t>bagi</w:t>
      </w:r>
      <w:r w:rsidRPr="00B3176D">
        <w:rPr>
          <w:rFonts w:ascii="Times New Roman" w:eastAsia="Times New Roman" w:hAnsi="Times New Roman" w:cs="Times New Roman"/>
          <w:color w:val="151515"/>
          <w:spacing w:val="17"/>
          <w:sz w:val="24"/>
          <w:szCs w:val="24"/>
        </w:rPr>
        <w:t xml:space="preserve"> </w:t>
      </w:r>
      <w:r w:rsidRPr="00B3176D">
        <w:rPr>
          <w:rFonts w:ascii="Times New Roman" w:eastAsia="Times New Roman" w:hAnsi="Times New Roman" w:cs="Times New Roman"/>
          <w:color w:val="151515"/>
          <w:sz w:val="24"/>
          <w:szCs w:val="24"/>
        </w:rPr>
        <w:t>semua</w:t>
      </w:r>
      <w:r w:rsidRPr="00B3176D">
        <w:rPr>
          <w:rFonts w:ascii="Times New Roman" w:eastAsia="Times New Roman" w:hAnsi="Times New Roman" w:cs="Times New Roman"/>
          <w:color w:val="151515"/>
          <w:spacing w:val="34"/>
          <w:sz w:val="24"/>
          <w:szCs w:val="24"/>
        </w:rPr>
        <w:t xml:space="preserve"> </w:t>
      </w:r>
      <w:r w:rsidRPr="00B3176D">
        <w:rPr>
          <w:rFonts w:ascii="Times New Roman" w:eastAsia="Times New Roman" w:hAnsi="Times New Roman" w:cs="Times New Roman"/>
          <w:color w:val="151515"/>
          <w:sz w:val="24"/>
          <w:szCs w:val="24"/>
        </w:rPr>
        <w:t>orang</w:t>
      </w:r>
      <w:r w:rsidRPr="00B3176D">
        <w:rPr>
          <w:rFonts w:ascii="Times New Roman" w:eastAsia="Times New Roman" w:hAnsi="Times New Roman" w:cs="Times New Roman"/>
          <w:color w:val="151515"/>
          <w:spacing w:val="21"/>
          <w:sz w:val="24"/>
          <w:szCs w:val="24"/>
        </w:rPr>
        <w:t xml:space="preserve"> </w:t>
      </w:r>
      <w:r w:rsidRPr="00B3176D">
        <w:rPr>
          <w:rFonts w:ascii="Times New Roman" w:eastAsia="Times New Roman" w:hAnsi="Times New Roman" w:cs="Times New Roman"/>
          <w:color w:val="151515"/>
          <w:sz w:val="24"/>
          <w:szCs w:val="24"/>
        </w:rPr>
        <w:t>yang</w:t>
      </w:r>
      <w:r w:rsidRPr="00B3176D">
        <w:rPr>
          <w:rFonts w:ascii="Times New Roman" w:eastAsia="Times New Roman" w:hAnsi="Times New Roman" w:cs="Times New Roman"/>
          <w:color w:val="151515"/>
          <w:spacing w:val="21"/>
          <w:sz w:val="24"/>
          <w:szCs w:val="24"/>
        </w:rPr>
        <w:t xml:space="preserve"> </w:t>
      </w:r>
      <w:r w:rsidRPr="00B3176D">
        <w:rPr>
          <w:rFonts w:ascii="Times New Roman" w:eastAsia="Times New Roman" w:hAnsi="Times New Roman" w:cs="Times New Roman"/>
          <w:color w:val="151515"/>
          <w:w w:val="102"/>
          <w:sz w:val="24"/>
          <w:szCs w:val="24"/>
        </w:rPr>
        <w:t>m</w:t>
      </w:r>
      <w:r w:rsidRPr="00B3176D">
        <w:rPr>
          <w:rFonts w:ascii="Times New Roman" w:eastAsia="Times New Roman" w:hAnsi="Times New Roman" w:cs="Times New Roman"/>
          <w:color w:val="151515"/>
          <w:w w:val="103"/>
          <w:sz w:val="24"/>
          <w:szCs w:val="24"/>
        </w:rPr>
        <w:t>e</w:t>
      </w:r>
      <w:r w:rsidRPr="00B3176D">
        <w:rPr>
          <w:rFonts w:ascii="Times New Roman" w:eastAsia="Times New Roman" w:hAnsi="Times New Roman" w:cs="Times New Roman"/>
          <w:color w:val="151515"/>
          <w:w w:val="107"/>
          <w:sz w:val="24"/>
          <w:szCs w:val="24"/>
        </w:rPr>
        <w:t>m</w:t>
      </w:r>
      <w:r w:rsidRPr="00B3176D">
        <w:rPr>
          <w:rFonts w:ascii="Times New Roman" w:eastAsia="Times New Roman" w:hAnsi="Times New Roman" w:cs="Times New Roman"/>
          <w:color w:val="151515"/>
          <w:sz w:val="24"/>
          <w:szCs w:val="24"/>
        </w:rPr>
        <w:t>b</w:t>
      </w:r>
      <w:r w:rsidRPr="00B3176D">
        <w:rPr>
          <w:rFonts w:ascii="Times New Roman" w:eastAsia="Times New Roman" w:hAnsi="Times New Roman" w:cs="Times New Roman"/>
          <w:color w:val="151515"/>
          <w:w w:val="103"/>
          <w:sz w:val="24"/>
          <w:szCs w:val="24"/>
        </w:rPr>
        <w:t>a</w:t>
      </w:r>
      <w:r w:rsidRPr="00B3176D">
        <w:rPr>
          <w:rFonts w:ascii="Times New Roman" w:eastAsia="Times New Roman" w:hAnsi="Times New Roman" w:cs="Times New Roman"/>
          <w:color w:val="151515"/>
          <w:w w:val="113"/>
          <w:sz w:val="24"/>
          <w:szCs w:val="24"/>
        </w:rPr>
        <w:t>c</w:t>
      </w:r>
      <w:r w:rsidRPr="00B3176D">
        <w:rPr>
          <w:rFonts w:ascii="Times New Roman" w:eastAsia="Times New Roman" w:hAnsi="Times New Roman" w:cs="Times New Roman"/>
          <w:color w:val="151515"/>
          <w:w w:val="103"/>
          <w:sz w:val="24"/>
          <w:szCs w:val="24"/>
        </w:rPr>
        <w:t>a</w:t>
      </w:r>
      <w:r w:rsidRPr="00B3176D">
        <w:rPr>
          <w:rFonts w:ascii="Times New Roman" w:eastAsia="Times New Roman" w:hAnsi="Times New Roman" w:cs="Times New Roman"/>
          <w:color w:val="151515"/>
          <w:w w:val="66"/>
          <w:sz w:val="24"/>
          <w:szCs w:val="24"/>
        </w:rPr>
        <w:t>.</w:t>
      </w:r>
    </w:p>
    <w:p w:rsidR="000C4966" w:rsidRDefault="000C4966" w:rsidP="00B3176D">
      <w:pPr>
        <w:spacing w:after="0" w:line="365" w:lineRule="auto"/>
        <w:ind w:left="470" w:right="17" w:firstLine="720"/>
        <w:jc w:val="both"/>
        <w:rPr>
          <w:rFonts w:ascii="Times New Roman" w:eastAsia="Times New Roman" w:hAnsi="Times New Roman" w:cs="Times New Roman"/>
          <w:sz w:val="24"/>
          <w:szCs w:val="24"/>
        </w:rPr>
      </w:pPr>
    </w:p>
    <w:p w:rsidR="002277A7" w:rsidRDefault="002277A7" w:rsidP="00B3176D">
      <w:pPr>
        <w:spacing w:after="0" w:line="365" w:lineRule="auto"/>
        <w:ind w:left="470" w:right="17" w:firstLine="720"/>
        <w:jc w:val="both"/>
        <w:rPr>
          <w:rFonts w:ascii="Times New Roman" w:eastAsia="Times New Roman" w:hAnsi="Times New Roman" w:cs="Times New Roman"/>
          <w:sz w:val="24"/>
          <w:szCs w:val="24"/>
        </w:rPr>
      </w:pPr>
    </w:p>
    <w:p w:rsidR="002277A7" w:rsidRDefault="002277A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277A7" w:rsidRPr="002277A7" w:rsidRDefault="002277A7" w:rsidP="002277A7">
      <w:pPr>
        <w:ind w:left="3150" w:right="3352"/>
        <w:jc w:val="center"/>
        <w:rPr>
          <w:sz w:val="28"/>
          <w:szCs w:val="28"/>
        </w:rPr>
      </w:pPr>
      <w:r>
        <w:rPr>
          <w:rFonts w:ascii="Times New Roman" w:eastAsia="Times New Roman" w:hAnsi="Times New Roman" w:cs="Times New Roman"/>
          <w:b/>
          <w:spacing w:val="-1"/>
          <w:sz w:val="28"/>
          <w:szCs w:val="28"/>
        </w:rPr>
        <w:lastRenderedPageBreak/>
        <w:t>A</w:t>
      </w:r>
      <w:r>
        <w:rPr>
          <w:rFonts w:ascii="Times New Roman" w:eastAsia="Times New Roman" w:hAnsi="Times New Roman" w:cs="Times New Roman"/>
          <w:b/>
          <w:sz w:val="28"/>
          <w:szCs w:val="28"/>
        </w:rPr>
        <w:t>BST</w:t>
      </w:r>
      <w:r>
        <w:rPr>
          <w:rFonts w:ascii="Times New Roman" w:eastAsia="Times New Roman" w:hAnsi="Times New Roman" w:cs="Times New Roman"/>
          <w:b/>
          <w:spacing w:val="-1"/>
          <w:sz w:val="28"/>
          <w:szCs w:val="28"/>
        </w:rPr>
        <w:t>RA</w:t>
      </w:r>
      <w:r>
        <w:rPr>
          <w:rFonts w:ascii="Times New Roman" w:eastAsia="Times New Roman" w:hAnsi="Times New Roman" w:cs="Times New Roman"/>
          <w:b/>
          <w:sz w:val="28"/>
          <w:szCs w:val="28"/>
        </w:rPr>
        <w:t>K</w:t>
      </w:r>
    </w:p>
    <w:p w:rsidR="002277A7" w:rsidRPr="00D262F2" w:rsidRDefault="00D262F2" w:rsidP="00D262F2">
      <w:pPr>
        <w:spacing w:before="1" w:line="276" w:lineRule="auto"/>
        <w:ind w:left="720"/>
        <w:jc w:val="both"/>
        <w:rPr>
          <w:sz w:val="24"/>
          <w:szCs w:val="24"/>
        </w:rPr>
      </w:pPr>
      <w:r w:rsidRPr="00D262F2">
        <w:rPr>
          <w:rFonts w:ascii="Times New Roman" w:eastAsia="Times New Roman" w:hAnsi="Times New Roman" w:cs="Times New Roman"/>
          <w:spacing w:val="1"/>
          <w:sz w:val="24"/>
          <w:szCs w:val="24"/>
        </w:rPr>
        <w:t xml:space="preserve">Pariwisata adalah suatu perjalanan yang dilakukan untuk rekreasi atau liburan. Biasanya masyarakat mengunjungi tempat-tempat pariwisata yang menarik, mulai dari gunung, pantai, perkantoran, dan lain-lain. Masyarakat modern sekarang ini menjadikan pariwisata sebagai kebutuhan pokok setelah disibukkan oleh urusan pekerjaan. Apalagi didukung oleh banyaknya armada transportasi yang menawarkan tarif serta harga yang menarik dengan destinasi tertentu membuat masyarakat menjadi lebih bersemangat dalam berekreasi. Namun, perusahaan di PT. Semesta 37 Tour </w:t>
      </w:r>
      <w:proofErr w:type="gramStart"/>
      <w:r w:rsidRPr="00D262F2">
        <w:rPr>
          <w:rFonts w:ascii="Times New Roman" w:eastAsia="Times New Roman" w:hAnsi="Times New Roman" w:cs="Times New Roman"/>
          <w:spacing w:val="1"/>
          <w:sz w:val="24"/>
          <w:szCs w:val="24"/>
        </w:rPr>
        <w:t>And</w:t>
      </w:r>
      <w:proofErr w:type="gramEnd"/>
      <w:r w:rsidRPr="00D262F2">
        <w:rPr>
          <w:rFonts w:ascii="Times New Roman" w:eastAsia="Times New Roman" w:hAnsi="Times New Roman" w:cs="Times New Roman"/>
          <w:spacing w:val="1"/>
          <w:sz w:val="24"/>
          <w:szCs w:val="24"/>
        </w:rPr>
        <w:t xml:space="preserve"> Travel masih mengalami kendala dalam proses pembelian tiket karena pada saat proses pembelian tiket pariwisata, masyarakat harus pergi ke tempat pembelian tiket pariwisata tersebut. Oleh karena itu, melalui sistem pemesanan tiket secara online ini diharapkan PT. Semesta 37 Tour and Travel dapat membantu calon pembeli untuk melakukan pemesanan tiket pariwisata secara online melalui internet di mana saja dan kapan saja sehingga calon pembeli tidak perlu datang langsung ke perusahan dan menghabiskan waktu untuk mengantri.</w:t>
      </w:r>
    </w:p>
    <w:p w:rsidR="002277A7" w:rsidRPr="00D262F2" w:rsidRDefault="002277A7" w:rsidP="00D262F2">
      <w:pPr>
        <w:spacing w:line="260" w:lineRule="exact"/>
        <w:ind w:left="720" w:right="20"/>
        <w:jc w:val="both"/>
        <w:rPr>
          <w:rFonts w:ascii="Times New Roman" w:eastAsia="Times New Roman" w:hAnsi="Times New Roman" w:cs="Times New Roman"/>
          <w:i/>
          <w:position w:val="-1"/>
          <w:sz w:val="24"/>
          <w:szCs w:val="24"/>
        </w:rPr>
      </w:pPr>
      <w:r>
        <w:rPr>
          <w:rFonts w:ascii="Times New Roman" w:eastAsia="Times New Roman" w:hAnsi="Times New Roman" w:cs="Times New Roman"/>
          <w:position w:val="-1"/>
          <w:sz w:val="24"/>
          <w:szCs w:val="24"/>
        </w:rPr>
        <w:t>K</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 xml:space="preserve">ta </w:t>
      </w:r>
      <w:proofErr w:type="gramStart"/>
      <w:r>
        <w:rPr>
          <w:rFonts w:ascii="Times New Roman" w:eastAsia="Times New Roman" w:hAnsi="Times New Roman" w:cs="Times New Roman"/>
          <w:position w:val="-1"/>
          <w:sz w:val="24"/>
          <w:szCs w:val="24"/>
        </w:rPr>
        <w:t>kun</w:t>
      </w:r>
      <w:r>
        <w:rPr>
          <w:rFonts w:ascii="Times New Roman" w:eastAsia="Times New Roman" w:hAnsi="Times New Roman" w:cs="Times New Roman"/>
          <w:spacing w:val="-1"/>
          <w:position w:val="-1"/>
          <w:sz w:val="24"/>
          <w:szCs w:val="24"/>
        </w:rPr>
        <w:t>c</w:t>
      </w:r>
      <w:r>
        <w:rPr>
          <w:rFonts w:ascii="Times New Roman" w:eastAsia="Times New Roman" w:hAnsi="Times New Roman" w:cs="Times New Roman"/>
          <w:position w:val="-1"/>
          <w:sz w:val="24"/>
          <w:szCs w:val="24"/>
        </w:rPr>
        <w:t>i :</w:t>
      </w:r>
      <w:proofErr w:type="gramEnd"/>
      <w:r>
        <w:rPr>
          <w:rFonts w:ascii="Times New Roman" w:eastAsia="Times New Roman" w:hAnsi="Times New Roman" w:cs="Times New Roman"/>
          <w:spacing w:val="1"/>
          <w:position w:val="-1"/>
          <w:sz w:val="24"/>
          <w:szCs w:val="24"/>
        </w:rPr>
        <w:t xml:space="preserve"> </w:t>
      </w:r>
      <w:r w:rsidR="00D262F2">
        <w:rPr>
          <w:rFonts w:ascii="Times New Roman" w:eastAsia="Times New Roman" w:hAnsi="Times New Roman" w:cs="Times New Roman"/>
          <w:i/>
          <w:position w:val="-1"/>
          <w:sz w:val="24"/>
          <w:szCs w:val="24"/>
        </w:rPr>
        <w:t>Tugas Akhir</w:t>
      </w:r>
      <w:r>
        <w:rPr>
          <w:rFonts w:ascii="Times New Roman" w:eastAsia="Times New Roman" w:hAnsi="Times New Roman" w:cs="Times New Roman"/>
          <w:i/>
          <w:position w:val="-1"/>
          <w:sz w:val="24"/>
          <w:szCs w:val="24"/>
        </w:rPr>
        <w:t xml:space="preserve">, </w:t>
      </w:r>
      <w:r w:rsidR="00D262F2">
        <w:rPr>
          <w:rFonts w:ascii="Times New Roman" w:eastAsia="Times New Roman" w:hAnsi="Times New Roman" w:cs="Times New Roman"/>
          <w:i/>
          <w:position w:val="-1"/>
          <w:sz w:val="24"/>
          <w:szCs w:val="24"/>
        </w:rPr>
        <w:t>Aplikasi Pemesanan</w:t>
      </w:r>
      <w:r>
        <w:rPr>
          <w:rFonts w:ascii="Times New Roman" w:eastAsia="Times New Roman" w:hAnsi="Times New Roman" w:cs="Times New Roman"/>
          <w:i/>
          <w:position w:val="-1"/>
          <w:sz w:val="24"/>
          <w:szCs w:val="24"/>
        </w:rPr>
        <w:t>, jad</w:t>
      </w:r>
      <w:r>
        <w:rPr>
          <w:rFonts w:ascii="Times New Roman" w:eastAsia="Times New Roman" w:hAnsi="Times New Roman" w:cs="Times New Roman"/>
          <w:i/>
          <w:spacing w:val="1"/>
          <w:position w:val="-1"/>
          <w:sz w:val="24"/>
          <w:szCs w:val="24"/>
        </w:rPr>
        <w:t>w</w:t>
      </w:r>
      <w:r w:rsidR="00D262F2">
        <w:rPr>
          <w:rFonts w:ascii="Times New Roman" w:eastAsia="Times New Roman" w:hAnsi="Times New Roman" w:cs="Times New Roman"/>
          <w:i/>
          <w:position w:val="-1"/>
          <w:sz w:val="24"/>
          <w:szCs w:val="24"/>
        </w:rPr>
        <w:t>al, Teknik Informatika</w:t>
      </w:r>
    </w:p>
    <w:p w:rsidR="002277A7" w:rsidRDefault="002277A7" w:rsidP="00B3176D">
      <w:pPr>
        <w:spacing w:after="0" w:line="365" w:lineRule="auto"/>
        <w:ind w:left="470" w:right="17" w:firstLine="720"/>
        <w:jc w:val="both"/>
        <w:rPr>
          <w:rFonts w:ascii="Times New Roman" w:eastAsia="Times New Roman" w:hAnsi="Times New Roman" w:cs="Times New Roman"/>
          <w:sz w:val="24"/>
          <w:szCs w:val="24"/>
        </w:rPr>
      </w:pPr>
    </w:p>
    <w:p w:rsidR="002277A7" w:rsidRDefault="002277A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C4966" w:rsidRDefault="000C4966" w:rsidP="00B3176D">
      <w:pPr>
        <w:spacing w:after="0" w:line="365" w:lineRule="auto"/>
        <w:ind w:left="470" w:right="17" w:firstLine="720"/>
        <w:jc w:val="both"/>
        <w:rPr>
          <w:rFonts w:ascii="Times New Roman" w:eastAsia="Times New Roman" w:hAnsi="Times New Roman" w:cs="Times New Roman"/>
          <w:sz w:val="24"/>
          <w:szCs w:val="24"/>
        </w:rPr>
      </w:pPr>
    </w:p>
    <w:p w:rsidR="002277A7" w:rsidRDefault="002277A7" w:rsidP="002277A7">
      <w:pPr>
        <w:ind w:left="3150" w:right="3330"/>
        <w:jc w:val="center"/>
        <w:rPr>
          <w:sz w:val="28"/>
          <w:szCs w:val="28"/>
        </w:rPr>
      </w:pPr>
      <w:r>
        <w:rPr>
          <w:rFonts w:ascii="Times New Roman" w:eastAsia="Times New Roman" w:hAnsi="Times New Roman" w:cs="Times New Roman"/>
          <w:b/>
          <w:i/>
          <w:sz w:val="28"/>
          <w:szCs w:val="28"/>
        </w:rPr>
        <w:t>ABS</w:t>
      </w:r>
      <w:r>
        <w:rPr>
          <w:rFonts w:ascii="Times New Roman" w:eastAsia="Times New Roman" w:hAnsi="Times New Roman" w:cs="Times New Roman"/>
          <w:b/>
          <w:i/>
          <w:spacing w:val="-1"/>
          <w:sz w:val="28"/>
          <w:szCs w:val="28"/>
        </w:rPr>
        <w:t>T</w:t>
      </w:r>
      <w:r>
        <w:rPr>
          <w:rFonts w:ascii="Times New Roman" w:eastAsia="Times New Roman" w:hAnsi="Times New Roman" w:cs="Times New Roman"/>
          <w:b/>
          <w:i/>
          <w:sz w:val="28"/>
          <w:szCs w:val="28"/>
        </w:rPr>
        <w:t>RACT</w:t>
      </w:r>
    </w:p>
    <w:p w:rsidR="002277A7" w:rsidRDefault="002277A7" w:rsidP="002277A7">
      <w:pPr>
        <w:spacing w:before="2" w:line="140" w:lineRule="exact"/>
        <w:rPr>
          <w:sz w:val="15"/>
          <w:szCs w:val="15"/>
        </w:rPr>
      </w:pPr>
    </w:p>
    <w:p w:rsidR="002277A7" w:rsidRDefault="00D262F2" w:rsidP="00D262F2">
      <w:pPr>
        <w:spacing w:before="1" w:line="240" w:lineRule="auto"/>
        <w:ind w:left="720"/>
        <w:jc w:val="both"/>
        <w:rPr>
          <w:sz w:val="16"/>
          <w:szCs w:val="16"/>
        </w:rPr>
      </w:pPr>
      <w:r w:rsidRPr="00D262F2">
        <w:rPr>
          <w:rFonts w:ascii="Times New Roman" w:eastAsia="Times New Roman" w:hAnsi="Times New Roman" w:cs="Times New Roman"/>
          <w:i/>
          <w:spacing w:val="1"/>
          <w:sz w:val="24"/>
          <w:szCs w:val="24"/>
        </w:rPr>
        <w:t>Tourism is a journey which is plied for recreation or holiday. The society usually visits the interesting places. They visit such as mountain, coast, office and so forth. Nowadays, the society chooses the tourism as a principle commodity after they get busy with their jobs. In addition, it is supported by a number of transportation Armada that offers an interesting cost and tariff with a certain destination which makes the society more enthusiastic to have a recreation. But, the company of PT. Semesta 37 Tour and Travel is still undergoing obstacle in proceeding the ticket purchasing due to the fact that the society must go to the ticket purchasing while processing it. Therefore, through online ticket reservation system, PT. Semesta 37 Tour and Travel is provided that it could assist the buyers to be to enroll ticket reservation by online which could be done wherever and whenever they want to register. Thus, the prospective buyers do not need to come to the company and pass the time to make queue.</w:t>
      </w:r>
    </w:p>
    <w:p w:rsidR="002277A7" w:rsidRDefault="002277A7" w:rsidP="00CC4640">
      <w:pPr>
        <w:spacing w:line="260" w:lineRule="exact"/>
        <w:ind w:left="720" w:right="20"/>
        <w:rPr>
          <w:sz w:val="24"/>
          <w:szCs w:val="24"/>
        </w:rPr>
      </w:pPr>
      <w:proofErr w:type="gramStart"/>
      <w:r>
        <w:rPr>
          <w:rFonts w:ascii="Times New Roman" w:eastAsia="Times New Roman" w:hAnsi="Times New Roman" w:cs="Times New Roman"/>
          <w:i/>
          <w:position w:val="-1"/>
          <w:sz w:val="24"/>
          <w:szCs w:val="24"/>
        </w:rPr>
        <w:t>K</w:t>
      </w:r>
      <w:r>
        <w:rPr>
          <w:rFonts w:ascii="Times New Roman" w:eastAsia="Times New Roman" w:hAnsi="Times New Roman" w:cs="Times New Roman"/>
          <w:i/>
          <w:spacing w:val="-1"/>
          <w:position w:val="-1"/>
          <w:sz w:val="24"/>
          <w:szCs w:val="24"/>
        </w:rPr>
        <w:t>ey</w:t>
      </w:r>
      <w:r>
        <w:rPr>
          <w:rFonts w:ascii="Times New Roman" w:eastAsia="Times New Roman" w:hAnsi="Times New Roman" w:cs="Times New Roman"/>
          <w:i/>
          <w:position w:val="-1"/>
          <w:sz w:val="24"/>
          <w:szCs w:val="24"/>
        </w:rPr>
        <w:t>wor</w:t>
      </w:r>
      <w:r>
        <w:rPr>
          <w:rFonts w:ascii="Times New Roman" w:eastAsia="Times New Roman" w:hAnsi="Times New Roman" w:cs="Times New Roman"/>
          <w:i/>
          <w:spacing w:val="1"/>
          <w:position w:val="-1"/>
          <w:sz w:val="24"/>
          <w:szCs w:val="24"/>
        </w:rPr>
        <w:t>d</w:t>
      </w:r>
      <w:r>
        <w:rPr>
          <w:rFonts w:ascii="Times New Roman" w:eastAsia="Times New Roman" w:hAnsi="Times New Roman" w:cs="Times New Roman"/>
          <w:i/>
          <w:position w:val="-1"/>
          <w:sz w:val="24"/>
          <w:szCs w:val="24"/>
        </w:rPr>
        <w:t xml:space="preserve">s </w:t>
      </w:r>
      <w:r>
        <w:rPr>
          <w:rFonts w:ascii="Times New Roman" w:eastAsia="Times New Roman" w:hAnsi="Times New Roman" w:cs="Times New Roman"/>
          <w:position w:val="-1"/>
          <w:sz w:val="24"/>
          <w:szCs w:val="24"/>
        </w:rPr>
        <w:t>:</w:t>
      </w:r>
      <w:proofErr w:type="gramEnd"/>
      <w:r>
        <w:rPr>
          <w:rFonts w:ascii="Times New Roman" w:eastAsia="Times New Roman" w:hAnsi="Times New Roman" w:cs="Times New Roman"/>
          <w:position w:val="-1"/>
          <w:sz w:val="24"/>
          <w:szCs w:val="24"/>
        </w:rPr>
        <w:t xml:space="preserve"> </w:t>
      </w:r>
      <w:r w:rsidR="00CC4640">
        <w:rPr>
          <w:rFonts w:ascii="Times New Roman" w:eastAsia="Times New Roman" w:hAnsi="Times New Roman" w:cs="Times New Roman"/>
          <w:i/>
          <w:position w:val="-1"/>
          <w:sz w:val="24"/>
          <w:szCs w:val="24"/>
        </w:rPr>
        <w:t>The Application of Reservation</w:t>
      </w:r>
      <w:r>
        <w:rPr>
          <w:rFonts w:ascii="Times New Roman" w:eastAsia="Times New Roman" w:hAnsi="Times New Roman" w:cs="Times New Roman"/>
          <w:i/>
          <w:position w:val="-1"/>
          <w:sz w:val="24"/>
          <w:szCs w:val="24"/>
        </w:rPr>
        <w:t>, and</w:t>
      </w:r>
      <w:r>
        <w:rPr>
          <w:rFonts w:ascii="Times New Roman" w:eastAsia="Times New Roman" w:hAnsi="Times New Roman" w:cs="Times New Roman"/>
          <w:i/>
          <w:spacing w:val="2"/>
          <w:position w:val="-1"/>
          <w:sz w:val="24"/>
          <w:szCs w:val="24"/>
        </w:rPr>
        <w:t>r</w:t>
      </w:r>
      <w:r>
        <w:rPr>
          <w:rFonts w:ascii="Times New Roman" w:eastAsia="Times New Roman" w:hAnsi="Times New Roman" w:cs="Times New Roman"/>
          <w:i/>
          <w:position w:val="-1"/>
          <w:sz w:val="24"/>
          <w:szCs w:val="24"/>
        </w:rPr>
        <w:t>oid s</w:t>
      </w:r>
      <w:r>
        <w:rPr>
          <w:rFonts w:ascii="Times New Roman" w:eastAsia="Times New Roman" w:hAnsi="Times New Roman" w:cs="Times New Roman"/>
          <w:i/>
          <w:spacing w:val="1"/>
          <w:position w:val="-1"/>
          <w:sz w:val="24"/>
          <w:szCs w:val="24"/>
        </w:rPr>
        <w:t>t</w:t>
      </w:r>
      <w:r>
        <w:rPr>
          <w:rFonts w:ascii="Times New Roman" w:eastAsia="Times New Roman" w:hAnsi="Times New Roman" w:cs="Times New Roman"/>
          <w:i/>
          <w:position w:val="-1"/>
          <w:sz w:val="24"/>
          <w:szCs w:val="24"/>
        </w:rPr>
        <w:t>udio,</w:t>
      </w:r>
      <w:r>
        <w:rPr>
          <w:rFonts w:ascii="Times New Roman" w:eastAsia="Times New Roman" w:hAnsi="Times New Roman" w:cs="Times New Roman"/>
          <w:i/>
          <w:spacing w:val="2"/>
          <w:position w:val="-1"/>
          <w:sz w:val="24"/>
          <w:szCs w:val="24"/>
        </w:rPr>
        <w:t xml:space="preserve"> </w:t>
      </w:r>
      <w:r w:rsidR="00CC4640">
        <w:rPr>
          <w:rFonts w:ascii="Times New Roman" w:eastAsia="Times New Roman" w:hAnsi="Times New Roman" w:cs="Times New Roman"/>
          <w:i/>
          <w:position w:val="-1"/>
          <w:sz w:val="24"/>
          <w:szCs w:val="24"/>
        </w:rPr>
        <w:t>Last Duty, Information Technology</w:t>
      </w:r>
    </w:p>
    <w:p w:rsidR="002277A7" w:rsidRDefault="002277A7" w:rsidP="002277A7">
      <w:pPr>
        <w:spacing w:before="5" w:line="180" w:lineRule="exact"/>
        <w:rPr>
          <w:sz w:val="19"/>
          <w:szCs w:val="19"/>
        </w:rPr>
      </w:pPr>
    </w:p>
    <w:p w:rsidR="000C4966" w:rsidRPr="00B3176D" w:rsidRDefault="000C4966" w:rsidP="002277A7">
      <w:pPr>
        <w:spacing w:after="0" w:line="365" w:lineRule="auto"/>
        <w:ind w:left="470" w:right="17" w:firstLine="720"/>
        <w:jc w:val="center"/>
        <w:rPr>
          <w:rFonts w:ascii="Times New Roman" w:eastAsia="Times New Roman" w:hAnsi="Times New Roman" w:cs="Times New Roman"/>
          <w:sz w:val="24"/>
          <w:szCs w:val="24"/>
        </w:rPr>
      </w:pPr>
    </w:p>
    <w:p w:rsidR="00B3176D" w:rsidRDefault="00B3176D" w:rsidP="00B3176D">
      <w:pPr>
        <w:spacing w:before="53" w:line="365" w:lineRule="auto"/>
        <w:ind w:left="1199" w:right="125"/>
        <w:rPr>
          <w:sz w:val="23"/>
          <w:szCs w:val="23"/>
        </w:rPr>
      </w:pPr>
    </w:p>
    <w:p w:rsidR="000B2624" w:rsidRPr="00CC4640" w:rsidRDefault="00B3176D" w:rsidP="00CC4640">
      <w:pPr>
        <w:spacing w:after="0" w:line="371" w:lineRule="auto"/>
        <w:ind w:left="1260" w:right="17" w:hanging="720"/>
        <w:jc w:val="both"/>
        <w:rPr>
          <w:rFonts w:ascii="Times New Roman" w:eastAsia="Times New Roman" w:hAnsi="Times New Roman" w:cs="Times New Roman"/>
          <w:color w:val="131313"/>
          <w:w w:val="83"/>
          <w:sz w:val="24"/>
          <w:szCs w:val="24"/>
        </w:rPr>
      </w:pPr>
      <w:r>
        <w:rPr>
          <w:rFonts w:ascii="Times New Roman" w:eastAsia="Times New Roman" w:hAnsi="Times New Roman" w:cs="Times New Roman"/>
          <w:color w:val="131313"/>
          <w:w w:val="83"/>
          <w:sz w:val="24"/>
          <w:szCs w:val="24"/>
        </w:rPr>
        <w:t xml:space="preserve"> </w:t>
      </w:r>
      <w:r w:rsidR="00ED5060" w:rsidRPr="00C32D04">
        <w:rPr>
          <w:rFonts w:ascii="Times New Roman" w:eastAsia="Times New Roman" w:hAnsi="Times New Roman" w:cs="Times New Roman"/>
          <w:color w:val="131313"/>
          <w:w w:val="83"/>
          <w:sz w:val="24"/>
          <w:szCs w:val="24"/>
        </w:rPr>
        <w:br w:type="page"/>
      </w:r>
    </w:p>
    <w:p w:rsidR="00D53290" w:rsidRPr="005B512A" w:rsidRDefault="00D53290" w:rsidP="00ED5060">
      <w:pPr>
        <w:rPr>
          <w:rFonts w:ascii="Times New Roman" w:hAnsi="Times New Roman" w:cs="Times New Roman"/>
          <w:b/>
          <w:sz w:val="24"/>
          <w:szCs w:val="24"/>
        </w:rPr>
      </w:pPr>
    </w:p>
    <w:p w:rsidR="00A54D39" w:rsidRPr="008B7F3C" w:rsidRDefault="00D125CE" w:rsidP="008B7F3C">
      <w:pPr>
        <w:spacing w:line="360" w:lineRule="auto"/>
        <w:jc w:val="center"/>
        <w:rPr>
          <w:rFonts w:ascii="Times New Roman" w:hAnsi="Times New Roman" w:cs="Times New Roman"/>
          <w:b/>
          <w:sz w:val="28"/>
          <w:szCs w:val="28"/>
        </w:rPr>
      </w:pPr>
      <w:r w:rsidRPr="008B7F3C">
        <w:rPr>
          <w:rFonts w:ascii="Times New Roman" w:hAnsi="Times New Roman" w:cs="Times New Roman"/>
          <w:b/>
          <w:sz w:val="28"/>
          <w:szCs w:val="28"/>
        </w:rPr>
        <w:t>BAB I</w:t>
      </w:r>
    </w:p>
    <w:p w:rsidR="00D125CE" w:rsidRPr="008B7F3C" w:rsidRDefault="00D125CE" w:rsidP="008B7F3C">
      <w:pPr>
        <w:spacing w:line="360" w:lineRule="auto"/>
        <w:jc w:val="center"/>
        <w:rPr>
          <w:rFonts w:ascii="Times New Roman" w:hAnsi="Times New Roman" w:cs="Times New Roman"/>
          <w:b/>
          <w:sz w:val="28"/>
          <w:szCs w:val="28"/>
        </w:rPr>
      </w:pPr>
      <w:r w:rsidRPr="008B7F3C">
        <w:rPr>
          <w:rFonts w:ascii="Times New Roman" w:hAnsi="Times New Roman" w:cs="Times New Roman"/>
          <w:b/>
          <w:sz w:val="28"/>
          <w:szCs w:val="28"/>
        </w:rPr>
        <w:t>PENDAHULUAN</w:t>
      </w:r>
    </w:p>
    <w:p w:rsidR="00D125CE" w:rsidRPr="008B7F3C" w:rsidRDefault="00D125CE" w:rsidP="008B7F3C">
      <w:pPr>
        <w:spacing w:line="360" w:lineRule="auto"/>
        <w:jc w:val="both"/>
        <w:rPr>
          <w:rFonts w:ascii="Times New Roman" w:hAnsi="Times New Roman" w:cs="Times New Roman"/>
          <w:sz w:val="24"/>
          <w:szCs w:val="24"/>
        </w:rPr>
      </w:pPr>
    </w:p>
    <w:p w:rsidR="00D125CE" w:rsidRPr="00E93DA9" w:rsidRDefault="00D125CE" w:rsidP="00E354D8">
      <w:pPr>
        <w:pStyle w:val="ListParagraph"/>
        <w:numPr>
          <w:ilvl w:val="1"/>
          <w:numId w:val="1"/>
        </w:numPr>
        <w:spacing w:line="360" w:lineRule="auto"/>
        <w:ind w:left="720" w:firstLine="0"/>
        <w:jc w:val="both"/>
        <w:rPr>
          <w:rFonts w:ascii="Times New Roman" w:hAnsi="Times New Roman" w:cs="Times New Roman"/>
          <w:b/>
          <w:sz w:val="24"/>
          <w:szCs w:val="24"/>
        </w:rPr>
      </w:pPr>
      <w:r w:rsidRPr="00E93DA9">
        <w:rPr>
          <w:rFonts w:ascii="Times New Roman" w:hAnsi="Times New Roman" w:cs="Times New Roman"/>
          <w:b/>
          <w:sz w:val="24"/>
          <w:szCs w:val="24"/>
        </w:rPr>
        <w:t>Latar Belakang</w:t>
      </w:r>
    </w:p>
    <w:p w:rsidR="00CC4640" w:rsidRPr="00CC4640" w:rsidRDefault="00CC4640" w:rsidP="00D203B6">
      <w:pPr>
        <w:spacing w:before="6" w:line="359" w:lineRule="auto"/>
        <w:ind w:left="720" w:right="20" w:firstLine="720"/>
        <w:jc w:val="both"/>
        <w:rPr>
          <w:rFonts w:ascii="Times New Roman" w:hAnsi="Times New Roman" w:cs="Times New Roman"/>
          <w:sz w:val="24"/>
          <w:szCs w:val="24"/>
        </w:rPr>
      </w:pPr>
      <w:r w:rsidRPr="00CC4640">
        <w:rPr>
          <w:rFonts w:ascii="Times New Roman" w:hAnsi="Times New Roman" w:cs="Times New Roman"/>
          <w:sz w:val="24"/>
          <w:szCs w:val="24"/>
        </w:rPr>
        <w:t xml:space="preserve">Pariwisata adalah suatu perjalanan yang dilakukan untuk rekreasi atau liburan. Biasanya masyarakat mengunjungi tempat-tempat pariwisata yang menarik, mulai dari gunung, pantai, perkantoran, dan lain-lain. Masyarakat modern sekarang ini menjadikan pariwisata sebagai kebutuhan pokok setelah disibukkan oleh urusan pekerjaan. Apalagi didukung oleh banyaknya armada transportasi yang menawarkan tarif serta harga yang menarik dengan destinasi tertentu membuat masyarakat menjadi lebih bersemangat dalam berekreasi. Namun, </w:t>
      </w:r>
      <w:r w:rsidR="00A84891">
        <w:rPr>
          <w:rFonts w:ascii="Times New Roman" w:hAnsi="Times New Roman" w:cs="Times New Roman"/>
          <w:sz w:val="24"/>
          <w:szCs w:val="24"/>
        </w:rPr>
        <w:t>Masyarakat</w:t>
      </w:r>
      <w:r w:rsidRPr="00CC4640">
        <w:rPr>
          <w:rFonts w:ascii="Times New Roman" w:hAnsi="Times New Roman" w:cs="Times New Roman"/>
          <w:sz w:val="24"/>
          <w:szCs w:val="24"/>
        </w:rPr>
        <w:t xml:space="preserve"> masih mengalami kendala dalam proses pembelian tiket karena pada saat proses pembelian tiket pariwisata, masyarakat harus pergi ke tempat pembelian tiket pariwisata tersebut.</w:t>
      </w:r>
    </w:p>
    <w:p w:rsidR="000767DB" w:rsidRPr="00CC4640" w:rsidRDefault="00CC4640" w:rsidP="00D203B6">
      <w:pPr>
        <w:spacing w:before="6" w:line="359" w:lineRule="auto"/>
        <w:ind w:left="720" w:right="20" w:firstLine="720"/>
        <w:jc w:val="both"/>
        <w:rPr>
          <w:rFonts w:ascii="Times New Roman" w:hAnsi="Times New Roman" w:cs="Times New Roman"/>
          <w:sz w:val="24"/>
          <w:szCs w:val="24"/>
        </w:rPr>
      </w:pPr>
      <w:r w:rsidRPr="00CC4640">
        <w:rPr>
          <w:rFonts w:ascii="Times New Roman" w:hAnsi="Times New Roman" w:cs="Times New Roman"/>
          <w:sz w:val="24"/>
          <w:szCs w:val="24"/>
        </w:rPr>
        <w:t xml:space="preserve"> Dari hasil pengamatan dan pengalaman yang didapat dalam kehidupan sehari</w:t>
      </w:r>
      <w:r w:rsidR="00A84891">
        <w:rPr>
          <w:rFonts w:ascii="Times New Roman" w:hAnsi="Times New Roman" w:cs="Times New Roman"/>
          <w:sz w:val="24"/>
          <w:szCs w:val="24"/>
        </w:rPr>
        <w:t>-</w:t>
      </w:r>
      <w:r w:rsidRPr="00CC4640">
        <w:rPr>
          <w:rFonts w:ascii="Times New Roman" w:hAnsi="Times New Roman" w:cs="Times New Roman"/>
          <w:sz w:val="24"/>
          <w:szCs w:val="24"/>
        </w:rPr>
        <w:t>hari, yaitu ketika ingin berlibur di suatu tempat. Pada umumnya prosedur dalam proses berlibur adalah langsung mendatangi pihak travel tersebut untuk membeli tiket liburan. Hal yang paling mendasari adalah jika musim liburan tiba maka banyak masyarakat yang antri untuk membeli tiket, sehingga akan terjadi antrian yang panjang dan biasanya terjadi kurang lebih satu jam sebelum loket penjualan tiket dibuka. Prosedur yang ada sekarang ini mempunyai kelemahan antara lain selain menimbulkan antrian yang panjang, calon pembeli belum tentu dapat transportasi yang diinginkan, bahkan kemungkinan yang paling buruk adalah sudah mengantri tetapi tidak mendapatkan tiket.</w:t>
      </w:r>
    </w:p>
    <w:p w:rsidR="00CC4640" w:rsidRPr="00CC4640" w:rsidRDefault="00CC4640" w:rsidP="00D203B6">
      <w:pPr>
        <w:spacing w:before="7" w:line="359" w:lineRule="auto"/>
        <w:ind w:left="720" w:right="20" w:firstLine="720"/>
        <w:jc w:val="both"/>
        <w:rPr>
          <w:rFonts w:ascii="Times New Roman" w:hAnsi="Times New Roman" w:cs="Times New Roman"/>
          <w:sz w:val="24"/>
          <w:szCs w:val="24"/>
        </w:rPr>
      </w:pPr>
      <w:r w:rsidRPr="00CC4640">
        <w:rPr>
          <w:rFonts w:ascii="Times New Roman" w:hAnsi="Times New Roman" w:cs="Times New Roman"/>
          <w:sz w:val="24"/>
          <w:szCs w:val="24"/>
        </w:rPr>
        <w:t>Oleh karena itu, melalui sistem pemesanan tik</w:t>
      </w:r>
      <w:r w:rsidR="00A84891">
        <w:rPr>
          <w:rFonts w:ascii="Times New Roman" w:hAnsi="Times New Roman" w:cs="Times New Roman"/>
          <w:sz w:val="24"/>
          <w:szCs w:val="24"/>
        </w:rPr>
        <w:t xml:space="preserve">et secara online ini diharapkan </w:t>
      </w:r>
      <w:r w:rsidRPr="00CC4640">
        <w:rPr>
          <w:rFonts w:ascii="Times New Roman" w:hAnsi="Times New Roman" w:cs="Times New Roman"/>
          <w:sz w:val="24"/>
          <w:szCs w:val="24"/>
        </w:rPr>
        <w:t>dapat membantu calon pembeli untuk melakukan pemesanan tiket pariwisata secara online melalui internet di mana saja dan kapan saja sehingga calon pembeli tidak perlu</w:t>
      </w:r>
      <w:r w:rsidR="00A84891">
        <w:rPr>
          <w:rFonts w:ascii="Times New Roman" w:hAnsi="Times New Roman" w:cs="Times New Roman"/>
          <w:sz w:val="24"/>
          <w:szCs w:val="24"/>
        </w:rPr>
        <w:t xml:space="preserve"> datang langsung ke tempat wisata</w:t>
      </w:r>
      <w:r w:rsidRPr="00CC4640">
        <w:rPr>
          <w:rFonts w:ascii="Times New Roman" w:hAnsi="Times New Roman" w:cs="Times New Roman"/>
          <w:sz w:val="24"/>
          <w:szCs w:val="24"/>
        </w:rPr>
        <w:t xml:space="preserve"> dan menghabiskan waktu untuk mengantri.</w:t>
      </w:r>
    </w:p>
    <w:p w:rsidR="00CC4640" w:rsidRDefault="00CC4640" w:rsidP="00D203B6">
      <w:pPr>
        <w:spacing w:before="7" w:line="359" w:lineRule="auto"/>
        <w:ind w:left="720" w:right="20" w:firstLine="720"/>
        <w:jc w:val="both"/>
      </w:pPr>
    </w:p>
    <w:p w:rsidR="00271782" w:rsidRDefault="00271782" w:rsidP="00A04835">
      <w:pPr>
        <w:spacing w:line="360" w:lineRule="auto"/>
        <w:jc w:val="both"/>
        <w:rPr>
          <w:rFonts w:ascii="Times New Roman" w:hAnsi="Times New Roman" w:cs="Times New Roman"/>
          <w:sz w:val="24"/>
          <w:szCs w:val="24"/>
        </w:rPr>
      </w:pPr>
    </w:p>
    <w:p w:rsidR="001F556F" w:rsidRPr="00A04835" w:rsidRDefault="001F556F" w:rsidP="00A04835">
      <w:pPr>
        <w:spacing w:line="360" w:lineRule="auto"/>
        <w:jc w:val="both"/>
        <w:rPr>
          <w:rFonts w:ascii="Times New Roman" w:hAnsi="Times New Roman" w:cs="Times New Roman"/>
          <w:sz w:val="24"/>
          <w:szCs w:val="24"/>
        </w:rPr>
      </w:pPr>
    </w:p>
    <w:p w:rsidR="005F4592" w:rsidRPr="00E93DA9" w:rsidRDefault="005D17BE" w:rsidP="00E354D8">
      <w:pPr>
        <w:pStyle w:val="ListParagraph"/>
        <w:numPr>
          <w:ilvl w:val="1"/>
          <w:numId w:val="1"/>
        </w:numPr>
        <w:spacing w:line="360" w:lineRule="auto"/>
        <w:ind w:left="720" w:firstLine="0"/>
        <w:jc w:val="both"/>
        <w:rPr>
          <w:rFonts w:ascii="Times New Roman" w:hAnsi="Times New Roman" w:cs="Times New Roman"/>
          <w:b/>
          <w:sz w:val="24"/>
          <w:szCs w:val="24"/>
        </w:rPr>
      </w:pPr>
      <w:r w:rsidRPr="00E93DA9">
        <w:rPr>
          <w:rFonts w:ascii="Times New Roman" w:hAnsi="Times New Roman" w:cs="Times New Roman"/>
          <w:b/>
          <w:sz w:val="24"/>
          <w:szCs w:val="24"/>
        </w:rPr>
        <w:lastRenderedPageBreak/>
        <w:t>I</w:t>
      </w:r>
      <w:r w:rsidR="00171E2C" w:rsidRPr="00E93DA9">
        <w:rPr>
          <w:rFonts w:ascii="Times New Roman" w:hAnsi="Times New Roman" w:cs="Times New Roman"/>
          <w:b/>
          <w:sz w:val="24"/>
          <w:szCs w:val="24"/>
        </w:rPr>
        <w:t>dentifikasi Masalah</w:t>
      </w:r>
    </w:p>
    <w:p w:rsidR="005D17BE" w:rsidRPr="001535A2" w:rsidRDefault="00BB7E09" w:rsidP="00D203B6">
      <w:pPr>
        <w:spacing w:line="360" w:lineRule="auto"/>
        <w:ind w:left="720" w:firstLine="720"/>
        <w:jc w:val="both"/>
        <w:rPr>
          <w:rFonts w:ascii="Times New Roman" w:hAnsi="Times New Roman" w:cs="Times New Roman"/>
          <w:b/>
          <w:sz w:val="28"/>
          <w:szCs w:val="28"/>
        </w:rPr>
      </w:pPr>
      <w:r w:rsidRPr="001535A2">
        <w:rPr>
          <w:rFonts w:ascii="Times New Roman" w:hAnsi="Times New Roman" w:cs="Times New Roman"/>
          <w:sz w:val="24"/>
          <w:szCs w:val="24"/>
          <w:shd w:val="clear" w:color="auto" w:fill="FFFFFF"/>
        </w:rPr>
        <w:t xml:space="preserve">Latar </w:t>
      </w:r>
      <w:r w:rsidR="00935308" w:rsidRPr="001535A2">
        <w:rPr>
          <w:rFonts w:ascii="Times New Roman" w:hAnsi="Times New Roman" w:cs="Times New Roman"/>
          <w:sz w:val="24"/>
          <w:szCs w:val="24"/>
          <w:shd w:val="clear" w:color="auto" w:fill="FFFFFF"/>
        </w:rPr>
        <w:t>belakang diatas dapat disimpulkan indentifika</w:t>
      </w:r>
      <w:r w:rsidR="00D203B6">
        <w:rPr>
          <w:rFonts w:ascii="Times New Roman" w:hAnsi="Times New Roman" w:cs="Times New Roman"/>
          <w:sz w:val="24"/>
          <w:szCs w:val="24"/>
          <w:shd w:val="clear" w:color="auto" w:fill="FFFFFF"/>
        </w:rPr>
        <w:t xml:space="preserve">si masalahnya adalah </w:t>
      </w:r>
      <w:r w:rsidR="00935308" w:rsidRPr="001535A2">
        <w:rPr>
          <w:rFonts w:ascii="Times New Roman" w:hAnsi="Times New Roman" w:cs="Times New Roman"/>
          <w:sz w:val="24"/>
          <w:szCs w:val="24"/>
          <w:shd w:val="clear" w:color="auto" w:fill="FFFFFF"/>
        </w:rPr>
        <w:t xml:space="preserve">sebagai </w:t>
      </w:r>
      <w:proofErr w:type="gramStart"/>
      <w:r w:rsidR="00935308" w:rsidRPr="001535A2">
        <w:rPr>
          <w:rFonts w:ascii="Times New Roman" w:hAnsi="Times New Roman" w:cs="Times New Roman"/>
          <w:sz w:val="24"/>
          <w:szCs w:val="24"/>
          <w:shd w:val="clear" w:color="auto" w:fill="FFFFFF"/>
        </w:rPr>
        <w:t>berikut</w:t>
      </w:r>
      <w:r w:rsidR="000F2F2E" w:rsidRPr="001535A2">
        <w:rPr>
          <w:rFonts w:ascii="Times New Roman" w:hAnsi="Times New Roman" w:cs="Times New Roman"/>
          <w:sz w:val="24"/>
          <w:szCs w:val="24"/>
          <w:shd w:val="clear" w:color="auto" w:fill="FFFFFF"/>
        </w:rPr>
        <w:t xml:space="preserve"> :</w:t>
      </w:r>
      <w:proofErr w:type="gramEnd"/>
    </w:p>
    <w:p w:rsidR="00935308" w:rsidRPr="0088558C" w:rsidRDefault="00935308" w:rsidP="00D203B6">
      <w:pPr>
        <w:pStyle w:val="ListParagraph"/>
        <w:spacing w:line="360" w:lineRule="auto"/>
        <w:ind w:left="1800" w:hanging="360"/>
        <w:jc w:val="both"/>
        <w:rPr>
          <w:rFonts w:ascii="Times New Roman" w:hAnsi="Times New Roman" w:cs="Times New Roman"/>
          <w:sz w:val="24"/>
          <w:szCs w:val="24"/>
          <w:shd w:val="clear" w:color="auto" w:fill="FFFFFF"/>
        </w:rPr>
      </w:pPr>
      <w:r w:rsidRPr="000F2F2E">
        <w:rPr>
          <w:rFonts w:ascii="Times New Roman" w:hAnsi="Times New Roman" w:cs="Times New Roman"/>
          <w:sz w:val="24"/>
          <w:szCs w:val="24"/>
          <w:shd w:val="clear" w:color="auto" w:fill="FFFFFF"/>
        </w:rPr>
        <w:t>1.</w:t>
      </w:r>
      <w:r w:rsidR="007A5540">
        <w:rPr>
          <w:rFonts w:ascii="Times New Roman" w:hAnsi="Times New Roman" w:cs="Times New Roman"/>
          <w:sz w:val="24"/>
          <w:szCs w:val="24"/>
          <w:shd w:val="clear" w:color="auto" w:fill="FFFFFF"/>
        </w:rPr>
        <w:tab/>
      </w:r>
      <w:r w:rsidR="00A84891">
        <w:t>A</w:t>
      </w:r>
      <w:r w:rsidR="0088558C">
        <w:t>plikasi informasi dan pemesanan tiket travel</w:t>
      </w:r>
      <w:r w:rsidR="00A84891">
        <w:t xml:space="preserve"> saat ini masih mengarah ke kalangan masyarakat menengah ke atas.</w:t>
      </w:r>
      <w:r w:rsidR="0088558C">
        <w:t xml:space="preserve"> </w:t>
      </w:r>
    </w:p>
    <w:p w:rsidR="00935308" w:rsidRPr="0088558C" w:rsidRDefault="007A5540" w:rsidP="00D203B6">
      <w:pPr>
        <w:pStyle w:val="ListParagraph"/>
        <w:spacing w:line="360" w:lineRule="auto"/>
        <w:ind w:left="1800" w:hanging="360"/>
        <w:jc w:val="both"/>
        <w:rPr>
          <w:rFonts w:ascii="Times New Roman" w:hAnsi="Times New Roman" w:cs="Times New Roman"/>
          <w:sz w:val="24"/>
          <w:szCs w:val="24"/>
          <w:shd w:val="clear" w:color="auto" w:fill="FFFFFF"/>
        </w:rPr>
      </w:pPr>
      <w:r w:rsidRPr="0088558C">
        <w:rPr>
          <w:rFonts w:ascii="Times New Roman" w:hAnsi="Times New Roman" w:cs="Times New Roman"/>
          <w:sz w:val="24"/>
          <w:szCs w:val="24"/>
          <w:shd w:val="clear" w:color="auto" w:fill="FFFFFF"/>
        </w:rPr>
        <w:t>2.</w:t>
      </w:r>
      <w:r w:rsidRPr="0088558C">
        <w:rPr>
          <w:rFonts w:ascii="Times New Roman" w:hAnsi="Times New Roman" w:cs="Times New Roman"/>
          <w:sz w:val="24"/>
          <w:szCs w:val="24"/>
          <w:shd w:val="clear" w:color="auto" w:fill="FFFFFF"/>
        </w:rPr>
        <w:tab/>
      </w:r>
      <w:r w:rsidR="0088558C" w:rsidRPr="0088558C">
        <w:rPr>
          <w:rFonts w:ascii="Times New Roman" w:hAnsi="Times New Roman" w:cs="Times New Roman"/>
          <w:sz w:val="24"/>
          <w:szCs w:val="24"/>
        </w:rPr>
        <w:t>Pelanggan membutuhkan aplikasi informasi dan pemesanan tiket yang membantu pelanggan untuk memesan tiket dengan mudah secara online.</w:t>
      </w:r>
    </w:p>
    <w:p w:rsidR="000F2F2E" w:rsidRPr="0088558C" w:rsidRDefault="00935308" w:rsidP="0088558C">
      <w:pPr>
        <w:pStyle w:val="ListParagraph"/>
        <w:tabs>
          <w:tab w:val="left" w:pos="720"/>
        </w:tabs>
        <w:spacing w:line="360" w:lineRule="auto"/>
        <w:ind w:left="1800" w:hanging="360"/>
        <w:jc w:val="both"/>
        <w:rPr>
          <w:rFonts w:ascii="Times New Roman" w:hAnsi="Times New Roman" w:cs="Times New Roman"/>
          <w:sz w:val="24"/>
          <w:szCs w:val="24"/>
        </w:rPr>
      </w:pPr>
      <w:r w:rsidRPr="0088558C">
        <w:rPr>
          <w:rFonts w:ascii="Times New Roman" w:hAnsi="Times New Roman" w:cs="Times New Roman"/>
          <w:sz w:val="24"/>
          <w:szCs w:val="24"/>
          <w:shd w:val="clear" w:color="auto" w:fill="FFFFFF"/>
        </w:rPr>
        <w:t>3.</w:t>
      </w:r>
      <w:r w:rsidR="000F2F2E" w:rsidRPr="0088558C">
        <w:rPr>
          <w:rFonts w:ascii="Times New Roman" w:hAnsi="Times New Roman" w:cs="Times New Roman"/>
          <w:sz w:val="24"/>
          <w:szCs w:val="24"/>
          <w:shd w:val="clear" w:color="auto" w:fill="FFFFFF"/>
        </w:rPr>
        <w:tab/>
      </w:r>
      <w:r w:rsidR="0088558C" w:rsidRPr="0088558C">
        <w:rPr>
          <w:rFonts w:ascii="Times New Roman" w:hAnsi="Times New Roman" w:cs="Times New Roman"/>
          <w:sz w:val="24"/>
          <w:szCs w:val="24"/>
        </w:rPr>
        <w:t>Pelanggan membutuhkan terlalu banyak waktu dan tenaga hanya untuk mengetahui informasi dan memesan tiket travel dengan mendatangi langsung ke agen travel.</w:t>
      </w:r>
    </w:p>
    <w:p w:rsidR="0088558C" w:rsidRDefault="0088558C" w:rsidP="0088558C">
      <w:pPr>
        <w:pStyle w:val="ListParagraph"/>
        <w:tabs>
          <w:tab w:val="left" w:pos="720"/>
        </w:tabs>
        <w:spacing w:line="360" w:lineRule="auto"/>
        <w:ind w:left="1800" w:hanging="360"/>
        <w:jc w:val="both"/>
        <w:rPr>
          <w:rFonts w:ascii="Times New Roman" w:hAnsi="Times New Roman" w:cs="Times New Roman"/>
          <w:sz w:val="24"/>
          <w:szCs w:val="24"/>
        </w:rPr>
      </w:pPr>
      <w:r w:rsidRPr="0088558C">
        <w:rPr>
          <w:rFonts w:ascii="Times New Roman" w:hAnsi="Times New Roman" w:cs="Times New Roman"/>
          <w:sz w:val="24"/>
          <w:szCs w:val="24"/>
          <w:shd w:val="clear" w:color="auto" w:fill="FFFFFF"/>
        </w:rPr>
        <w:t>4.</w:t>
      </w:r>
      <w:r w:rsidRPr="0088558C">
        <w:rPr>
          <w:rFonts w:ascii="Times New Roman" w:hAnsi="Times New Roman" w:cs="Times New Roman"/>
          <w:color w:val="2C3E50"/>
          <w:sz w:val="24"/>
          <w:szCs w:val="24"/>
          <w:shd w:val="clear" w:color="auto" w:fill="FFFFFF"/>
        </w:rPr>
        <w:tab/>
      </w:r>
      <w:r w:rsidRPr="0088558C">
        <w:rPr>
          <w:rFonts w:ascii="Times New Roman" w:hAnsi="Times New Roman" w:cs="Times New Roman"/>
          <w:sz w:val="24"/>
          <w:szCs w:val="24"/>
        </w:rPr>
        <w:t>Sering terjadi ketidaksesuaian antara keinginan pelanggan dalam hal jam pemberangkatan atau bahkan tiketnya sudah terjual habis pada pemesanan tiket secara konvensional.</w:t>
      </w:r>
    </w:p>
    <w:p w:rsidR="00A84891" w:rsidRDefault="00A84891" w:rsidP="0088558C">
      <w:pPr>
        <w:pStyle w:val="ListParagraph"/>
        <w:tabs>
          <w:tab w:val="left" w:pos="720"/>
        </w:tabs>
        <w:spacing w:line="360" w:lineRule="auto"/>
        <w:ind w:left="1800" w:hanging="360"/>
        <w:jc w:val="both"/>
        <w:rPr>
          <w:rFonts w:ascii="Times New Roman" w:hAnsi="Times New Roman" w:cs="Times New Roman"/>
          <w:sz w:val="24"/>
          <w:szCs w:val="24"/>
        </w:rPr>
      </w:pPr>
      <w:r>
        <w:rPr>
          <w:rFonts w:ascii="Times New Roman" w:hAnsi="Times New Roman" w:cs="Times New Roman"/>
          <w:sz w:val="24"/>
          <w:szCs w:val="24"/>
          <w:shd w:val="clear" w:color="auto" w:fill="FFFFFF"/>
        </w:rPr>
        <w:t>5.</w:t>
      </w:r>
      <w:r>
        <w:rPr>
          <w:rFonts w:ascii="Times New Roman" w:hAnsi="Times New Roman" w:cs="Times New Roman"/>
          <w:sz w:val="24"/>
          <w:szCs w:val="24"/>
        </w:rPr>
        <w:tab/>
        <w:t>Efek pandemi yang terjadi di Indonesia belum berakhir. Sehingga masih banyak masyarakat yang enggan untuk berwisata</w:t>
      </w:r>
    </w:p>
    <w:p w:rsidR="0088558C" w:rsidRPr="0088558C" w:rsidRDefault="0088558C" w:rsidP="0088558C">
      <w:pPr>
        <w:pStyle w:val="ListParagraph"/>
        <w:tabs>
          <w:tab w:val="left" w:pos="720"/>
        </w:tabs>
        <w:spacing w:line="360" w:lineRule="auto"/>
        <w:ind w:left="1800" w:hanging="360"/>
        <w:jc w:val="both"/>
        <w:rPr>
          <w:rFonts w:ascii="Times New Roman" w:hAnsi="Times New Roman" w:cs="Times New Roman"/>
          <w:color w:val="2C3E50"/>
          <w:sz w:val="24"/>
          <w:szCs w:val="24"/>
          <w:shd w:val="clear" w:color="auto" w:fill="FFFFFF"/>
        </w:rPr>
      </w:pPr>
    </w:p>
    <w:p w:rsidR="000F2F2E" w:rsidRPr="00E93DA9" w:rsidRDefault="000F2F2E" w:rsidP="00E354D8">
      <w:pPr>
        <w:pStyle w:val="ListParagraph"/>
        <w:numPr>
          <w:ilvl w:val="1"/>
          <w:numId w:val="1"/>
        </w:numPr>
        <w:spacing w:line="360" w:lineRule="auto"/>
        <w:ind w:left="720" w:firstLine="0"/>
        <w:jc w:val="both"/>
        <w:rPr>
          <w:rFonts w:ascii="Times New Roman" w:hAnsi="Times New Roman" w:cs="Times New Roman"/>
          <w:b/>
          <w:sz w:val="24"/>
          <w:szCs w:val="24"/>
          <w:shd w:val="clear" w:color="auto" w:fill="FFFFFF"/>
        </w:rPr>
      </w:pPr>
      <w:r w:rsidRPr="00E93DA9">
        <w:rPr>
          <w:rFonts w:ascii="Times New Roman" w:hAnsi="Times New Roman" w:cs="Times New Roman"/>
          <w:b/>
          <w:sz w:val="24"/>
          <w:szCs w:val="24"/>
          <w:shd w:val="clear" w:color="auto" w:fill="FFFFFF"/>
        </w:rPr>
        <w:t>Rumusan Masalah</w:t>
      </w:r>
    </w:p>
    <w:p w:rsidR="00D203B6" w:rsidRDefault="000F2F2E" w:rsidP="0088558C">
      <w:pPr>
        <w:spacing w:line="360" w:lineRule="auto"/>
        <w:ind w:left="720" w:firstLine="720"/>
        <w:jc w:val="both"/>
        <w:rPr>
          <w:rFonts w:ascii="Times New Roman" w:hAnsi="Times New Roman" w:cs="Times New Roman"/>
          <w:sz w:val="24"/>
          <w:szCs w:val="24"/>
        </w:rPr>
      </w:pPr>
      <w:r w:rsidRPr="001535A2">
        <w:rPr>
          <w:rFonts w:ascii="Times New Roman" w:hAnsi="Times New Roman" w:cs="Times New Roman"/>
          <w:sz w:val="24"/>
          <w:szCs w:val="24"/>
        </w:rPr>
        <w:t>Dengan adanya latar belakang di atas, maka didapatkan beberapa rumusan</w:t>
      </w:r>
      <w:r w:rsidR="00D203B6">
        <w:rPr>
          <w:rFonts w:ascii="Times New Roman" w:hAnsi="Times New Roman" w:cs="Times New Roman"/>
          <w:sz w:val="24"/>
          <w:szCs w:val="24"/>
        </w:rPr>
        <w:t xml:space="preserve"> </w:t>
      </w:r>
      <w:r w:rsidRPr="001535A2">
        <w:rPr>
          <w:rFonts w:ascii="Times New Roman" w:hAnsi="Times New Roman" w:cs="Times New Roman"/>
          <w:sz w:val="24"/>
          <w:szCs w:val="24"/>
        </w:rPr>
        <w:t xml:space="preserve">masalah sebagai </w:t>
      </w:r>
      <w:proofErr w:type="gramStart"/>
      <w:r w:rsidRPr="001535A2">
        <w:rPr>
          <w:rFonts w:ascii="Times New Roman" w:hAnsi="Times New Roman" w:cs="Times New Roman"/>
          <w:sz w:val="24"/>
          <w:szCs w:val="24"/>
        </w:rPr>
        <w:t>berikut :</w:t>
      </w:r>
      <w:proofErr w:type="gramEnd"/>
    </w:p>
    <w:p w:rsidR="0088558C" w:rsidRPr="0088558C" w:rsidRDefault="0088558C" w:rsidP="0088558C">
      <w:pPr>
        <w:pStyle w:val="ListParagraph"/>
        <w:numPr>
          <w:ilvl w:val="0"/>
          <w:numId w:val="21"/>
        </w:numPr>
        <w:spacing w:line="360" w:lineRule="auto"/>
        <w:jc w:val="both"/>
        <w:rPr>
          <w:rFonts w:ascii="Times New Roman" w:hAnsi="Times New Roman" w:cs="Times New Roman"/>
          <w:sz w:val="24"/>
          <w:szCs w:val="24"/>
        </w:rPr>
      </w:pPr>
      <w:r w:rsidRPr="0088558C">
        <w:rPr>
          <w:rFonts w:ascii="Times New Roman" w:hAnsi="Times New Roman" w:cs="Times New Roman"/>
          <w:sz w:val="24"/>
          <w:szCs w:val="24"/>
        </w:rPr>
        <w:t xml:space="preserve">Bagaimana rancang bangun aplikasi informasi dan pemesanan tiket travel berbasis android (Studi Kasus: </w:t>
      </w:r>
      <w:r w:rsidR="001F556F">
        <w:rPr>
          <w:rFonts w:ascii="Times New Roman" w:hAnsi="Times New Roman" w:cs="Times New Roman"/>
          <w:sz w:val="24"/>
          <w:szCs w:val="24"/>
        </w:rPr>
        <w:t>MyTourismApp</w:t>
      </w:r>
      <w:r w:rsidRPr="0088558C">
        <w:rPr>
          <w:rFonts w:ascii="Times New Roman" w:hAnsi="Times New Roman" w:cs="Times New Roman"/>
          <w:sz w:val="24"/>
          <w:szCs w:val="24"/>
        </w:rPr>
        <w:t>)?</w:t>
      </w:r>
    </w:p>
    <w:p w:rsidR="0088558C" w:rsidRDefault="0088558C" w:rsidP="0088558C">
      <w:pPr>
        <w:pStyle w:val="ListParagraph"/>
        <w:numPr>
          <w:ilvl w:val="0"/>
          <w:numId w:val="21"/>
        </w:numPr>
        <w:spacing w:line="360" w:lineRule="auto"/>
        <w:jc w:val="both"/>
        <w:rPr>
          <w:rFonts w:ascii="Times New Roman" w:hAnsi="Times New Roman" w:cs="Times New Roman"/>
          <w:sz w:val="24"/>
          <w:szCs w:val="24"/>
        </w:rPr>
      </w:pPr>
      <w:r w:rsidRPr="0088558C">
        <w:rPr>
          <w:rFonts w:ascii="Times New Roman" w:hAnsi="Times New Roman" w:cs="Times New Roman"/>
          <w:sz w:val="24"/>
          <w:szCs w:val="24"/>
        </w:rPr>
        <w:t>Bagaimana uji kelayakan aplikasi informasi dan pemesanan tiket travel berbasis android (Stud</w:t>
      </w:r>
      <w:r w:rsidR="001F556F">
        <w:rPr>
          <w:rFonts w:ascii="Times New Roman" w:hAnsi="Times New Roman" w:cs="Times New Roman"/>
          <w:sz w:val="24"/>
          <w:szCs w:val="24"/>
        </w:rPr>
        <w:t>i Kasus: MyTourismApp</w:t>
      </w:r>
      <w:r w:rsidRPr="0088558C">
        <w:rPr>
          <w:rFonts w:ascii="Times New Roman" w:hAnsi="Times New Roman" w:cs="Times New Roman"/>
          <w:sz w:val="24"/>
          <w:szCs w:val="24"/>
        </w:rPr>
        <w:t>)?</w:t>
      </w:r>
    </w:p>
    <w:p w:rsidR="00F501DC" w:rsidRPr="0088558C" w:rsidRDefault="00F501DC" w:rsidP="00F501DC">
      <w:pPr>
        <w:pStyle w:val="ListParagraph"/>
        <w:spacing w:line="360" w:lineRule="auto"/>
        <w:ind w:left="1800"/>
        <w:jc w:val="both"/>
        <w:rPr>
          <w:rFonts w:ascii="Times New Roman" w:hAnsi="Times New Roman" w:cs="Times New Roman"/>
          <w:sz w:val="24"/>
          <w:szCs w:val="24"/>
        </w:rPr>
      </w:pPr>
    </w:p>
    <w:p w:rsidR="000F2F2E" w:rsidRPr="00E93DA9" w:rsidRDefault="000F2F2E" w:rsidP="00E354D8">
      <w:pPr>
        <w:pStyle w:val="ListParagraph"/>
        <w:numPr>
          <w:ilvl w:val="1"/>
          <w:numId w:val="1"/>
        </w:numPr>
        <w:spacing w:line="360" w:lineRule="auto"/>
        <w:ind w:left="720" w:firstLine="0"/>
        <w:jc w:val="both"/>
        <w:rPr>
          <w:rFonts w:ascii="Times New Roman" w:hAnsi="Times New Roman" w:cs="Times New Roman"/>
          <w:b/>
          <w:sz w:val="24"/>
          <w:szCs w:val="24"/>
        </w:rPr>
      </w:pPr>
      <w:r w:rsidRPr="00E93DA9">
        <w:rPr>
          <w:rFonts w:ascii="Times New Roman" w:hAnsi="Times New Roman" w:cs="Times New Roman"/>
          <w:b/>
          <w:sz w:val="24"/>
          <w:szCs w:val="24"/>
        </w:rPr>
        <w:t>Tujuan Penulisan</w:t>
      </w:r>
    </w:p>
    <w:p w:rsidR="000F2F2E" w:rsidRDefault="000F2F2E" w:rsidP="00307D95">
      <w:pPr>
        <w:spacing w:line="360" w:lineRule="auto"/>
        <w:ind w:left="720" w:firstLine="720"/>
        <w:jc w:val="both"/>
        <w:rPr>
          <w:rFonts w:ascii="Times New Roman" w:hAnsi="Times New Roman" w:cs="Times New Roman"/>
          <w:sz w:val="24"/>
          <w:szCs w:val="24"/>
        </w:rPr>
      </w:pPr>
      <w:r w:rsidRPr="001535A2">
        <w:rPr>
          <w:rFonts w:ascii="Times New Roman" w:hAnsi="Times New Roman" w:cs="Times New Roman"/>
          <w:sz w:val="24"/>
          <w:szCs w:val="24"/>
        </w:rPr>
        <w:t xml:space="preserve">Dengan rumusan masalah diatas, penelitian ini bertujuan </w:t>
      </w:r>
      <w:proofErr w:type="gramStart"/>
      <w:r w:rsidRPr="001535A2">
        <w:rPr>
          <w:rFonts w:ascii="Times New Roman" w:hAnsi="Times New Roman" w:cs="Times New Roman"/>
          <w:sz w:val="24"/>
          <w:szCs w:val="24"/>
        </w:rPr>
        <w:t>untuk</w:t>
      </w:r>
      <w:r w:rsidR="00F52868">
        <w:rPr>
          <w:rFonts w:ascii="Times New Roman" w:hAnsi="Times New Roman" w:cs="Times New Roman"/>
          <w:sz w:val="24"/>
          <w:szCs w:val="24"/>
        </w:rPr>
        <w:t xml:space="preserve"> </w:t>
      </w:r>
      <w:r w:rsidRPr="001535A2">
        <w:rPr>
          <w:rFonts w:ascii="Times New Roman" w:hAnsi="Times New Roman" w:cs="Times New Roman"/>
          <w:sz w:val="24"/>
          <w:szCs w:val="24"/>
        </w:rPr>
        <w:t>:</w:t>
      </w:r>
      <w:proofErr w:type="gramEnd"/>
    </w:p>
    <w:p w:rsidR="00A84891" w:rsidRPr="00A84891" w:rsidRDefault="00A84891" w:rsidP="00A84891">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Membangun industri pariwisata Indonesia yang terkena dampak pandemi.</w:t>
      </w:r>
    </w:p>
    <w:p w:rsidR="000B5AA4" w:rsidRDefault="0088558C" w:rsidP="0088558C">
      <w:pPr>
        <w:pStyle w:val="ListParagraph"/>
        <w:numPr>
          <w:ilvl w:val="0"/>
          <w:numId w:val="10"/>
        </w:numPr>
        <w:spacing w:line="360" w:lineRule="auto"/>
        <w:jc w:val="both"/>
        <w:rPr>
          <w:rFonts w:ascii="Times New Roman" w:hAnsi="Times New Roman" w:cs="Times New Roman"/>
          <w:sz w:val="24"/>
          <w:szCs w:val="24"/>
        </w:rPr>
      </w:pPr>
      <w:r w:rsidRPr="0088558C">
        <w:rPr>
          <w:rFonts w:ascii="Times New Roman" w:hAnsi="Times New Roman" w:cs="Times New Roman"/>
          <w:sz w:val="24"/>
          <w:szCs w:val="24"/>
        </w:rPr>
        <w:t xml:space="preserve">Merancang suatu aplikasi informasi dan pemesanan tiket travel berbasis android. </w:t>
      </w:r>
    </w:p>
    <w:p w:rsidR="0088558C" w:rsidRDefault="0088558C" w:rsidP="0088558C">
      <w:pPr>
        <w:pStyle w:val="ListParagraph"/>
        <w:numPr>
          <w:ilvl w:val="0"/>
          <w:numId w:val="10"/>
        </w:numPr>
        <w:spacing w:line="360" w:lineRule="auto"/>
        <w:jc w:val="both"/>
        <w:rPr>
          <w:rFonts w:ascii="Times New Roman" w:hAnsi="Times New Roman" w:cs="Times New Roman"/>
          <w:sz w:val="24"/>
          <w:szCs w:val="24"/>
        </w:rPr>
      </w:pPr>
      <w:r w:rsidRPr="0088558C">
        <w:rPr>
          <w:rFonts w:ascii="Times New Roman" w:hAnsi="Times New Roman" w:cs="Times New Roman"/>
          <w:sz w:val="24"/>
          <w:szCs w:val="24"/>
        </w:rPr>
        <w:t>Menguji kelayakan aplikasi informasi dan pemesanan tiket travel berbasis android.</w:t>
      </w:r>
    </w:p>
    <w:p w:rsidR="00A84891" w:rsidRPr="00A84891" w:rsidRDefault="00A84891" w:rsidP="00A84891">
      <w:pPr>
        <w:spacing w:line="360" w:lineRule="auto"/>
        <w:jc w:val="both"/>
        <w:rPr>
          <w:rFonts w:ascii="Times New Roman" w:hAnsi="Times New Roman" w:cs="Times New Roman"/>
          <w:sz w:val="24"/>
          <w:szCs w:val="24"/>
        </w:rPr>
      </w:pPr>
    </w:p>
    <w:p w:rsidR="00F501DC" w:rsidRPr="0088558C" w:rsidRDefault="00F501DC" w:rsidP="00F501DC">
      <w:pPr>
        <w:pStyle w:val="ListParagraph"/>
        <w:spacing w:line="360" w:lineRule="auto"/>
        <w:ind w:left="2160"/>
        <w:jc w:val="both"/>
        <w:rPr>
          <w:rFonts w:ascii="Times New Roman" w:hAnsi="Times New Roman" w:cs="Times New Roman"/>
          <w:sz w:val="24"/>
          <w:szCs w:val="24"/>
        </w:rPr>
      </w:pPr>
    </w:p>
    <w:p w:rsidR="000B5AA4" w:rsidRPr="00E93DA9" w:rsidRDefault="000B5AA4" w:rsidP="00E354D8">
      <w:pPr>
        <w:pStyle w:val="ListParagraph"/>
        <w:numPr>
          <w:ilvl w:val="1"/>
          <w:numId w:val="1"/>
        </w:numPr>
        <w:spacing w:line="360" w:lineRule="auto"/>
        <w:ind w:left="720" w:firstLine="0"/>
        <w:jc w:val="both"/>
        <w:rPr>
          <w:rFonts w:ascii="Times New Roman" w:hAnsi="Times New Roman" w:cs="Times New Roman"/>
          <w:b/>
          <w:sz w:val="24"/>
          <w:szCs w:val="24"/>
        </w:rPr>
      </w:pPr>
      <w:r w:rsidRPr="00E93DA9">
        <w:rPr>
          <w:rFonts w:ascii="Times New Roman" w:hAnsi="Times New Roman" w:cs="Times New Roman"/>
          <w:b/>
          <w:sz w:val="24"/>
          <w:szCs w:val="24"/>
        </w:rPr>
        <w:lastRenderedPageBreak/>
        <w:t>Batasan Masalah</w:t>
      </w:r>
    </w:p>
    <w:p w:rsidR="00310B29" w:rsidRPr="0067168C" w:rsidRDefault="00787811" w:rsidP="00A84891">
      <w:pPr>
        <w:spacing w:line="360" w:lineRule="auto"/>
        <w:ind w:left="720" w:firstLine="720"/>
        <w:jc w:val="both"/>
        <w:rPr>
          <w:rFonts w:ascii="Times New Roman" w:hAnsi="Times New Roman" w:cs="Times New Roman"/>
          <w:sz w:val="24"/>
          <w:szCs w:val="24"/>
        </w:rPr>
      </w:pPr>
      <w:r w:rsidRPr="0067168C">
        <w:rPr>
          <w:rFonts w:ascii="Times New Roman" w:hAnsi="Times New Roman" w:cs="Times New Roman"/>
          <w:sz w:val="24"/>
          <w:szCs w:val="24"/>
        </w:rPr>
        <w:t>Supaya pembahasan masalah tidak menyimpang dari</w:t>
      </w:r>
      <w:r w:rsidR="0067168C" w:rsidRPr="0067168C">
        <w:rPr>
          <w:rFonts w:ascii="Times New Roman" w:hAnsi="Times New Roman" w:cs="Times New Roman"/>
          <w:sz w:val="24"/>
          <w:szCs w:val="24"/>
        </w:rPr>
        <w:t xml:space="preserve"> pokok permasalahan, </w:t>
      </w:r>
      <w:r w:rsidRPr="0067168C">
        <w:rPr>
          <w:rFonts w:ascii="Times New Roman" w:hAnsi="Times New Roman" w:cs="Times New Roman"/>
          <w:sz w:val="24"/>
          <w:szCs w:val="24"/>
        </w:rPr>
        <w:t>maka permasalahan yang akan dibahas dibatasi sebagai</w:t>
      </w:r>
      <w:r w:rsidR="0067168C" w:rsidRPr="0067168C">
        <w:rPr>
          <w:rFonts w:ascii="Times New Roman" w:hAnsi="Times New Roman" w:cs="Times New Roman"/>
          <w:sz w:val="24"/>
          <w:szCs w:val="24"/>
        </w:rPr>
        <w:t xml:space="preserve"> </w:t>
      </w:r>
      <w:proofErr w:type="gramStart"/>
      <w:r w:rsidRPr="0067168C">
        <w:rPr>
          <w:rFonts w:ascii="Times New Roman" w:hAnsi="Times New Roman" w:cs="Times New Roman"/>
          <w:sz w:val="24"/>
          <w:szCs w:val="24"/>
        </w:rPr>
        <w:t>berikut</w:t>
      </w:r>
      <w:r w:rsidR="00F52868" w:rsidRPr="0067168C">
        <w:rPr>
          <w:rFonts w:ascii="Times New Roman" w:hAnsi="Times New Roman" w:cs="Times New Roman"/>
          <w:sz w:val="24"/>
          <w:szCs w:val="24"/>
        </w:rPr>
        <w:t xml:space="preserve"> </w:t>
      </w:r>
      <w:r w:rsidRPr="0067168C">
        <w:rPr>
          <w:rFonts w:ascii="Times New Roman" w:hAnsi="Times New Roman" w:cs="Times New Roman"/>
          <w:sz w:val="24"/>
          <w:szCs w:val="24"/>
        </w:rPr>
        <w:t>:</w:t>
      </w:r>
      <w:proofErr w:type="gramEnd"/>
    </w:p>
    <w:p w:rsidR="007A5540" w:rsidRPr="0067168C" w:rsidRDefault="00AD4E91" w:rsidP="00A2610D">
      <w:pPr>
        <w:pStyle w:val="ListParagraph"/>
        <w:numPr>
          <w:ilvl w:val="0"/>
          <w:numId w:val="13"/>
        </w:numPr>
        <w:spacing w:line="360" w:lineRule="auto"/>
        <w:ind w:left="1800"/>
        <w:jc w:val="both"/>
        <w:rPr>
          <w:rFonts w:ascii="Times New Roman" w:hAnsi="Times New Roman" w:cs="Times New Roman"/>
          <w:sz w:val="24"/>
          <w:szCs w:val="24"/>
        </w:rPr>
      </w:pPr>
      <w:r w:rsidRPr="0067168C">
        <w:rPr>
          <w:rFonts w:ascii="Times New Roman" w:hAnsi="Times New Roman" w:cs="Times New Roman"/>
          <w:sz w:val="24"/>
          <w:szCs w:val="24"/>
        </w:rPr>
        <w:t>Aplikasi dapat berjalan di Sistem Operasi Android minimal versi 5.1 (</w:t>
      </w:r>
      <w:r w:rsidRPr="0067168C">
        <w:rPr>
          <w:rFonts w:ascii="Times New Roman" w:hAnsi="Times New Roman" w:cs="Times New Roman"/>
          <w:i/>
          <w:sz w:val="24"/>
          <w:szCs w:val="24"/>
        </w:rPr>
        <w:t>Lollipop</w:t>
      </w:r>
      <w:r w:rsidRPr="0067168C">
        <w:rPr>
          <w:rFonts w:ascii="Times New Roman" w:hAnsi="Times New Roman" w:cs="Times New Roman"/>
          <w:sz w:val="24"/>
          <w:szCs w:val="24"/>
        </w:rPr>
        <w:t>)</w:t>
      </w:r>
      <w:r w:rsidR="00F52868" w:rsidRPr="0067168C">
        <w:rPr>
          <w:rFonts w:ascii="Times New Roman" w:hAnsi="Times New Roman" w:cs="Times New Roman"/>
          <w:sz w:val="24"/>
          <w:szCs w:val="24"/>
        </w:rPr>
        <w:t>.</w:t>
      </w:r>
    </w:p>
    <w:p w:rsidR="000069DE" w:rsidRPr="0067168C" w:rsidRDefault="000069DE" w:rsidP="00A2610D">
      <w:pPr>
        <w:pStyle w:val="ListParagraph"/>
        <w:numPr>
          <w:ilvl w:val="0"/>
          <w:numId w:val="13"/>
        </w:numPr>
        <w:spacing w:line="360" w:lineRule="auto"/>
        <w:ind w:left="1800"/>
        <w:jc w:val="both"/>
        <w:rPr>
          <w:rFonts w:ascii="Times New Roman" w:hAnsi="Times New Roman" w:cs="Times New Roman"/>
          <w:sz w:val="24"/>
          <w:szCs w:val="24"/>
        </w:rPr>
      </w:pPr>
      <w:r w:rsidRPr="0067168C">
        <w:rPr>
          <w:rFonts w:ascii="Times New Roman" w:hAnsi="Times New Roman" w:cs="Times New Roman"/>
          <w:sz w:val="24"/>
          <w:szCs w:val="24"/>
        </w:rPr>
        <w:t>Pengembangan menggunakan Android Studio sebagai IDE (</w:t>
      </w:r>
      <w:r w:rsidRPr="0067168C">
        <w:rPr>
          <w:rFonts w:ascii="Times New Roman" w:hAnsi="Times New Roman" w:cs="Times New Roman"/>
          <w:i/>
          <w:sz w:val="24"/>
          <w:szCs w:val="24"/>
        </w:rPr>
        <w:t>Integrated Development Environment</w:t>
      </w:r>
      <w:r w:rsidRPr="0067168C">
        <w:rPr>
          <w:rFonts w:ascii="Times New Roman" w:hAnsi="Times New Roman" w:cs="Times New Roman"/>
          <w:sz w:val="24"/>
          <w:szCs w:val="24"/>
        </w:rPr>
        <w:t>). Android Studio dirilis 16 Mei 2013 saat Google IO berlangsung. Android Studio berbasiskan JetBrains Intellij IDEA, dan dikhususkan untuk pengembangan software berbasis Android.</w:t>
      </w:r>
    </w:p>
    <w:p w:rsidR="000069DE" w:rsidRDefault="000069DE" w:rsidP="00A2610D">
      <w:pPr>
        <w:pStyle w:val="ListParagraph"/>
        <w:numPr>
          <w:ilvl w:val="0"/>
          <w:numId w:val="13"/>
        </w:numPr>
        <w:spacing w:line="360" w:lineRule="auto"/>
        <w:ind w:left="1800"/>
        <w:jc w:val="both"/>
        <w:rPr>
          <w:rFonts w:ascii="Times New Roman" w:hAnsi="Times New Roman" w:cs="Times New Roman"/>
          <w:sz w:val="24"/>
          <w:szCs w:val="24"/>
        </w:rPr>
      </w:pPr>
      <w:r w:rsidRPr="0067168C">
        <w:rPr>
          <w:rFonts w:ascii="Times New Roman" w:hAnsi="Times New Roman" w:cs="Times New Roman"/>
          <w:sz w:val="24"/>
          <w:szCs w:val="24"/>
        </w:rPr>
        <w:t>Database menggunakan NoSQL dalam hal ini library Room versi 3.0.0 untuk mendukung</w:t>
      </w:r>
      <w:r w:rsidR="0067168C" w:rsidRPr="0067168C">
        <w:rPr>
          <w:rFonts w:ascii="Times New Roman" w:hAnsi="Times New Roman" w:cs="Times New Roman"/>
          <w:sz w:val="24"/>
          <w:szCs w:val="24"/>
        </w:rPr>
        <w:t xml:space="preserve"> </w:t>
      </w:r>
      <w:r w:rsidRPr="0067168C">
        <w:rPr>
          <w:rFonts w:ascii="Times New Roman" w:hAnsi="Times New Roman" w:cs="Times New Roman"/>
          <w:sz w:val="24"/>
          <w:szCs w:val="24"/>
        </w:rPr>
        <w:t>aplikasi online – offline</w:t>
      </w:r>
      <w:r w:rsidR="000D6F16">
        <w:rPr>
          <w:rFonts w:ascii="Times New Roman" w:hAnsi="Times New Roman" w:cs="Times New Roman"/>
          <w:sz w:val="24"/>
          <w:szCs w:val="24"/>
        </w:rPr>
        <w:t xml:space="preserve"> dari sisi client</w:t>
      </w:r>
      <w:r w:rsidRPr="0067168C">
        <w:rPr>
          <w:rFonts w:ascii="Times New Roman" w:hAnsi="Times New Roman" w:cs="Times New Roman"/>
          <w:sz w:val="24"/>
          <w:szCs w:val="24"/>
        </w:rPr>
        <w:t>.</w:t>
      </w:r>
    </w:p>
    <w:p w:rsidR="000D6F16" w:rsidRPr="000D6F16" w:rsidRDefault="000D6F16" w:rsidP="000D6F16">
      <w:pPr>
        <w:numPr>
          <w:ilvl w:val="0"/>
          <w:numId w:val="13"/>
        </w:numPr>
        <w:spacing w:line="360" w:lineRule="auto"/>
        <w:ind w:left="1800"/>
        <w:contextualSpacing/>
        <w:jc w:val="both"/>
        <w:rPr>
          <w:rFonts w:ascii="Times New Roman" w:hAnsi="Times New Roman" w:cs="Times New Roman"/>
          <w:sz w:val="24"/>
          <w:szCs w:val="24"/>
        </w:rPr>
      </w:pPr>
      <w:r>
        <w:rPr>
          <w:rFonts w:ascii="Times New Roman" w:hAnsi="Times New Roman" w:cs="Times New Roman"/>
          <w:sz w:val="24"/>
          <w:szCs w:val="24"/>
        </w:rPr>
        <w:t>Untuk aplikasi backend penulis menggunakan</w:t>
      </w:r>
      <w:r>
        <w:rPr>
          <w:rFonts w:ascii="Times New Roman" w:hAnsi="Times New Roman" w:cs="Times New Roman"/>
          <w:sz w:val="24"/>
          <w:szCs w:val="24"/>
        </w:rPr>
        <w:t xml:space="preserve"> framework Spring Boot dan</w:t>
      </w:r>
      <w:r>
        <w:rPr>
          <w:rFonts w:ascii="Times New Roman" w:hAnsi="Times New Roman" w:cs="Times New Roman"/>
          <w:sz w:val="24"/>
          <w:szCs w:val="24"/>
        </w:rPr>
        <w:t xml:space="preserve"> database PostgreSQL dari sisi server.</w:t>
      </w:r>
    </w:p>
    <w:p w:rsidR="00440FB8" w:rsidRDefault="000069DE" w:rsidP="00A2610D">
      <w:pPr>
        <w:pStyle w:val="ListParagraph"/>
        <w:numPr>
          <w:ilvl w:val="0"/>
          <w:numId w:val="13"/>
        </w:numPr>
        <w:spacing w:line="360" w:lineRule="auto"/>
        <w:ind w:left="1800"/>
        <w:jc w:val="both"/>
        <w:rPr>
          <w:rFonts w:ascii="Times New Roman" w:hAnsi="Times New Roman" w:cs="Times New Roman"/>
          <w:sz w:val="24"/>
          <w:szCs w:val="24"/>
        </w:rPr>
      </w:pPr>
      <w:r w:rsidRPr="0067168C">
        <w:rPr>
          <w:rFonts w:ascii="Times New Roman" w:hAnsi="Times New Roman" w:cs="Times New Roman"/>
          <w:sz w:val="24"/>
          <w:szCs w:val="24"/>
        </w:rPr>
        <w:t>Bahasa pemrogramman yang dipakai antara lain Kotlin sebagai Bahasa pemrograman resmi Android yang di akui oleh Google</w:t>
      </w:r>
      <w:r w:rsidR="00A54377">
        <w:rPr>
          <w:rFonts w:ascii="Times New Roman" w:hAnsi="Times New Roman" w:cs="Times New Roman"/>
          <w:sz w:val="24"/>
          <w:szCs w:val="24"/>
        </w:rPr>
        <w:t>.</w:t>
      </w:r>
    </w:p>
    <w:p w:rsidR="00E823AD" w:rsidRDefault="00E823AD" w:rsidP="00E823AD">
      <w:pPr>
        <w:pStyle w:val="ListParagraph"/>
        <w:spacing w:line="360" w:lineRule="auto"/>
        <w:ind w:left="1800"/>
        <w:jc w:val="both"/>
        <w:rPr>
          <w:rFonts w:ascii="Times New Roman" w:hAnsi="Times New Roman" w:cs="Times New Roman"/>
          <w:sz w:val="24"/>
          <w:szCs w:val="24"/>
        </w:rPr>
      </w:pPr>
    </w:p>
    <w:p w:rsidR="00E823AD" w:rsidRPr="00E823AD" w:rsidRDefault="00E823AD" w:rsidP="00E823AD">
      <w:pPr>
        <w:ind w:left="588"/>
        <w:rPr>
          <w:sz w:val="28"/>
          <w:szCs w:val="28"/>
        </w:rPr>
      </w:pPr>
      <w:r w:rsidRPr="00E823AD">
        <w:rPr>
          <w:rFonts w:ascii="Times New Roman" w:eastAsia="Times New Roman" w:hAnsi="Times New Roman" w:cs="Times New Roman"/>
          <w:b/>
          <w:sz w:val="28"/>
          <w:szCs w:val="28"/>
        </w:rPr>
        <w:t xml:space="preserve">1.6   </w:t>
      </w:r>
      <w:r w:rsidRPr="00E823AD">
        <w:rPr>
          <w:rFonts w:ascii="Times New Roman" w:eastAsia="Times New Roman" w:hAnsi="Times New Roman" w:cs="Times New Roman"/>
          <w:b/>
          <w:spacing w:val="26"/>
          <w:sz w:val="28"/>
          <w:szCs w:val="28"/>
        </w:rPr>
        <w:t xml:space="preserve"> </w:t>
      </w:r>
      <w:r w:rsidRPr="00E93DA9">
        <w:rPr>
          <w:rFonts w:ascii="Times New Roman" w:eastAsia="Times New Roman" w:hAnsi="Times New Roman" w:cs="Times New Roman"/>
          <w:b/>
          <w:spacing w:val="-1"/>
          <w:sz w:val="24"/>
          <w:szCs w:val="24"/>
        </w:rPr>
        <w:t>M</w:t>
      </w:r>
      <w:r w:rsidRPr="00E93DA9">
        <w:rPr>
          <w:rFonts w:ascii="Times New Roman" w:eastAsia="Times New Roman" w:hAnsi="Times New Roman" w:cs="Times New Roman"/>
          <w:b/>
          <w:sz w:val="24"/>
          <w:szCs w:val="24"/>
        </w:rPr>
        <w:t>a</w:t>
      </w:r>
      <w:r w:rsidRPr="00E93DA9">
        <w:rPr>
          <w:rFonts w:ascii="Times New Roman" w:eastAsia="Times New Roman" w:hAnsi="Times New Roman" w:cs="Times New Roman"/>
          <w:b/>
          <w:spacing w:val="1"/>
          <w:sz w:val="24"/>
          <w:szCs w:val="24"/>
        </w:rPr>
        <w:t>nf</w:t>
      </w:r>
      <w:r w:rsidRPr="00E93DA9">
        <w:rPr>
          <w:rFonts w:ascii="Times New Roman" w:eastAsia="Times New Roman" w:hAnsi="Times New Roman" w:cs="Times New Roman"/>
          <w:b/>
          <w:sz w:val="24"/>
          <w:szCs w:val="24"/>
        </w:rPr>
        <w:t xml:space="preserve">aat </w:t>
      </w:r>
      <w:r w:rsidRPr="00E93DA9">
        <w:rPr>
          <w:rFonts w:ascii="Times New Roman" w:eastAsia="Times New Roman" w:hAnsi="Times New Roman" w:cs="Times New Roman"/>
          <w:b/>
          <w:spacing w:val="-3"/>
          <w:sz w:val="24"/>
          <w:szCs w:val="24"/>
        </w:rPr>
        <w:t>P</w:t>
      </w:r>
      <w:r w:rsidRPr="00E93DA9">
        <w:rPr>
          <w:rFonts w:ascii="Times New Roman" w:eastAsia="Times New Roman" w:hAnsi="Times New Roman" w:cs="Times New Roman"/>
          <w:b/>
          <w:spacing w:val="-1"/>
          <w:sz w:val="24"/>
          <w:szCs w:val="24"/>
        </w:rPr>
        <w:t>e</w:t>
      </w:r>
      <w:r w:rsidRPr="00E93DA9">
        <w:rPr>
          <w:rFonts w:ascii="Times New Roman" w:eastAsia="Times New Roman" w:hAnsi="Times New Roman" w:cs="Times New Roman"/>
          <w:b/>
          <w:spacing w:val="1"/>
          <w:sz w:val="24"/>
          <w:szCs w:val="24"/>
        </w:rPr>
        <w:t>n</w:t>
      </w:r>
      <w:r w:rsidRPr="00E93DA9">
        <w:rPr>
          <w:rFonts w:ascii="Times New Roman" w:eastAsia="Times New Roman" w:hAnsi="Times New Roman" w:cs="Times New Roman"/>
          <w:b/>
          <w:spacing w:val="-1"/>
          <w:sz w:val="24"/>
          <w:szCs w:val="24"/>
        </w:rPr>
        <w:t>e</w:t>
      </w:r>
      <w:r w:rsidRPr="00E93DA9">
        <w:rPr>
          <w:rFonts w:ascii="Times New Roman" w:eastAsia="Times New Roman" w:hAnsi="Times New Roman" w:cs="Times New Roman"/>
          <w:b/>
          <w:sz w:val="24"/>
          <w:szCs w:val="24"/>
        </w:rPr>
        <w:t>l</w:t>
      </w:r>
      <w:r w:rsidRPr="00E93DA9">
        <w:rPr>
          <w:rFonts w:ascii="Times New Roman" w:eastAsia="Times New Roman" w:hAnsi="Times New Roman" w:cs="Times New Roman"/>
          <w:b/>
          <w:spacing w:val="1"/>
          <w:sz w:val="24"/>
          <w:szCs w:val="24"/>
        </w:rPr>
        <w:t>i</w:t>
      </w:r>
      <w:r w:rsidRPr="00E93DA9">
        <w:rPr>
          <w:rFonts w:ascii="Times New Roman" w:eastAsia="Times New Roman" w:hAnsi="Times New Roman" w:cs="Times New Roman"/>
          <w:b/>
          <w:sz w:val="24"/>
          <w:szCs w:val="24"/>
        </w:rPr>
        <w:t>tian</w:t>
      </w:r>
    </w:p>
    <w:p w:rsidR="00E823AD" w:rsidRDefault="00E823AD" w:rsidP="00E823AD">
      <w:pPr>
        <w:spacing w:before="15" w:line="280" w:lineRule="exact"/>
        <w:rPr>
          <w:sz w:val="28"/>
          <w:szCs w:val="28"/>
        </w:rPr>
      </w:pPr>
    </w:p>
    <w:p w:rsidR="00E823AD" w:rsidRPr="00E823AD" w:rsidRDefault="00E823AD" w:rsidP="00E823AD">
      <w:pPr>
        <w:ind w:left="1440" w:hanging="15"/>
        <w:jc w:val="both"/>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ini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iki</w:t>
      </w:r>
      <w:r>
        <w:rPr>
          <w:rFonts w:ascii="Times New Roman" w:eastAsia="Times New Roman" w:hAnsi="Times New Roman" w:cs="Times New Roman"/>
          <w:spacing w:val="-2"/>
          <w:sz w:val="24"/>
          <w:szCs w:val="24"/>
        </w:rPr>
        <w:t xml:space="preserve"> 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faa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 beb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pa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pi</w:t>
      </w:r>
      <w:r>
        <w:rPr>
          <w:rFonts w:ascii="Times New Roman" w:eastAsia="Times New Roman" w:hAnsi="Times New Roman" w:cs="Times New Roman"/>
          <w:spacing w:val="3"/>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rikut ini.</w:t>
      </w:r>
    </w:p>
    <w:p w:rsidR="00E823AD" w:rsidRDefault="00E823AD" w:rsidP="00E823AD">
      <w:pPr>
        <w:ind w:left="1440"/>
        <w:jc w:val="both"/>
        <w:rPr>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 xml:space="preserve">ihak </w:t>
      </w:r>
      <w:r w:rsidR="00CC42C4">
        <w:rPr>
          <w:rFonts w:ascii="Times New Roman" w:eastAsia="Times New Roman" w:hAnsi="Times New Roman" w:cs="Times New Roman"/>
          <w:spacing w:val="1"/>
          <w:sz w:val="24"/>
          <w:szCs w:val="24"/>
        </w:rPr>
        <w:t>Mitra/Agent Pariwisata</w:t>
      </w:r>
    </w:p>
    <w:p w:rsidR="00E823AD" w:rsidRDefault="00E823AD" w:rsidP="00E823AD">
      <w:pPr>
        <w:spacing w:before="7" w:line="120" w:lineRule="exact"/>
        <w:ind w:left="1440"/>
        <w:jc w:val="both"/>
        <w:rPr>
          <w:sz w:val="13"/>
          <w:szCs w:val="13"/>
        </w:rPr>
      </w:pPr>
    </w:p>
    <w:p w:rsidR="00E823AD" w:rsidRDefault="00E823AD" w:rsidP="00CC42C4">
      <w:pPr>
        <w:ind w:left="1710"/>
        <w:jc w:val="both"/>
        <w:rPr>
          <w:sz w:val="24"/>
          <w:szCs w:val="24"/>
        </w:rPr>
      </w:pP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nin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tkan </w:t>
      </w:r>
      <w:r w:rsidR="00CC42C4">
        <w:rPr>
          <w:rFonts w:ascii="Times New Roman" w:eastAsia="Times New Roman" w:hAnsi="Times New Roman" w:cs="Times New Roman"/>
          <w:spacing w:val="-1"/>
          <w:sz w:val="24"/>
          <w:szCs w:val="24"/>
        </w:rPr>
        <w:t xml:space="preserve">pengunjung wisatawan </w:t>
      </w:r>
      <w:r w:rsidR="00DC1EC4">
        <w:rPr>
          <w:rFonts w:ascii="Times New Roman" w:eastAsia="Times New Roman" w:hAnsi="Times New Roman" w:cs="Times New Roman"/>
          <w:spacing w:val="-1"/>
          <w:sz w:val="24"/>
          <w:szCs w:val="24"/>
        </w:rPr>
        <w:t>lok</w:t>
      </w:r>
      <w:r w:rsidR="00CC42C4">
        <w:rPr>
          <w:rFonts w:ascii="Times New Roman" w:eastAsia="Times New Roman" w:hAnsi="Times New Roman" w:cs="Times New Roman"/>
          <w:spacing w:val="-1"/>
          <w:sz w:val="24"/>
          <w:szCs w:val="24"/>
        </w:rPr>
        <w:t>al maupun internasional</w:t>
      </w:r>
    </w:p>
    <w:p w:rsidR="00E823AD" w:rsidRDefault="00E823AD" w:rsidP="00CC42C4">
      <w:pPr>
        <w:spacing w:before="10" w:line="120" w:lineRule="exact"/>
        <w:ind w:left="1710"/>
        <w:jc w:val="both"/>
        <w:rPr>
          <w:sz w:val="13"/>
          <w:szCs w:val="13"/>
        </w:rPr>
      </w:pPr>
    </w:p>
    <w:p w:rsidR="00E823AD" w:rsidRDefault="00E823AD" w:rsidP="00CC42C4">
      <w:pPr>
        <w:spacing w:line="359" w:lineRule="auto"/>
        <w:ind w:left="1980" w:right="20" w:hanging="270"/>
        <w:jc w:val="both"/>
        <w:rPr>
          <w:sz w:val="24"/>
          <w:szCs w:val="24"/>
        </w:rPr>
      </w:pPr>
      <w:r>
        <w:rPr>
          <w:rFonts w:ascii="Times New Roman" w:eastAsia="Times New Roman" w:hAnsi="Times New Roman" w:cs="Times New Roman"/>
          <w:sz w:val="24"/>
          <w:szCs w:val="24"/>
        </w:rPr>
        <w:t>b.</w:t>
      </w:r>
      <w:r w:rsidR="00CC42C4">
        <w:rPr>
          <w:rFonts w:ascii="Times New Roman" w:eastAsia="Times New Roman" w:hAnsi="Times New Roman" w:cs="Times New Roman"/>
          <w:spacing w:val="41"/>
          <w:sz w:val="24"/>
          <w:szCs w:val="24"/>
        </w:rPr>
        <w:tab/>
      </w:r>
      <w:r>
        <w:rPr>
          <w:rFonts w:ascii="Times New Roman" w:eastAsia="Times New Roman" w:hAnsi="Times New Roman" w:cs="Times New Roman"/>
          <w:sz w:val="24"/>
          <w:szCs w:val="24"/>
        </w:rPr>
        <w:t>Menin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tkan </w:t>
      </w:r>
      <w:r w:rsidR="00CC42C4">
        <w:rPr>
          <w:rFonts w:ascii="Times New Roman" w:eastAsia="Times New Roman" w:hAnsi="Times New Roman" w:cs="Times New Roman"/>
          <w:sz w:val="24"/>
          <w:szCs w:val="24"/>
        </w:rPr>
        <w:t>ekonomi atau pendapatan daerah</w:t>
      </w:r>
    </w:p>
    <w:p w:rsidR="00E823AD" w:rsidRDefault="00E823AD" w:rsidP="00CC42C4">
      <w:pPr>
        <w:spacing w:before="7"/>
        <w:ind w:left="1710"/>
        <w:jc w:val="both"/>
        <w:rPr>
          <w:sz w:val="24"/>
          <w:szCs w:val="24"/>
        </w:rPr>
      </w:pP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spacing w:val="55"/>
          <w:sz w:val="24"/>
          <w:szCs w:val="24"/>
        </w:rPr>
        <w:t xml:space="preserve"> </w:t>
      </w:r>
      <w:r w:rsidR="005B3BE1">
        <w:rPr>
          <w:rFonts w:ascii="Times New Roman" w:eastAsia="Times New Roman" w:hAnsi="Times New Roman" w:cs="Times New Roman"/>
          <w:spacing w:val="-3"/>
          <w:sz w:val="24"/>
          <w:szCs w:val="24"/>
        </w:rPr>
        <w:t>Mensejahterakan karyawan atau masyarakat setempat</w:t>
      </w:r>
    </w:p>
    <w:p w:rsidR="00E823AD" w:rsidRDefault="00E823AD" w:rsidP="00E823AD">
      <w:pPr>
        <w:spacing w:before="7" w:line="120" w:lineRule="exact"/>
        <w:ind w:left="1440"/>
        <w:jc w:val="both"/>
        <w:rPr>
          <w:sz w:val="13"/>
          <w:szCs w:val="13"/>
        </w:rPr>
      </w:pPr>
    </w:p>
    <w:p w:rsidR="00E823AD" w:rsidRDefault="00E823AD" w:rsidP="00E823AD">
      <w:pPr>
        <w:ind w:left="1440"/>
        <w:jc w:val="both"/>
        <w:rPr>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r</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E823AD" w:rsidRDefault="00E823AD" w:rsidP="00E823AD">
      <w:pPr>
        <w:spacing w:before="9" w:line="120" w:lineRule="exact"/>
        <w:ind w:left="1440"/>
        <w:jc w:val="both"/>
        <w:rPr>
          <w:sz w:val="13"/>
          <w:szCs w:val="13"/>
        </w:rPr>
      </w:pPr>
    </w:p>
    <w:p w:rsidR="00E823AD" w:rsidRDefault="00E823AD" w:rsidP="00CC42C4">
      <w:pPr>
        <w:ind w:left="1710"/>
        <w:jc w:val="both"/>
        <w:rPr>
          <w:sz w:val="24"/>
          <w:szCs w:val="24"/>
        </w:rPr>
      </w:pP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lapo</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 jadi lebih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f</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kt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f d</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fisie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w:t>
      </w:r>
    </w:p>
    <w:p w:rsidR="00E823AD" w:rsidRDefault="00E823AD" w:rsidP="00CC42C4">
      <w:pPr>
        <w:spacing w:before="7" w:line="120" w:lineRule="exact"/>
        <w:ind w:left="1710"/>
        <w:jc w:val="both"/>
        <w:rPr>
          <w:sz w:val="13"/>
          <w:szCs w:val="13"/>
        </w:rPr>
      </w:pPr>
    </w:p>
    <w:p w:rsidR="00E823AD" w:rsidRDefault="00E823AD" w:rsidP="00CC42C4">
      <w:pPr>
        <w:ind w:left="1710"/>
        <w:jc w:val="both"/>
        <w:rPr>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bih </w:t>
      </w:r>
      <w:r>
        <w:rPr>
          <w:rFonts w:ascii="Times New Roman" w:eastAsia="Times New Roman" w:hAnsi="Times New Roman" w:cs="Times New Roman"/>
          <w:spacing w:val="1"/>
          <w:sz w:val="24"/>
          <w:szCs w:val="24"/>
        </w:rPr>
        <w:t>te</w:t>
      </w:r>
      <w:r>
        <w:rPr>
          <w:rFonts w:ascii="Times New Roman" w:eastAsia="Times New Roman" w:hAnsi="Times New Roman" w:cs="Times New Roman"/>
          <w:sz w:val="24"/>
          <w:szCs w:val="24"/>
        </w:rPr>
        <w:t>rmotiv</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 ka</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w:t>
      </w:r>
    </w:p>
    <w:p w:rsidR="00E823AD" w:rsidRDefault="00E823AD" w:rsidP="00E823AD">
      <w:pPr>
        <w:spacing w:before="9" w:line="120" w:lineRule="exact"/>
        <w:ind w:left="1440"/>
        <w:jc w:val="both"/>
        <w:rPr>
          <w:sz w:val="13"/>
          <w:szCs w:val="13"/>
        </w:rPr>
      </w:pPr>
    </w:p>
    <w:p w:rsidR="00E823AD" w:rsidRDefault="00E823AD" w:rsidP="00CC42C4">
      <w:pPr>
        <w:spacing w:line="359" w:lineRule="auto"/>
        <w:ind w:left="1980" w:right="20" w:hanging="270"/>
        <w:jc w:val="both"/>
        <w:rPr>
          <w:sz w:val="24"/>
          <w:szCs w:val="24"/>
        </w:rPr>
      </w:pP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spacing w:val="58"/>
          <w:sz w:val="24"/>
          <w:szCs w:val="24"/>
        </w:rPr>
        <w:t xml:space="preserve"> </w:t>
      </w:r>
      <w:r w:rsidR="00DC1EC4">
        <w:rPr>
          <w:rFonts w:ascii="Times New Roman" w:eastAsia="Times New Roman" w:hAnsi="Times New Roman" w:cs="Times New Roman"/>
          <w:sz w:val="24"/>
          <w:szCs w:val="24"/>
        </w:rPr>
        <w:t>Untuk tour guide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mampu men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hui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lapo</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sud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dik</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rim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lu</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 ke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ja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3"/>
          <w:sz w:val="24"/>
          <w:szCs w:val="24"/>
        </w:rPr>
        <w:t>a</w:t>
      </w:r>
      <w:r>
        <w:rPr>
          <w:rFonts w:ascii="Times New Roman" w:eastAsia="Times New Roman" w:hAnsi="Times New Roman" w:cs="Times New Roman"/>
          <w:sz w:val="24"/>
          <w:szCs w:val="24"/>
        </w:rPr>
        <w:t>.</w:t>
      </w:r>
    </w:p>
    <w:p w:rsidR="00E823AD" w:rsidRDefault="00E823AD" w:rsidP="00CC42C4">
      <w:pPr>
        <w:spacing w:before="7"/>
        <w:ind w:left="171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 jadi lebih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tata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r>
        <w:rPr>
          <w:rFonts w:ascii="Times New Roman" w:eastAsia="Times New Roman" w:hAnsi="Times New Roman" w:cs="Times New Roman"/>
          <w:spacing w:val="4"/>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p>
    <w:p w:rsidR="00E93DA9" w:rsidRDefault="00E93DA9" w:rsidP="00CC42C4">
      <w:pPr>
        <w:spacing w:before="7"/>
        <w:ind w:left="1710" w:right="20"/>
        <w:jc w:val="both"/>
        <w:rPr>
          <w:rFonts w:ascii="Times New Roman" w:eastAsia="Times New Roman" w:hAnsi="Times New Roman" w:cs="Times New Roman"/>
          <w:sz w:val="24"/>
          <w:szCs w:val="24"/>
        </w:rPr>
      </w:pPr>
    </w:p>
    <w:p w:rsidR="00CC42C4" w:rsidRDefault="00CC42C4" w:rsidP="00CC42C4">
      <w:pPr>
        <w:spacing w:before="7"/>
        <w:ind w:left="1710" w:right="20"/>
        <w:jc w:val="both"/>
        <w:rPr>
          <w:sz w:val="24"/>
          <w:szCs w:val="24"/>
        </w:rPr>
      </w:pPr>
    </w:p>
    <w:p w:rsidR="00E823AD" w:rsidRDefault="00E823AD" w:rsidP="00E823AD">
      <w:pPr>
        <w:spacing w:before="7" w:line="120" w:lineRule="exact"/>
        <w:ind w:left="1440"/>
        <w:jc w:val="both"/>
        <w:rPr>
          <w:sz w:val="13"/>
          <w:szCs w:val="13"/>
        </w:rPr>
      </w:pPr>
    </w:p>
    <w:p w:rsidR="00E823AD" w:rsidRPr="00CC42C4" w:rsidRDefault="00E823AD" w:rsidP="00CC42C4">
      <w:pPr>
        <w:ind w:left="1440"/>
        <w:jc w:val="both"/>
        <w:rPr>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ti</w:t>
      </w:r>
    </w:p>
    <w:p w:rsidR="00E823AD" w:rsidRDefault="00E823AD" w:rsidP="00CC42C4">
      <w:pPr>
        <w:spacing w:line="360" w:lineRule="auto"/>
        <w:ind w:left="1980" w:right="20" w:hanging="270"/>
        <w:jc w:val="both"/>
        <w:rPr>
          <w:sz w:val="24"/>
          <w:szCs w:val="24"/>
        </w:rPr>
      </w:pP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sidR="00CC42C4">
        <w:rPr>
          <w:rFonts w:ascii="Times New Roman" w:eastAsia="Times New Roman" w:hAnsi="Times New Roman" w:cs="Times New Roman"/>
          <w:spacing w:val="55"/>
          <w:sz w:val="24"/>
          <w:szCs w:val="24"/>
        </w:rPr>
        <w:tab/>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iki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untuk </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emb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sis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ndroid.</w:t>
      </w:r>
    </w:p>
    <w:p w:rsidR="00E823AD" w:rsidRDefault="00E823AD" w:rsidP="00CC42C4">
      <w:pPr>
        <w:spacing w:before="3" w:line="360" w:lineRule="auto"/>
        <w:ind w:left="1980" w:right="20" w:hanging="270"/>
        <w:jc w:val="both"/>
        <w:rPr>
          <w:sz w:val="24"/>
          <w:szCs w:val="24"/>
        </w:rPr>
      </w:pPr>
      <w:r>
        <w:rPr>
          <w:rFonts w:ascii="Times New Roman" w:eastAsia="Times New Roman" w:hAnsi="Times New Roman" w:cs="Times New Roman"/>
          <w:sz w:val="24"/>
          <w:szCs w:val="24"/>
        </w:rPr>
        <w:t>b.</w:t>
      </w:r>
      <w:r w:rsidR="00DC1EC4">
        <w:rPr>
          <w:rFonts w:ascii="Times New Roman" w:eastAsia="Times New Roman" w:hAnsi="Times New Roman" w:cs="Times New Roman"/>
          <w:spacing w:val="41"/>
          <w:sz w:val="24"/>
          <w:szCs w:val="24"/>
        </w:rPr>
        <w:tab/>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iki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sidR="00DC1EC4">
        <w:rPr>
          <w:rFonts w:ascii="Times New Roman" w:eastAsia="Times New Roman" w:hAnsi="Times New Roman" w:cs="Times New Roman"/>
          <w:sz w:val="24"/>
          <w:szCs w:val="24"/>
        </w:rPr>
        <w:t>ekal ilmu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a</w:t>
      </w:r>
      <w:r w:rsidR="00DC1EC4">
        <w:rPr>
          <w:rFonts w:ascii="Times New Roman" w:eastAsia="Times New Roman" w:hAnsi="Times New Roman" w:cs="Times New Roman"/>
          <w:sz w:val="24"/>
          <w:szCs w:val="24"/>
        </w:rPr>
        <w:t>suki ke tahap wirausaha</w:t>
      </w:r>
      <w:r>
        <w:rPr>
          <w:rFonts w:ascii="Times New Roman" w:eastAsia="Times New Roman" w:hAnsi="Times New Roman" w:cs="Times New Roman"/>
          <w:sz w:val="24"/>
          <w:szCs w:val="24"/>
        </w:rPr>
        <w:t>.</w:t>
      </w:r>
    </w:p>
    <w:p w:rsidR="00E823AD" w:rsidRDefault="00E823AD" w:rsidP="00E823AD">
      <w:pPr>
        <w:spacing w:before="3"/>
        <w:ind w:left="1440"/>
        <w:jc w:val="both"/>
        <w:rPr>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sz w:val="24"/>
          <w:szCs w:val="24"/>
        </w:rPr>
        <w:t>Konsumen</w:t>
      </w:r>
      <w:r w:rsidR="00DC1EC4">
        <w:rPr>
          <w:rFonts w:ascii="Times New Roman" w:eastAsia="Times New Roman" w:hAnsi="Times New Roman" w:cs="Times New Roman"/>
          <w:sz w:val="24"/>
          <w:szCs w:val="24"/>
        </w:rPr>
        <w:t xml:space="preserve"> atau Pengunjung</w:t>
      </w:r>
    </w:p>
    <w:p w:rsidR="00E823AD" w:rsidRDefault="00E823AD" w:rsidP="00E823AD">
      <w:pPr>
        <w:spacing w:before="9" w:line="120" w:lineRule="exact"/>
        <w:ind w:left="1440"/>
        <w:jc w:val="both"/>
        <w:rPr>
          <w:sz w:val="13"/>
          <w:szCs w:val="13"/>
        </w:rPr>
      </w:pPr>
    </w:p>
    <w:p w:rsidR="00CC42C4" w:rsidRDefault="00E823AD" w:rsidP="00CC42C4">
      <w:pPr>
        <w:spacing w:line="359" w:lineRule="auto"/>
        <w:ind w:left="1710" w:right="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55"/>
          <w:sz w:val="24"/>
          <w:szCs w:val="24"/>
        </w:rPr>
        <w:t xml:space="preserve"> </w:t>
      </w:r>
      <w:r w:rsidR="00DC1EC4">
        <w:rPr>
          <w:rFonts w:ascii="Times New Roman" w:eastAsia="Times New Roman" w:hAnsi="Times New Roman" w:cs="Times New Roman"/>
          <w:sz w:val="24"/>
          <w:szCs w:val="24"/>
        </w:rPr>
        <w:t>Tidak lagi ada antrian di loket tiket masuk wisata</w:t>
      </w:r>
    </w:p>
    <w:p w:rsidR="00E823AD" w:rsidRDefault="00E823AD" w:rsidP="00CC42C4">
      <w:pPr>
        <w:spacing w:line="359" w:lineRule="auto"/>
        <w:ind w:left="1710" w:right="20"/>
        <w:jc w:val="both"/>
        <w:rPr>
          <w:rFonts w:ascii="Times New Roman" w:eastAsia="Times New Roman" w:hAnsi="Times New Roman" w:cs="Times New Roman"/>
          <w:spacing w:val="1"/>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pacing w:val="41"/>
          <w:sz w:val="24"/>
          <w:szCs w:val="24"/>
        </w:rPr>
        <w:t xml:space="preserve"> </w:t>
      </w:r>
      <w:r w:rsidR="00DC1EC4">
        <w:rPr>
          <w:rFonts w:ascii="Times New Roman" w:eastAsia="Times New Roman" w:hAnsi="Times New Roman" w:cs="Times New Roman"/>
          <w:spacing w:val="1"/>
          <w:sz w:val="24"/>
          <w:szCs w:val="24"/>
        </w:rPr>
        <w:t>Mudah untuk melakukan pembayaran.</w:t>
      </w:r>
    </w:p>
    <w:p w:rsidR="00DC1EC4" w:rsidRDefault="00DC1EC4" w:rsidP="00DC1EC4">
      <w:pPr>
        <w:spacing w:line="359" w:lineRule="auto"/>
        <w:ind w:left="1980" w:right="20" w:hanging="270"/>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c. Mudah untuk mendapatkan informasi mengenai wisata ke tempat tujuan.</w:t>
      </w:r>
    </w:p>
    <w:p w:rsidR="00DC1EC4" w:rsidRDefault="00DC1EC4" w:rsidP="00DC1EC4">
      <w:pPr>
        <w:spacing w:line="359" w:lineRule="auto"/>
        <w:ind w:left="1980" w:right="20" w:hanging="270"/>
        <w:jc w:val="both"/>
        <w:rPr>
          <w:sz w:val="24"/>
          <w:szCs w:val="24"/>
        </w:rPr>
      </w:pPr>
      <w:r>
        <w:rPr>
          <w:rFonts w:ascii="Times New Roman" w:eastAsia="Times New Roman" w:hAnsi="Times New Roman" w:cs="Times New Roman"/>
          <w:spacing w:val="1"/>
          <w:sz w:val="24"/>
          <w:szCs w:val="24"/>
        </w:rPr>
        <w:t>d.</w:t>
      </w:r>
      <w:r>
        <w:rPr>
          <w:rFonts w:ascii="Times New Roman" w:eastAsia="Times New Roman" w:hAnsi="Times New Roman" w:cs="Times New Roman"/>
          <w:spacing w:val="1"/>
          <w:sz w:val="24"/>
          <w:szCs w:val="24"/>
        </w:rPr>
        <w:tab/>
        <w:t>Mudah untuk mendapatkan akses ketempat wisata tujuan.</w:t>
      </w:r>
    </w:p>
    <w:p w:rsidR="00A2610D" w:rsidRPr="00E93DA9" w:rsidRDefault="00A2610D" w:rsidP="00A2610D">
      <w:pPr>
        <w:spacing w:line="360" w:lineRule="auto"/>
        <w:jc w:val="both"/>
        <w:rPr>
          <w:rFonts w:ascii="Times New Roman" w:hAnsi="Times New Roman" w:cs="Times New Roman"/>
          <w:sz w:val="24"/>
          <w:szCs w:val="24"/>
        </w:rPr>
      </w:pPr>
    </w:p>
    <w:p w:rsidR="00E817B4" w:rsidRPr="00E93DA9" w:rsidRDefault="00E817B4" w:rsidP="00E354D8">
      <w:pPr>
        <w:pStyle w:val="ListParagraph"/>
        <w:numPr>
          <w:ilvl w:val="1"/>
          <w:numId w:val="1"/>
        </w:numPr>
        <w:spacing w:line="360" w:lineRule="auto"/>
        <w:ind w:left="720" w:firstLine="0"/>
        <w:jc w:val="both"/>
        <w:rPr>
          <w:rFonts w:ascii="Times New Roman" w:hAnsi="Times New Roman" w:cs="Times New Roman"/>
          <w:b/>
          <w:sz w:val="24"/>
          <w:szCs w:val="24"/>
        </w:rPr>
      </w:pPr>
      <w:r w:rsidRPr="00E93DA9">
        <w:rPr>
          <w:rFonts w:ascii="Times New Roman" w:hAnsi="Times New Roman" w:cs="Times New Roman"/>
          <w:b/>
          <w:sz w:val="24"/>
          <w:szCs w:val="24"/>
        </w:rPr>
        <w:t>Metodologi Penelitian</w:t>
      </w:r>
    </w:p>
    <w:p w:rsidR="00E817B4" w:rsidRDefault="00E817B4" w:rsidP="00E817B4">
      <w:pPr>
        <w:pStyle w:val="ListParagraph"/>
        <w:spacing w:line="360" w:lineRule="auto"/>
        <w:ind w:left="360"/>
        <w:jc w:val="both"/>
        <w:rPr>
          <w:rFonts w:ascii="Times New Roman" w:hAnsi="Times New Roman" w:cs="Times New Roman"/>
          <w:sz w:val="24"/>
          <w:szCs w:val="24"/>
        </w:rPr>
      </w:pPr>
    </w:p>
    <w:p w:rsidR="00310B29" w:rsidRDefault="00E817B4" w:rsidP="00310B29">
      <w:pPr>
        <w:pStyle w:val="ListParagraph"/>
        <w:spacing w:line="360" w:lineRule="auto"/>
        <w:ind w:firstLine="720"/>
        <w:jc w:val="both"/>
        <w:rPr>
          <w:rFonts w:ascii="Times New Roman" w:hAnsi="Times New Roman" w:cs="Times New Roman"/>
          <w:sz w:val="24"/>
          <w:szCs w:val="24"/>
        </w:rPr>
      </w:pPr>
      <w:r w:rsidRPr="00E817B4">
        <w:rPr>
          <w:rFonts w:ascii="Times New Roman" w:hAnsi="Times New Roman" w:cs="Times New Roman"/>
          <w:sz w:val="24"/>
          <w:szCs w:val="24"/>
        </w:rPr>
        <w:t>Untuk dapat mencapai keinginan d</w:t>
      </w:r>
      <w:r w:rsidR="00DD658F">
        <w:rPr>
          <w:rFonts w:ascii="Times New Roman" w:hAnsi="Times New Roman" w:cs="Times New Roman"/>
          <w:sz w:val="24"/>
          <w:szCs w:val="24"/>
        </w:rPr>
        <w:t>alam pembuatan</w:t>
      </w:r>
      <w:r w:rsidR="00F501DC">
        <w:rPr>
          <w:rFonts w:ascii="Times New Roman" w:hAnsi="Times New Roman" w:cs="Times New Roman"/>
          <w:sz w:val="24"/>
          <w:szCs w:val="24"/>
        </w:rPr>
        <w:t xml:space="preserve"> aplikasi Pemesanan Tiket Wisata</w:t>
      </w:r>
      <w:r w:rsidRPr="00DD658F">
        <w:rPr>
          <w:rFonts w:ascii="Times New Roman" w:hAnsi="Times New Roman" w:cs="Times New Roman"/>
          <w:sz w:val="24"/>
          <w:szCs w:val="24"/>
        </w:rPr>
        <w:t xml:space="preserve"> berbasis Android, maka perlu dilakukan dengan la</w:t>
      </w:r>
      <w:r w:rsidR="00310B29">
        <w:rPr>
          <w:rFonts w:ascii="Times New Roman" w:hAnsi="Times New Roman" w:cs="Times New Roman"/>
          <w:sz w:val="24"/>
          <w:szCs w:val="24"/>
        </w:rPr>
        <w:t>ngkah – langkah sebagai berikut:</w:t>
      </w:r>
    </w:p>
    <w:p w:rsidR="00310B29" w:rsidRDefault="00310B29" w:rsidP="00310B29">
      <w:pPr>
        <w:pStyle w:val="ListParagraph"/>
        <w:spacing w:line="360" w:lineRule="auto"/>
        <w:ind w:firstLine="720"/>
        <w:jc w:val="both"/>
        <w:rPr>
          <w:rFonts w:ascii="Times New Roman" w:hAnsi="Times New Roman" w:cs="Times New Roman"/>
          <w:sz w:val="24"/>
          <w:szCs w:val="24"/>
        </w:rPr>
      </w:pPr>
    </w:p>
    <w:p w:rsidR="00E823AD" w:rsidRPr="00E823AD" w:rsidRDefault="00E823AD" w:rsidP="00310B29">
      <w:pPr>
        <w:pStyle w:val="ListParagraph"/>
        <w:numPr>
          <w:ilvl w:val="0"/>
          <w:numId w:val="23"/>
        </w:numPr>
        <w:spacing w:before="29" w:line="360" w:lineRule="auto"/>
        <w:ind w:right="77"/>
        <w:jc w:val="both"/>
        <w:rPr>
          <w:sz w:val="24"/>
          <w:szCs w:val="24"/>
        </w:rPr>
      </w:pPr>
      <w:r>
        <w:rPr>
          <w:rFonts w:ascii="Times New Roman" w:eastAsia="Times New Roman" w:hAnsi="Times New Roman" w:cs="Times New Roman"/>
          <w:sz w:val="24"/>
          <w:szCs w:val="24"/>
        </w:rPr>
        <w:t>Observasi atau studi lapangan</w:t>
      </w:r>
    </w:p>
    <w:p w:rsidR="00310B29" w:rsidRPr="00310B29" w:rsidRDefault="00310B29" w:rsidP="00E823AD">
      <w:pPr>
        <w:pStyle w:val="ListParagraph"/>
        <w:spacing w:before="29" w:line="360" w:lineRule="auto"/>
        <w:ind w:left="1800" w:right="77"/>
        <w:jc w:val="both"/>
        <w:rPr>
          <w:sz w:val="24"/>
          <w:szCs w:val="24"/>
        </w:rPr>
      </w:pPr>
      <w:r w:rsidRPr="00310B29">
        <w:rPr>
          <w:rFonts w:ascii="Times New Roman" w:eastAsia="Times New Roman" w:hAnsi="Times New Roman" w:cs="Times New Roman"/>
          <w:sz w:val="24"/>
          <w:szCs w:val="24"/>
        </w:rPr>
        <w:t>K</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z w:val="24"/>
          <w:szCs w:val="24"/>
        </w:rPr>
        <w:t>iat</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pacing w:val="2"/>
          <w:sz w:val="24"/>
          <w:szCs w:val="24"/>
        </w:rPr>
        <w:t>b</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rkunju</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z w:val="24"/>
          <w:szCs w:val="24"/>
        </w:rPr>
        <w:t xml:space="preserve">g </w:t>
      </w:r>
      <w:r w:rsidRPr="00310B29">
        <w:rPr>
          <w:rFonts w:ascii="Times New Roman" w:eastAsia="Times New Roman" w:hAnsi="Times New Roman" w:cs="Times New Roman"/>
          <w:spacing w:val="3"/>
          <w:sz w:val="24"/>
          <w:szCs w:val="24"/>
        </w:rPr>
        <w:t>l</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z w:val="24"/>
          <w:szCs w:val="24"/>
        </w:rPr>
        <w:t>su</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z w:val="24"/>
          <w:szCs w:val="24"/>
        </w:rPr>
        <w:t xml:space="preserve">g </w:t>
      </w:r>
      <w:r w:rsidRPr="00310B29">
        <w:rPr>
          <w:rFonts w:ascii="Times New Roman" w:eastAsia="Times New Roman" w:hAnsi="Times New Roman" w:cs="Times New Roman"/>
          <w:spacing w:val="2"/>
          <w:sz w:val="24"/>
          <w:szCs w:val="24"/>
        </w:rPr>
        <w:t>k</w:t>
      </w:r>
      <w:r w:rsidRPr="00310B29">
        <w:rPr>
          <w:rFonts w:ascii="Times New Roman" w:eastAsia="Times New Roman" w:hAnsi="Times New Roman" w:cs="Times New Roman"/>
          <w:sz w:val="24"/>
          <w:szCs w:val="24"/>
        </w:rPr>
        <w:t>e</w:t>
      </w:r>
      <w:r w:rsidRPr="00310B29">
        <w:rPr>
          <w:rFonts w:ascii="Times New Roman" w:eastAsia="Times New Roman" w:hAnsi="Times New Roman" w:cs="Times New Roman"/>
          <w:spacing w:val="5"/>
          <w:sz w:val="24"/>
          <w:szCs w:val="24"/>
        </w:rPr>
        <w:t xml:space="preserve"> </w:t>
      </w:r>
      <w:r w:rsidR="00B60138">
        <w:rPr>
          <w:rFonts w:ascii="Times New Roman" w:eastAsia="Times New Roman" w:hAnsi="Times New Roman" w:cs="Times New Roman"/>
          <w:sz w:val="24"/>
          <w:szCs w:val="24"/>
        </w:rPr>
        <w:t>objek wisata</w:t>
      </w:r>
      <w:r w:rsidRPr="00310B29">
        <w:rPr>
          <w:rFonts w:ascii="Times New Roman" w:eastAsia="Times New Roman" w:hAnsi="Times New Roman" w:cs="Times New Roman"/>
          <w:spacing w:val="6"/>
          <w:sz w:val="24"/>
          <w:szCs w:val="24"/>
        </w:rPr>
        <w:t xml:space="preserve"> </w:t>
      </w:r>
      <w:r w:rsidRPr="00310B29">
        <w:rPr>
          <w:rFonts w:ascii="Times New Roman" w:eastAsia="Times New Roman" w:hAnsi="Times New Roman" w:cs="Times New Roman"/>
          <w:sz w:val="24"/>
          <w:szCs w:val="24"/>
        </w:rPr>
        <w:t>untuk</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z w:val="24"/>
          <w:szCs w:val="24"/>
        </w:rPr>
        <w:t>b</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rt</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mu</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z w:val="24"/>
          <w:szCs w:val="24"/>
        </w:rPr>
        <w:t>d</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z w:val="24"/>
          <w:szCs w:val="24"/>
        </w:rPr>
        <w:t>g</w:t>
      </w:r>
      <w:r w:rsidRPr="00310B29">
        <w:rPr>
          <w:rFonts w:ascii="Times New Roman" w:eastAsia="Times New Roman" w:hAnsi="Times New Roman" w:cs="Times New Roman"/>
          <w:spacing w:val="1"/>
          <w:sz w:val="24"/>
          <w:szCs w:val="24"/>
        </w:rPr>
        <w:t>a</w:t>
      </w:r>
      <w:r w:rsidR="00B60138">
        <w:rPr>
          <w:rFonts w:ascii="Times New Roman" w:eastAsia="Times New Roman" w:hAnsi="Times New Roman" w:cs="Times New Roman"/>
          <w:sz w:val="24"/>
          <w:szCs w:val="24"/>
        </w:rPr>
        <w:t>n petugas</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z w:val="24"/>
          <w:szCs w:val="24"/>
        </w:rPr>
        <w:t>d</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me</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z w:val="24"/>
          <w:szCs w:val="24"/>
        </w:rPr>
        <w:t>g</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ma</w:t>
      </w:r>
      <w:r w:rsidRPr="00310B29">
        <w:rPr>
          <w:rFonts w:ascii="Times New Roman" w:eastAsia="Times New Roman" w:hAnsi="Times New Roman" w:cs="Times New Roman"/>
          <w:spacing w:val="2"/>
          <w:sz w:val="24"/>
          <w:szCs w:val="24"/>
        </w:rPr>
        <w:t>t</w:t>
      </w:r>
      <w:r w:rsidRPr="00310B29">
        <w:rPr>
          <w:rFonts w:ascii="Times New Roman" w:eastAsia="Times New Roman" w:hAnsi="Times New Roman" w:cs="Times New Roman"/>
          <w:sz w:val="24"/>
          <w:szCs w:val="24"/>
        </w:rPr>
        <w:t>i</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k</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z w:val="24"/>
          <w:szCs w:val="24"/>
        </w:rPr>
        <w:t>iat</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kt</w:t>
      </w:r>
      <w:r w:rsidRPr="00310B29">
        <w:rPr>
          <w:rFonts w:ascii="Times New Roman" w:eastAsia="Times New Roman" w:hAnsi="Times New Roman" w:cs="Times New Roman"/>
          <w:spacing w:val="1"/>
          <w:sz w:val="24"/>
          <w:szCs w:val="24"/>
        </w:rPr>
        <w:t>i</w:t>
      </w:r>
      <w:r w:rsidRPr="00310B29">
        <w:rPr>
          <w:rFonts w:ascii="Times New Roman" w:eastAsia="Times New Roman" w:hAnsi="Times New Roman" w:cs="Times New Roman"/>
          <w:sz w:val="24"/>
          <w:szCs w:val="24"/>
        </w:rPr>
        <w:t>fita</w:t>
      </w:r>
      <w:r w:rsidRPr="00310B29">
        <w:rPr>
          <w:rFonts w:ascii="Times New Roman" w:eastAsia="Times New Roman" w:hAnsi="Times New Roman" w:cs="Times New Roman"/>
          <w:spacing w:val="1"/>
          <w:sz w:val="24"/>
          <w:szCs w:val="24"/>
        </w:rPr>
        <w:t>s</w:t>
      </w:r>
      <w:r w:rsidRPr="00310B29">
        <w:rPr>
          <w:rFonts w:ascii="Times New Roman" w:eastAsia="Times New Roman" w:hAnsi="Times New Roman" w:cs="Times New Roman"/>
          <w:spacing w:val="5"/>
          <w:sz w:val="24"/>
          <w:szCs w:val="24"/>
        </w:rPr>
        <w:t>n</w:t>
      </w:r>
      <w:r w:rsidRPr="00310B29">
        <w:rPr>
          <w:rFonts w:ascii="Times New Roman" w:eastAsia="Times New Roman" w:hAnsi="Times New Roman" w:cs="Times New Roman"/>
          <w:spacing w:val="-5"/>
          <w:sz w:val="24"/>
          <w:szCs w:val="24"/>
        </w:rPr>
        <w:t>y</w:t>
      </w:r>
      <w:r w:rsidRPr="00310B29">
        <w:rPr>
          <w:rFonts w:ascii="Times New Roman" w:eastAsia="Times New Roman" w:hAnsi="Times New Roman" w:cs="Times New Roman"/>
          <w:sz w:val="24"/>
          <w:szCs w:val="24"/>
        </w:rPr>
        <w:t>a s</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t</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mel</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kuk</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z w:val="24"/>
          <w:szCs w:val="24"/>
        </w:rPr>
        <w:t>p</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nja</w:t>
      </w:r>
      <w:r w:rsidRPr="00310B29">
        <w:rPr>
          <w:rFonts w:ascii="Times New Roman" w:eastAsia="Times New Roman" w:hAnsi="Times New Roman" w:cs="Times New Roman"/>
          <w:spacing w:val="2"/>
          <w:sz w:val="24"/>
          <w:szCs w:val="24"/>
        </w:rPr>
        <w:t>d</w:t>
      </w:r>
      <w:r w:rsidRPr="00310B29">
        <w:rPr>
          <w:rFonts w:ascii="Times New Roman" w:eastAsia="Times New Roman" w:hAnsi="Times New Roman" w:cs="Times New Roman"/>
          <w:sz w:val="24"/>
          <w:szCs w:val="24"/>
        </w:rPr>
        <w:t>w</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l</w:t>
      </w:r>
      <w:r w:rsidRPr="00310B29">
        <w:rPr>
          <w:rFonts w:ascii="Times New Roman" w:eastAsia="Times New Roman" w:hAnsi="Times New Roman" w:cs="Times New Roman"/>
          <w:spacing w:val="2"/>
          <w:sz w:val="24"/>
          <w:szCs w:val="24"/>
        </w:rPr>
        <w:t>a</w:t>
      </w:r>
      <w:r w:rsidRPr="00310B29">
        <w:rPr>
          <w:rFonts w:ascii="Times New Roman" w:eastAsia="Times New Roman" w:hAnsi="Times New Roman" w:cs="Times New Roman"/>
          <w:sz w:val="24"/>
          <w:szCs w:val="24"/>
        </w:rPr>
        <w:t>n s</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rta</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input</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z w:val="24"/>
          <w:szCs w:val="24"/>
        </w:rPr>
        <w:t>lap</w:t>
      </w:r>
      <w:r w:rsidRPr="00310B29">
        <w:rPr>
          <w:rFonts w:ascii="Times New Roman" w:eastAsia="Times New Roman" w:hAnsi="Times New Roman" w:cs="Times New Roman"/>
          <w:spacing w:val="2"/>
          <w:sz w:val="24"/>
          <w:szCs w:val="24"/>
        </w:rPr>
        <w:t>o</w:t>
      </w:r>
      <w:r w:rsidRPr="00310B29">
        <w:rPr>
          <w:rFonts w:ascii="Times New Roman" w:eastAsia="Times New Roman" w:hAnsi="Times New Roman" w:cs="Times New Roman"/>
          <w:sz w:val="24"/>
          <w:szCs w:val="24"/>
        </w:rPr>
        <w:t>r</w:t>
      </w:r>
      <w:r w:rsidRPr="00310B29">
        <w:rPr>
          <w:rFonts w:ascii="Times New Roman" w:eastAsia="Times New Roman" w:hAnsi="Times New Roman" w:cs="Times New Roman"/>
          <w:spacing w:val="-2"/>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z w:val="24"/>
          <w:szCs w:val="24"/>
        </w:rPr>
        <w:t>D</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4"/>
          <w:sz w:val="24"/>
          <w:szCs w:val="24"/>
        </w:rPr>
        <w:t xml:space="preserve"> </w:t>
      </w:r>
      <w:r w:rsidRPr="00310B29">
        <w:rPr>
          <w:rFonts w:ascii="Times New Roman" w:eastAsia="Times New Roman" w:hAnsi="Times New Roman" w:cs="Times New Roman"/>
          <w:sz w:val="24"/>
          <w:szCs w:val="24"/>
        </w:rPr>
        <w:t>me</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tahui</w:t>
      </w:r>
      <w:r w:rsidRPr="00310B29">
        <w:rPr>
          <w:rFonts w:ascii="Times New Roman" w:eastAsia="Times New Roman" w:hAnsi="Times New Roman" w:cs="Times New Roman"/>
          <w:spacing w:val="2"/>
          <w:sz w:val="24"/>
          <w:szCs w:val="24"/>
        </w:rPr>
        <w:t xml:space="preserve"> s</w:t>
      </w:r>
      <w:r w:rsidRPr="00310B29">
        <w:rPr>
          <w:rFonts w:ascii="Times New Roman" w:eastAsia="Times New Roman" w:hAnsi="Times New Roman" w:cs="Times New Roman"/>
          <w:spacing w:val="-1"/>
          <w:sz w:val="24"/>
          <w:szCs w:val="24"/>
        </w:rPr>
        <w:t>ec</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 xml:space="preserve">ra </w:t>
      </w:r>
      <w:r w:rsidRPr="00310B29">
        <w:rPr>
          <w:rFonts w:ascii="Times New Roman" w:eastAsia="Times New Roman" w:hAnsi="Times New Roman" w:cs="Times New Roman"/>
          <w:spacing w:val="2"/>
          <w:sz w:val="24"/>
          <w:szCs w:val="24"/>
        </w:rPr>
        <w:t>p</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2"/>
          <w:sz w:val="24"/>
          <w:szCs w:val="24"/>
        </w:rPr>
        <w:t>s</w:t>
      </w:r>
      <w:r w:rsidRPr="00310B29">
        <w:rPr>
          <w:rFonts w:ascii="Times New Roman" w:eastAsia="Times New Roman" w:hAnsi="Times New Roman" w:cs="Times New Roman"/>
          <w:sz w:val="24"/>
          <w:szCs w:val="24"/>
        </w:rPr>
        <w:t>ti b</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g</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i</w:t>
      </w:r>
      <w:r w:rsidRPr="00310B29">
        <w:rPr>
          <w:rFonts w:ascii="Times New Roman" w:eastAsia="Times New Roman" w:hAnsi="Times New Roman" w:cs="Times New Roman"/>
          <w:spacing w:val="1"/>
          <w:sz w:val="24"/>
          <w:szCs w:val="24"/>
        </w:rPr>
        <w:t>m</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na</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pacing w:val="2"/>
          <w:sz w:val="24"/>
          <w:szCs w:val="24"/>
        </w:rPr>
        <w:t>p</w:t>
      </w:r>
      <w:r w:rsidRPr="00310B29">
        <w:rPr>
          <w:rFonts w:ascii="Times New Roman" w:eastAsia="Times New Roman" w:hAnsi="Times New Roman" w:cs="Times New Roman"/>
          <w:sz w:val="24"/>
          <w:szCs w:val="24"/>
        </w:rPr>
        <w:t>ros</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s</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pl</w:t>
      </w:r>
      <w:r w:rsidRPr="00310B29">
        <w:rPr>
          <w:rFonts w:ascii="Times New Roman" w:eastAsia="Times New Roman" w:hAnsi="Times New Roman" w:cs="Times New Roman"/>
          <w:spacing w:val="1"/>
          <w:sz w:val="24"/>
          <w:szCs w:val="24"/>
        </w:rPr>
        <w:t>i</w:t>
      </w:r>
      <w:r w:rsidRPr="00310B29">
        <w:rPr>
          <w:rFonts w:ascii="Times New Roman" w:eastAsia="Times New Roman" w:hAnsi="Times New Roman" w:cs="Times New Roman"/>
          <w:sz w:val="24"/>
          <w:szCs w:val="24"/>
        </w:rPr>
        <w:t>k</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si</w:t>
      </w:r>
      <w:r w:rsidRPr="00310B29">
        <w:rPr>
          <w:rFonts w:ascii="Times New Roman" w:eastAsia="Times New Roman" w:hAnsi="Times New Roman" w:cs="Times New Roman"/>
          <w:spacing w:val="3"/>
          <w:sz w:val="24"/>
          <w:szCs w:val="24"/>
        </w:rPr>
        <w:t>n</w:t>
      </w:r>
      <w:r w:rsidRPr="00310B29">
        <w:rPr>
          <w:rFonts w:ascii="Times New Roman" w:eastAsia="Times New Roman" w:hAnsi="Times New Roman" w:cs="Times New Roman"/>
          <w:spacing w:val="-5"/>
          <w:sz w:val="24"/>
          <w:szCs w:val="24"/>
        </w:rPr>
        <w:t>y</w:t>
      </w:r>
      <w:r w:rsidRPr="00310B29">
        <w:rPr>
          <w:rFonts w:ascii="Times New Roman" w:eastAsia="Times New Roman" w:hAnsi="Times New Roman" w:cs="Times New Roman"/>
          <w:sz w:val="24"/>
          <w:szCs w:val="24"/>
        </w:rPr>
        <w:t>a</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pacing w:val="2"/>
          <w:sz w:val="24"/>
          <w:szCs w:val="24"/>
        </w:rPr>
        <w:t>b</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rj</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lan</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z w:val="24"/>
          <w:szCs w:val="24"/>
        </w:rPr>
        <w:t>d</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4"/>
          <w:sz w:val="24"/>
          <w:szCs w:val="24"/>
        </w:rPr>
        <w:t xml:space="preserve"> </w:t>
      </w:r>
      <w:r w:rsidRPr="00310B29">
        <w:rPr>
          <w:rFonts w:ascii="Times New Roman" w:eastAsia="Times New Roman" w:hAnsi="Times New Roman" w:cs="Times New Roman"/>
          <w:spacing w:val="2"/>
          <w:sz w:val="24"/>
          <w:szCs w:val="24"/>
        </w:rPr>
        <w:t>b</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i</w:t>
      </w:r>
      <w:r w:rsidRPr="00310B29">
        <w:rPr>
          <w:rFonts w:ascii="Times New Roman" w:eastAsia="Times New Roman" w:hAnsi="Times New Roman" w:cs="Times New Roman"/>
          <w:spacing w:val="3"/>
          <w:sz w:val="24"/>
          <w:szCs w:val="24"/>
        </w:rPr>
        <w:t>k</w:t>
      </w:r>
      <w:r w:rsidRPr="00310B29">
        <w:rPr>
          <w:rFonts w:ascii="Times New Roman" w:eastAsia="Times New Roman" w:hAnsi="Times New Roman" w:cs="Times New Roman"/>
          <w:sz w:val="24"/>
          <w:szCs w:val="24"/>
        </w:rPr>
        <w:t>,</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 xml:space="preserve">maka </w:t>
      </w:r>
      <w:r w:rsidRPr="00310B29">
        <w:rPr>
          <w:rFonts w:ascii="Times New Roman" w:eastAsia="Times New Roman" w:hAnsi="Times New Roman" w:cs="Times New Roman"/>
          <w:spacing w:val="2"/>
          <w:sz w:val="24"/>
          <w:szCs w:val="24"/>
        </w:rPr>
        <w:t>d</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p</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t</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z w:val="24"/>
          <w:szCs w:val="24"/>
        </w:rPr>
        <w:t>di</w:t>
      </w:r>
      <w:r w:rsidRPr="00310B29">
        <w:rPr>
          <w:rFonts w:ascii="Times New Roman" w:eastAsia="Times New Roman" w:hAnsi="Times New Roman" w:cs="Times New Roman"/>
          <w:spacing w:val="1"/>
          <w:sz w:val="24"/>
          <w:szCs w:val="24"/>
        </w:rPr>
        <w:t>j</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dik</w:t>
      </w:r>
      <w:r w:rsidRPr="00310B29">
        <w:rPr>
          <w:rFonts w:ascii="Times New Roman" w:eastAsia="Times New Roman" w:hAnsi="Times New Roman" w:cs="Times New Roman"/>
          <w:spacing w:val="2"/>
          <w:sz w:val="24"/>
          <w:szCs w:val="24"/>
        </w:rPr>
        <w:t>a</w:t>
      </w:r>
      <w:r w:rsidRPr="00310B29">
        <w:rPr>
          <w:rFonts w:ascii="Times New Roman" w:eastAsia="Times New Roman" w:hAnsi="Times New Roman" w:cs="Times New Roman"/>
          <w:sz w:val="24"/>
          <w:szCs w:val="24"/>
        </w:rPr>
        <w:t>n b</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h</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 xml:space="preserve">n </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l</w:t>
      </w:r>
      <w:r w:rsidRPr="00310B29">
        <w:rPr>
          <w:rFonts w:ascii="Times New Roman" w:eastAsia="Times New Roman" w:hAnsi="Times New Roman" w:cs="Times New Roman"/>
          <w:spacing w:val="1"/>
          <w:sz w:val="24"/>
          <w:szCs w:val="24"/>
        </w:rPr>
        <w:t>i</w:t>
      </w:r>
      <w:r w:rsidRPr="00310B29">
        <w:rPr>
          <w:rFonts w:ascii="Times New Roman" w:eastAsia="Times New Roman" w:hAnsi="Times New Roman" w:cs="Times New Roman"/>
          <w:sz w:val="24"/>
          <w:szCs w:val="24"/>
        </w:rPr>
        <w:t>sa</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p</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mb</w:t>
      </w:r>
      <w:r w:rsidRPr="00310B29">
        <w:rPr>
          <w:rFonts w:ascii="Times New Roman" w:eastAsia="Times New Roman" w:hAnsi="Times New Roman" w:cs="Times New Roman"/>
          <w:spacing w:val="2"/>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pl</w:t>
      </w:r>
      <w:r w:rsidRPr="00310B29">
        <w:rPr>
          <w:rFonts w:ascii="Times New Roman" w:eastAsia="Times New Roman" w:hAnsi="Times New Roman" w:cs="Times New Roman"/>
          <w:spacing w:val="1"/>
          <w:sz w:val="24"/>
          <w:szCs w:val="24"/>
        </w:rPr>
        <w:t>i</w:t>
      </w:r>
      <w:r w:rsidRPr="00310B29">
        <w:rPr>
          <w:rFonts w:ascii="Times New Roman" w:eastAsia="Times New Roman" w:hAnsi="Times New Roman" w:cs="Times New Roman"/>
          <w:sz w:val="24"/>
          <w:szCs w:val="24"/>
        </w:rPr>
        <w:t>k</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si</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pacing w:val="-5"/>
          <w:sz w:val="24"/>
          <w:szCs w:val="24"/>
        </w:rPr>
        <w:t>y</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z w:val="24"/>
          <w:szCs w:val="24"/>
        </w:rPr>
        <w:t>g</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2"/>
          <w:sz w:val="24"/>
          <w:szCs w:val="24"/>
        </w:rPr>
        <w:t>k</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diusulkan.</w:t>
      </w:r>
    </w:p>
    <w:p w:rsidR="00310B29" w:rsidRPr="00310B29" w:rsidRDefault="00310B29" w:rsidP="00310B29">
      <w:pPr>
        <w:pStyle w:val="ListParagraph"/>
        <w:numPr>
          <w:ilvl w:val="0"/>
          <w:numId w:val="23"/>
        </w:numPr>
        <w:spacing w:before="29" w:line="360" w:lineRule="auto"/>
        <w:ind w:right="77"/>
        <w:jc w:val="both"/>
        <w:rPr>
          <w:sz w:val="24"/>
          <w:szCs w:val="24"/>
        </w:rPr>
      </w:pPr>
      <w:r>
        <w:rPr>
          <w:rFonts w:ascii="Times New Roman" w:eastAsia="Times New Roman" w:hAnsi="Times New Roman" w:cs="Times New Roman"/>
          <w:sz w:val="24"/>
          <w:szCs w:val="24"/>
        </w:rPr>
        <w:t>Wawancara</w:t>
      </w:r>
    </w:p>
    <w:p w:rsidR="00310B29" w:rsidRDefault="00310B29" w:rsidP="00310B29">
      <w:pPr>
        <w:pStyle w:val="ListParagraph"/>
        <w:spacing w:line="360" w:lineRule="auto"/>
        <w:ind w:left="1800" w:right="79"/>
        <w:jc w:val="both"/>
        <w:rPr>
          <w:rFonts w:ascii="Times New Roman" w:eastAsia="Times New Roman" w:hAnsi="Times New Roman" w:cs="Times New Roman"/>
          <w:sz w:val="24"/>
          <w:szCs w:val="24"/>
        </w:rPr>
      </w:pPr>
      <w:proofErr w:type="gramStart"/>
      <w:r w:rsidRPr="00310B29">
        <w:rPr>
          <w:rFonts w:ascii="Times New Roman" w:eastAsia="Times New Roman" w:hAnsi="Times New Roman" w:cs="Times New Roman"/>
          <w:sz w:val="24"/>
          <w:szCs w:val="24"/>
        </w:rPr>
        <w:t>K</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z w:val="24"/>
          <w:szCs w:val="24"/>
        </w:rPr>
        <w:t>iat</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 xml:space="preserve">n </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pacing w:val="2"/>
          <w:sz w:val="24"/>
          <w:szCs w:val="24"/>
        </w:rPr>
        <w:t>b</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rt</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5"/>
          <w:sz w:val="24"/>
          <w:szCs w:val="24"/>
        </w:rPr>
        <w:t>n</w:t>
      </w:r>
      <w:r w:rsidRPr="00310B29">
        <w:rPr>
          <w:rFonts w:ascii="Times New Roman" w:eastAsia="Times New Roman" w:hAnsi="Times New Roman" w:cs="Times New Roman"/>
          <w:spacing w:val="-5"/>
          <w:sz w:val="24"/>
          <w:szCs w:val="24"/>
        </w:rPr>
        <w:t>y</w:t>
      </w:r>
      <w:r w:rsidRPr="00310B29">
        <w:rPr>
          <w:rFonts w:ascii="Times New Roman" w:eastAsia="Times New Roman" w:hAnsi="Times New Roman" w:cs="Times New Roman"/>
          <w:sz w:val="24"/>
          <w:szCs w:val="24"/>
        </w:rPr>
        <w:t>a</w:t>
      </w:r>
      <w:proofErr w:type="gramEnd"/>
      <w:r w:rsidRPr="00310B29">
        <w:rPr>
          <w:rFonts w:ascii="Times New Roman" w:eastAsia="Times New Roman" w:hAnsi="Times New Roman" w:cs="Times New Roman"/>
          <w:sz w:val="24"/>
          <w:szCs w:val="24"/>
        </w:rPr>
        <w:t xml:space="preserve"> </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z w:val="24"/>
          <w:szCs w:val="24"/>
        </w:rPr>
        <w:t>ja</w:t>
      </w:r>
      <w:r w:rsidRPr="00310B29">
        <w:rPr>
          <w:rFonts w:ascii="Times New Roman" w:eastAsia="Times New Roman" w:hAnsi="Times New Roman" w:cs="Times New Roman"/>
          <w:spacing w:val="-1"/>
          <w:sz w:val="24"/>
          <w:szCs w:val="24"/>
        </w:rPr>
        <w:t>w</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 xml:space="preserve">b </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k</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p</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 xml:space="preserve">da </w:t>
      </w:r>
      <w:r w:rsidRPr="00310B29">
        <w:rPr>
          <w:rFonts w:ascii="Times New Roman" w:eastAsia="Times New Roman" w:hAnsi="Times New Roman" w:cs="Times New Roman"/>
          <w:spacing w:val="5"/>
          <w:sz w:val="24"/>
          <w:szCs w:val="24"/>
        </w:rPr>
        <w:t xml:space="preserve"> </w:t>
      </w:r>
      <w:r w:rsidRPr="00310B29">
        <w:rPr>
          <w:rFonts w:ascii="Times New Roman" w:eastAsia="Times New Roman" w:hAnsi="Times New Roman" w:cs="Times New Roman"/>
          <w:sz w:val="24"/>
          <w:szCs w:val="24"/>
        </w:rPr>
        <w:t>k</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4"/>
          <w:sz w:val="24"/>
          <w:szCs w:val="24"/>
        </w:rPr>
        <w:t>r</w:t>
      </w:r>
      <w:r w:rsidRPr="00310B29">
        <w:rPr>
          <w:rFonts w:ascii="Times New Roman" w:eastAsia="Times New Roman" w:hAnsi="Times New Roman" w:cs="Times New Roman"/>
          <w:spacing w:val="-5"/>
          <w:sz w:val="24"/>
          <w:szCs w:val="24"/>
        </w:rPr>
        <w:t>y</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w</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 xml:space="preserve">n </w:t>
      </w:r>
      <w:r w:rsidR="00B60138">
        <w:rPr>
          <w:rFonts w:ascii="Times New Roman" w:eastAsia="Times New Roman" w:hAnsi="Times New Roman" w:cs="Times New Roman"/>
          <w:sz w:val="24"/>
          <w:szCs w:val="24"/>
        </w:rPr>
        <w:t>objek wisata</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pacing w:val="3"/>
          <w:sz w:val="24"/>
          <w:szCs w:val="24"/>
        </w:rPr>
        <w:t>m</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2"/>
          <w:sz w:val="24"/>
          <w:szCs w:val="24"/>
        </w:rPr>
        <w:t>g</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 xml:space="preserve">i </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z w:val="24"/>
          <w:szCs w:val="24"/>
        </w:rPr>
        <w:t>p</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nja</w:t>
      </w:r>
      <w:r w:rsidRPr="00310B29">
        <w:rPr>
          <w:rFonts w:ascii="Times New Roman" w:eastAsia="Times New Roman" w:hAnsi="Times New Roman" w:cs="Times New Roman"/>
          <w:spacing w:val="2"/>
          <w:sz w:val="24"/>
          <w:szCs w:val="24"/>
        </w:rPr>
        <w:t>d</w:t>
      </w:r>
      <w:r w:rsidRPr="00310B29">
        <w:rPr>
          <w:rFonts w:ascii="Times New Roman" w:eastAsia="Times New Roman" w:hAnsi="Times New Roman" w:cs="Times New Roman"/>
          <w:sz w:val="24"/>
          <w:szCs w:val="24"/>
        </w:rPr>
        <w:t>w</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 xml:space="preserve">lan  </w:t>
      </w:r>
      <w:r w:rsidRPr="00310B29">
        <w:rPr>
          <w:rFonts w:ascii="Times New Roman" w:eastAsia="Times New Roman" w:hAnsi="Times New Roman" w:cs="Times New Roman"/>
          <w:spacing w:val="2"/>
          <w:sz w:val="24"/>
          <w:szCs w:val="24"/>
        </w:rPr>
        <w:t>s</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r</w:t>
      </w:r>
      <w:r w:rsidRPr="00310B29">
        <w:rPr>
          <w:rFonts w:ascii="Times New Roman" w:eastAsia="Times New Roman" w:hAnsi="Times New Roman" w:cs="Times New Roman"/>
          <w:spacing w:val="2"/>
          <w:sz w:val="24"/>
          <w:szCs w:val="24"/>
        </w:rPr>
        <w:t>t</w:t>
      </w:r>
      <w:r w:rsidRPr="00310B29">
        <w:rPr>
          <w:rFonts w:ascii="Times New Roman" w:eastAsia="Times New Roman" w:hAnsi="Times New Roman" w:cs="Times New Roman"/>
          <w:sz w:val="24"/>
          <w:szCs w:val="24"/>
        </w:rPr>
        <w:t>a input</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z w:val="24"/>
          <w:szCs w:val="24"/>
        </w:rPr>
        <w:t>lapo</w:t>
      </w:r>
      <w:r w:rsidRPr="00310B29">
        <w:rPr>
          <w:rFonts w:ascii="Times New Roman" w:eastAsia="Times New Roman" w:hAnsi="Times New Roman" w:cs="Times New Roman"/>
          <w:spacing w:val="-1"/>
          <w:sz w:val="24"/>
          <w:szCs w:val="24"/>
        </w:rPr>
        <w:t>ra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z w:val="24"/>
          <w:szCs w:val="24"/>
        </w:rPr>
        <w:t>d</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pa</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s</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ja</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k</w:t>
      </w:r>
      <w:r w:rsidRPr="00310B29">
        <w:rPr>
          <w:rFonts w:ascii="Times New Roman" w:eastAsia="Times New Roman" w:hAnsi="Times New Roman" w:cs="Times New Roman"/>
          <w:spacing w:val="-1"/>
          <w:sz w:val="24"/>
          <w:szCs w:val="24"/>
        </w:rPr>
        <w:t>e</w:t>
      </w:r>
      <w:r w:rsidRPr="00310B29">
        <w:rPr>
          <w:rFonts w:ascii="Times New Roman" w:eastAsia="Times New Roman" w:hAnsi="Times New Roman" w:cs="Times New Roman"/>
          <w:sz w:val="24"/>
          <w:szCs w:val="24"/>
        </w:rPr>
        <w:t>kur</w:t>
      </w:r>
      <w:r w:rsidRPr="00310B29">
        <w:rPr>
          <w:rFonts w:ascii="Times New Roman" w:eastAsia="Times New Roman" w:hAnsi="Times New Roman" w:cs="Times New Roman"/>
          <w:spacing w:val="-2"/>
          <w:sz w:val="24"/>
          <w:szCs w:val="24"/>
        </w:rPr>
        <w:t>a</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z w:val="24"/>
          <w:szCs w:val="24"/>
        </w:rPr>
        <w:t>g</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n</w:t>
      </w:r>
      <w:r w:rsidRPr="00310B29">
        <w:rPr>
          <w:rFonts w:ascii="Times New Roman" w:eastAsia="Times New Roman" w:hAnsi="Times New Roman" w:cs="Times New Roman"/>
          <w:spacing w:val="6"/>
          <w:sz w:val="24"/>
          <w:szCs w:val="24"/>
        </w:rPr>
        <w:t xml:space="preserve"> </w:t>
      </w:r>
      <w:r w:rsidRPr="00310B29">
        <w:rPr>
          <w:rFonts w:ascii="Times New Roman" w:eastAsia="Times New Roman" w:hAnsi="Times New Roman" w:cs="Times New Roman"/>
          <w:spacing w:val="-5"/>
          <w:sz w:val="24"/>
          <w:szCs w:val="24"/>
        </w:rPr>
        <w:t>y</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z w:val="24"/>
          <w:szCs w:val="24"/>
        </w:rPr>
        <w:t xml:space="preserve">g </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da</w:t>
      </w:r>
      <w:r w:rsidRPr="00310B29">
        <w:rPr>
          <w:rFonts w:ascii="Times New Roman" w:eastAsia="Times New Roman" w:hAnsi="Times New Roman" w:cs="Times New Roman"/>
          <w:spacing w:val="3"/>
          <w:sz w:val="24"/>
          <w:szCs w:val="24"/>
        </w:rPr>
        <w:t xml:space="preserve"> </w:t>
      </w:r>
      <w:r w:rsidRPr="00310B29">
        <w:rPr>
          <w:rFonts w:ascii="Times New Roman" w:eastAsia="Times New Roman" w:hAnsi="Times New Roman" w:cs="Times New Roman"/>
          <w:sz w:val="24"/>
          <w:szCs w:val="24"/>
        </w:rPr>
        <w:t>p</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da</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si</w:t>
      </w:r>
      <w:r w:rsidRPr="00310B29">
        <w:rPr>
          <w:rFonts w:ascii="Times New Roman" w:eastAsia="Times New Roman" w:hAnsi="Times New Roman" w:cs="Times New Roman"/>
          <w:spacing w:val="1"/>
          <w:sz w:val="24"/>
          <w:szCs w:val="24"/>
        </w:rPr>
        <w:t>s</w:t>
      </w:r>
      <w:r w:rsidRPr="00310B29">
        <w:rPr>
          <w:rFonts w:ascii="Times New Roman" w:eastAsia="Times New Roman" w:hAnsi="Times New Roman" w:cs="Times New Roman"/>
          <w:sz w:val="24"/>
          <w:szCs w:val="24"/>
        </w:rPr>
        <w:t>tem</w:t>
      </w:r>
      <w:r w:rsidRPr="00310B29">
        <w:rPr>
          <w:rFonts w:ascii="Times New Roman" w:eastAsia="Times New Roman" w:hAnsi="Times New Roman" w:cs="Times New Roman"/>
          <w:spacing w:val="6"/>
          <w:sz w:val="24"/>
          <w:szCs w:val="24"/>
        </w:rPr>
        <w:t xml:space="preserve"> </w:t>
      </w:r>
      <w:r w:rsidRPr="00310B29">
        <w:rPr>
          <w:rFonts w:ascii="Times New Roman" w:eastAsia="Times New Roman" w:hAnsi="Times New Roman" w:cs="Times New Roman"/>
          <w:spacing w:val="-5"/>
          <w:sz w:val="24"/>
          <w:szCs w:val="24"/>
        </w:rPr>
        <w:t>y</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2"/>
          <w:sz w:val="24"/>
          <w:szCs w:val="24"/>
        </w:rPr>
        <w:t>n</w:t>
      </w:r>
      <w:r w:rsidRPr="00310B29">
        <w:rPr>
          <w:rFonts w:ascii="Times New Roman" w:eastAsia="Times New Roman" w:hAnsi="Times New Roman" w:cs="Times New Roman"/>
          <w:sz w:val="24"/>
          <w:szCs w:val="24"/>
        </w:rPr>
        <w:t>g</w:t>
      </w:r>
      <w:r w:rsidRPr="00310B29">
        <w:rPr>
          <w:rFonts w:ascii="Times New Roman" w:eastAsia="Times New Roman" w:hAnsi="Times New Roman" w:cs="Times New Roman"/>
          <w:spacing w:val="2"/>
          <w:sz w:val="24"/>
          <w:szCs w:val="24"/>
        </w:rPr>
        <w:t xml:space="preserve"> </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da</w:t>
      </w:r>
      <w:r w:rsidRPr="00310B29">
        <w:rPr>
          <w:rFonts w:ascii="Times New Roman" w:eastAsia="Times New Roman" w:hAnsi="Times New Roman" w:cs="Times New Roman"/>
          <w:spacing w:val="1"/>
          <w:sz w:val="24"/>
          <w:szCs w:val="24"/>
        </w:rPr>
        <w:t xml:space="preserve"> </w:t>
      </w:r>
      <w:r w:rsidRPr="00310B29">
        <w:rPr>
          <w:rFonts w:ascii="Times New Roman" w:eastAsia="Times New Roman" w:hAnsi="Times New Roman" w:cs="Times New Roman"/>
          <w:sz w:val="24"/>
          <w:szCs w:val="24"/>
        </w:rPr>
        <w:t>s</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pacing w:val="-1"/>
          <w:sz w:val="24"/>
          <w:szCs w:val="24"/>
        </w:rPr>
        <w:t>a</w:t>
      </w:r>
      <w:r w:rsidRPr="00310B29">
        <w:rPr>
          <w:rFonts w:ascii="Times New Roman" w:eastAsia="Times New Roman" w:hAnsi="Times New Roman" w:cs="Times New Roman"/>
          <w:sz w:val="24"/>
          <w:szCs w:val="24"/>
        </w:rPr>
        <w:t>t in</w:t>
      </w:r>
      <w:r w:rsidRPr="00310B29">
        <w:rPr>
          <w:rFonts w:ascii="Times New Roman" w:eastAsia="Times New Roman" w:hAnsi="Times New Roman" w:cs="Times New Roman"/>
          <w:spacing w:val="1"/>
          <w:sz w:val="24"/>
          <w:szCs w:val="24"/>
        </w:rPr>
        <w:t>i</w:t>
      </w:r>
      <w:r w:rsidRPr="00310B29">
        <w:rPr>
          <w:rFonts w:ascii="Times New Roman" w:eastAsia="Times New Roman" w:hAnsi="Times New Roman" w:cs="Times New Roman"/>
          <w:sz w:val="24"/>
          <w:szCs w:val="24"/>
        </w:rPr>
        <w:t>.</w:t>
      </w:r>
    </w:p>
    <w:p w:rsidR="00310B29" w:rsidRPr="0062571F" w:rsidRDefault="00310B29" w:rsidP="00310B29">
      <w:pPr>
        <w:pStyle w:val="ListParagraph"/>
        <w:numPr>
          <w:ilvl w:val="0"/>
          <w:numId w:val="23"/>
        </w:numPr>
        <w:spacing w:line="360" w:lineRule="auto"/>
        <w:ind w:right="79"/>
        <w:jc w:val="both"/>
        <w:rPr>
          <w:sz w:val="24"/>
          <w:szCs w:val="24"/>
        </w:rPr>
      </w:pPr>
      <w:r>
        <w:rPr>
          <w:rFonts w:ascii="Times New Roman" w:eastAsia="Times New Roman" w:hAnsi="Times New Roman" w:cs="Times New Roman"/>
          <w:sz w:val="24"/>
          <w:szCs w:val="24"/>
        </w:rPr>
        <w:t>Studi Pustaka</w:t>
      </w:r>
    </w:p>
    <w:p w:rsidR="00E823AD" w:rsidRDefault="0062571F" w:rsidP="00CC42C4">
      <w:pPr>
        <w:pStyle w:val="ListParagraph"/>
        <w:spacing w:line="360" w:lineRule="auto"/>
        <w:ind w:left="180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pembelajaran buku - buku dan jurnal yang berkaitan dengan penelitian. </w:t>
      </w:r>
    </w:p>
    <w:p w:rsidR="00E93DA9" w:rsidRDefault="00E93DA9" w:rsidP="00CC42C4">
      <w:pPr>
        <w:pStyle w:val="ListParagraph"/>
        <w:spacing w:line="360" w:lineRule="auto"/>
        <w:ind w:left="1800" w:right="79"/>
        <w:jc w:val="both"/>
        <w:rPr>
          <w:rFonts w:ascii="Times New Roman" w:eastAsia="Times New Roman" w:hAnsi="Times New Roman" w:cs="Times New Roman"/>
          <w:sz w:val="24"/>
          <w:szCs w:val="24"/>
        </w:rPr>
      </w:pPr>
    </w:p>
    <w:p w:rsidR="00E93DA9" w:rsidRDefault="00E93DA9" w:rsidP="00CC42C4">
      <w:pPr>
        <w:pStyle w:val="ListParagraph"/>
        <w:spacing w:line="360" w:lineRule="auto"/>
        <w:ind w:left="1800" w:right="79"/>
        <w:jc w:val="both"/>
        <w:rPr>
          <w:rFonts w:ascii="Times New Roman" w:eastAsia="Times New Roman" w:hAnsi="Times New Roman" w:cs="Times New Roman"/>
          <w:sz w:val="24"/>
          <w:szCs w:val="24"/>
        </w:rPr>
      </w:pPr>
    </w:p>
    <w:p w:rsidR="00E93DA9" w:rsidRPr="00E93DA9" w:rsidRDefault="00E93DA9" w:rsidP="00CC42C4">
      <w:pPr>
        <w:pStyle w:val="ListParagraph"/>
        <w:spacing w:line="360" w:lineRule="auto"/>
        <w:ind w:left="1800" w:right="79"/>
        <w:jc w:val="both"/>
        <w:rPr>
          <w:rFonts w:ascii="Times New Roman" w:eastAsia="Times New Roman" w:hAnsi="Times New Roman" w:cs="Times New Roman"/>
          <w:b/>
          <w:sz w:val="24"/>
          <w:szCs w:val="24"/>
        </w:rPr>
      </w:pPr>
    </w:p>
    <w:p w:rsidR="00E93DA9" w:rsidRPr="00E93DA9" w:rsidRDefault="00E93DA9" w:rsidP="00E93DA9">
      <w:pPr>
        <w:spacing w:line="360" w:lineRule="auto"/>
        <w:ind w:left="720" w:right="77"/>
        <w:jc w:val="both"/>
        <w:rPr>
          <w:rFonts w:ascii="Times New Roman" w:eastAsia="Times New Roman" w:hAnsi="Times New Roman" w:cs="Times New Roman"/>
          <w:b/>
          <w:sz w:val="24"/>
          <w:szCs w:val="24"/>
        </w:rPr>
      </w:pPr>
      <w:r w:rsidRPr="00E93DA9">
        <w:rPr>
          <w:rFonts w:ascii="Times New Roman" w:eastAsia="Times New Roman" w:hAnsi="Times New Roman" w:cs="Times New Roman"/>
          <w:b/>
          <w:sz w:val="24"/>
          <w:szCs w:val="24"/>
        </w:rPr>
        <w:t xml:space="preserve">1.6.2 </w:t>
      </w:r>
      <w:r>
        <w:rPr>
          <w:rFonts w:ascii="Times New Roman" w:eastAsia="Times New Roman" w:hAnsi="Times New Roman" w:cs="Times New Roman"/>
          <w:b/>
          <w:sz w:val="24"/>
          <w:szCs w:val="24"/>
        </w:rPr>
        <w:tab/>
      </w:r>
      <w:r w:rsidRPr="00E93DA9">
        <w:rPr>
          <w:rFonts w:ascii="Times New Roman" w:eastAsia="Times New Roman" w:hAnsi="Times New Roman" w:cs="Times New Roman"/>
          <w:b/>
          <w:sz w:val="24"/>
          <w:szCs w:val="24"/>
        </w:rPr>
        <w:t>Metode Analisis Sistem</w:t>
      </w:r>
    </w:p>
    <w:p w:rsidR="0062571F" w:rsidRDefault="0062571F" w:rsidP="00E93DA9">
      <w:pPr>
        <w:spacing w:line="360" w:lineRule="auto"/>
        <w:ind w:left="720" w:right="77" w:firstLine="724"/>
        <w:jc w:val="both"/>
        <w:rPr>
          <w:sz w:val="24"/>
          <w:szCs w:val="24"/>
        </w:rPr>
      </w:pPr>
      <w:r>
        <w:rPr>
          <w:rFonts w:ascii="Times New Roman" w:eastAsia="Times New Roman" w:hAnsi="Times New Roman" w:cs="Times New Roman"/>
          <w:sz w:val="24"/>
          <w:szCs w:val="24"/>
        </w:rPr>
        <w:t>Metode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sis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digunak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stem D</w:t>
      </w:r>
      <w:r>
        <w:rPr>
          <w:rFonts w:ascii="Times New Roman" w:eastAsia="Times New Roman" w:hAnsi="Times New Roman" w:cs="Times New Roman"/>
          <w:i/>
          <w:spacing w:val="-1"/>
          <w:sz w:val="24"/>
          <w:szCs w:val="24"/>
        </w:rPr>
        <w:t>eve</w:t>
      </w:r>
      <w:r>
        <w:rPr>
          <w:rFonts w:ascii="Times New Roman" w:eastAsia="Times New Roman" w:hAnsi="Times New Roman" w:cs="Times New Roman"/>
          <w:i/>
          <w:sz w:val="24"/>
          <w:szCs w:val="24"/>
        </w:rPr>
        <w:t>lop</w:t>
      </w:r>
      <w:r>
        <w:rPr>
          <w:rFonts w:ascii="Times New Roman" w:eastAsia="Times New Roman" w:hAnsi="Times New Roman" w:cs="Times New Roman"/>
          <w:i/>
          <w:spacing w:val="2"/>
          <w:sz w:val="24"/>
          <w:szCs w:val="24"/>
        </w:rPr>
        <w:t>m</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nt</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f</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C</w:t>
      </w:r>
      <w:r>
        <w:rPr>
          <w:rFonts w:ascii="Times New Roman" w:eastAsia="Times New Roman" w:hAnsi="Times New Roman" w:cs="Times New Roman"/>
          <w:i/>
          <w:spacing w:val="-1"/>
          <w:sz w:val="24"/>
          <w:szCs w:val="24"/>
        </w:rPr>
        <w:t>yc</w:t>
      </w:r>
      <w:r>
        <w:rPr>
          <w:rFonts w:ascii="Times New Roman" w:eastAsia="Times New Roman" w:hAnsi="Times New Roman" w:cs="Times New Roman"/>
          <w:i/>
          <w:sz w:val="24"/>
          <w:szCs w:val="24"/>
        </w:rPr>
        <w:t>le</w:t>
      </w:r>
      <w:r>
        <w:rPr>
          <w:rFonts w:ascii="Times New Roman" w:eastAsia="Times New Roman" w:hAnsi="Times New Roman" w:cs="Times New Roman"/>
          <w:i/>
          <w:spacing w:val="7"/>
          <w:sz w:val="24"/>
          <w:szCs w:val="24"/>
        </w:rPr>
        <w:t xml:space="preserve"> </w:t>
      </w:r>
      <w:r>
        <w:rPr>
          <w:rFonts w:ascii="Times New Roman" w:eastAsia="Times New Roman" w:hAnsi="Times New Roman" w:cs="Times New Roman"/>
          <w:i/>
          <w:spacing w:val="-3"/>
          <w:sz w:val="24"/>
          <w:szCs w:val="24"/>
        </w:rPr>
        <w:t>W</w:t>
      </w:r>
      <w:r>
        <w:rPr>
          <w:rFonts w:ascii="Times New Roman" w:eastAsia="Times New Roman" w:hAnsi="Times New Roman" w:cs="Times New Roman"/>
          <w:i/>
          <w:sz w:val="24"/>
          <w:szCs w:val="24"/>
        </w:rPr>
        <w:t>aterfall</w:t>
      </w:r>
      <w:r>
        <w:rPr>
          <w:rFonts w:ascii="Times New Roman" w:eastAsia="Times New Roman" w:hAnsi="Times New Roman" w:cs="Times New Roman"/>
          <w:i/>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rdi</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 b</w:t>
      </w:r>
      <w:r>
        <w:rPr>
          <w:rFonts w:ascii="Times New Roman" w:eastAsia="Times New Roman" w:hAnsi="Times New Roman" w:cs="Times New Roman"/>
          <w:spacing w:val="-1"/>
          <w:sz w:val="24"/>
          <w:szCs w:val="24"/>
        </w:rPr>
        <w:t>e</w:t>
      </w:r>
      <w:r w:rsidR="00B60138">
        <w:rPr>
          <w:rFonts w:ascii="Times New Roman" w:eastAsia="Times New Roman" w:hAnsi="Times New Roman" w:cs="Times New Roman"/>
          <w:sz w:val="24"/>
          <w:szCs w:val="24"/>
        </w:rPr>
        <w:t>rikut ini:</w:t>
      </w:r>
    </w:p>
    <w:p w:rsidR="0062571F" w:rsidRDefault="0062571F" w:rsidP="00B60138">
      <w:pPr>
        <w:spacing w:before="6" w:line="359" w:lineRule="auto"/>
        <w:ind w:left="2002" w:right="20" w:hanging="281"/>
        <w:jc w:val="both"/>
        <w:rPr>
          <w:sz w:val="24"/>
          <w:szCs w:val="24"/>
        </w:rPr>
      </w:pP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stem Engin</w:t>
      </w:r>
      <w:r>
        <w:rPr>
          <w:rFonts w:ascii="Times New Roman" w:eastAsia="Times New Roman" w:hAnsi="Times New Roman" w:cs="Times New Roman"/>
          <w:i/>
          <w:spacing w:val="-1"/>
          <w:sz w:val="24"/>
          <w:szCs w:val="24"/>
        </w:rPr>
        <w:t>ee</w:t>
      </w:r>
      <w:r>
        <w:rPr>
          <w:rFonts w:ascii="Times New Roman" w:eastAsia="Times New Roman" w:hAnsi="Times New Roman" w:cs="Times New Roman"/>
          <w:i/>
          <w:sz w:val="24"/>
          <w:szCs w:val="24"/>
        </w:rPr>
        <w:t>rin</w:t>
      </w:r>
      <w:r>
        <w:rPr>
          <w:rFonts w:ascii="Times New Roman" w:eastAsia="Times New Roman" w:hAnsi="Times New Roman" w:cs="Times New Roman"/>
          <w:i/>
          <w:spacing w:val="2"/>
          <w:sz w:val="24"/>
          <w:szCs w:val="24"/>
        </w:rPr>
        <w:t>g</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ian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sua</w:t>
      </w:r>
      <w:r>
        <w:rPr>
          <w:rFonts w:ascii="Times New Roman" w:eastAsia="Times New Roman" w:hAnsi="Times New Roman" w:cs="Times New Roman"/>
          <w:spacing w:val="2"/>
          <w:sz w:val="24"/>
          <w:szCs w:val="24"/>
        </w:rPr>
        <w:t>t</w:t>
      </w:r>
      <w:r>
        <w:rPr>
          <w:rFonts w:ascii="Times New Roman" w:eastAsia="Times New Roman" w:hAnsi="Times New Roman" w:cs="Times New Roman"/>
          <w:sz w:val="24"/>
          <w:szCs w:val="24"/>
        </w:rPr>
        <w:t>u p</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lunak.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Dimu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 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rluk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pel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ksana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62571F" w:rsidRDefault="0062571F" w:rsidP="00B60138">
      <w:pPr>
        <w:spacing w:before="7" w:line="359" w:lineRule="auto"/>
        <w:ind w:left="2002" w:right="20" w:hanging="281"/>
        <w:jc w:val="both"/>
        <w:rPr>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pacing w:val="8"/>
          <w:sz w:val="24"/>
          <w:szCs w:val="24"/>
        </w:rPr>
        <w:t xml:space="preserve"> </w:t>
      </w:r>
      <w:proofErr w:type="gramStart"/>
      <w:r>
        <w:rPr>
          <w:rFonts w:ascii="Times New Roman" w:eastAsia="Times New Roman" w:hAnsi="Times New Roman" w:cs="Times New Roman"/>
          <w:i/>
          <w:sz w:val="24"/>
          <w:szCs w:val="24"/>
        </w:rPr>
        <w:t>Anal</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si</w:t>
      </w:r>
      <w:r>
        <w:rPr>
          <w:rFonts w:ascii="Times New Roman" w:eastAsia="Times New Roman" w:hAnsi="Times New Roman" w:cs="Times New Roman"/>
          <w:i/>
          <w:spacing w:val="2"/>
          <w:sz w:val="24"/>
          <w:szCs w:val="24"/>
        </w:rPr>
        <w:t>s</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identifik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 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rv</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ra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pi</w:t>
      </w:r>
      <w:r>
        <w:rPr>
          <w:rFonts w:ascii="Times New Roman" w:eastAsia="Times New Roman" w:hAnsi="Times New Roman" w:cs="Times New Roman"/>
          <w:spacing w:val="3"/>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pihak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umpu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dibu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se</w:t>
      </w:r>
      <w:r>
        <w:rPr>
          <w:rFonts w:ascii="Times New Roman" w:eastAsia="Times New Roman" w:hAnsi="Times New Roman" w:cs="Times New Roman"/>
          <w:spacing w:val="-1"/>
          <w:sz w:val="24"/>
          <w:szCs w:val="24"/>
        </w:rPr>
        <w:t>pe</w:t>
      </w:r>
      <w:r>
        <w:rPr>
          <w:rFonts w:ascii="Times New Roman" w:eastAsia="Times New Roman" w:hAnsi="Times New Roman" w:cs="Times New Roman"/>
          <w:sz w:val="24"/>
          <w:szCs w:val="24"/>
        </w:rPr>
        <w:t>rti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r>
        <w:rPr>
          <w:rFonts w:ascii="Times New Roman" w:eastAsia="Times New Roman" w:hAnsi="Times New Roman" w:cs="Times New Roman"/>
          <w:spacing w:val="-1"/>
          <w:sz w:val="24"/>
          <w:szCs w:val="24"/>
        </w:rPr>
        <w:t>-</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sidR="001F556F">
        <w:rPr>
          <w:rFonts w:ascii="Times New Roman" w:eastAsia="Times New Roman" w:hAnsi="Times New Roman" w:cs="Times New Roman"/>
          <w:sz w:val="24"/>
          <w:szCs w:val="24"/>
        </w:rPr>
        <w:t>ta pengunjung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w:t>
      </w:r>
    </w:p>
    <w:p w:rsidR="0062571F" w:rsidRDefault="0062571F" w:rsidP="00B60138">
      <w:pPr>
        <w:spacing w:before="6" w:line="360" w:lineRule="auto"/>
        <w:ind w:left="2002" w:right="20" w:hanging="281"/>
        <w:jc w:val="both"/>
        <w:rPr>
          <w:rFonts w:ascii="Times New Roman" w:eastAsia="Times New Roman" w:hAnsi="Times New Roman" w:cs="Times New Roman"/>
          <w:i/>
          <w:sz w:val="24"/>
          <w:szCs w:val="24"/>
        </w:rPr>
      </w:pP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sig</w:t>
      </w:r>
      <w:r>
        <w:rPr>
          <w:rFonts w:ascii="Times New Roman" w:eastAsia="Times New Roman" w:hAnsi="Times New Roman" w:cs="Times New Roman"/>
          <w:i/>
          <w:spacing w:val="1"/>
          <w:sz w:val="24"/>
          <w:szCs w:val="24"/>
        </w:rPr>
        <w:t>n</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tah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solu</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jadi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w:t>
      </w:r>
      <w:r>
        <w:rPr>
          <w:rFonts w:ascii="Times New Roman" w:eastAsia="Times New Roman" w:hAnsi="Times New Roman" w:cs="Times New Roman"/>
          <w:spacing w:val="3"/>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tan 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 xml:space="preserve">dibuat.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in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meng</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M</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pacing w:val="-1"/>
          <w:sz w:val="24"/>
          <w:szCs w:val="24"/>
        </w:rPr>
        <w:t>(</w:t>
      </w:r>
      <w:r>
        <w:rPr>
          <w:rFonts w:ascii="Times New Roman" w:eastAsia="Times New Roman" w:hAnsi="Times New Roman" w:cs="Times New Roman"/>
          <w:i/>
          <w:sz w:val="24"/>
          <w:szCs w:val="24"/>
        </w:rPr>
        <w:t>Unif</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d</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od</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l</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ing</w:t>
      </w:r>
      <w:r>
        <w:rPr>
          <w:rFonts w:ascii="Times New Roman" w:eastAsia="Times New Roman" w:hAnsi="Times New Roman" w:cs="Times New Roman"/>
          <w:i/>
          <w:spacing w:val="1"/>
          <w:sz w:val="24"/>
          <w:szCs w:val="24"/>
        </w:rPr>
        <w:t xml:space="preserve"> L</w:t>
      </w:r>
      <w:r>
        <w:rPr>
          <w:rFonts w:ascii="Times New Roman" w:eastAsia="Times New Roman" w:hAnsi="Times New Roman" w:cs="Times New Roman"/>
          <w:i/>
          <w:sz w:val="24"/>
          <w:szCs w:val="24"/>
        </w:rPr>
        <w:t>anguag</w:t>
      </w:r>
      <w:r>
        <w:rPr>
          <w:rFonts w:ascii="Times New Roman" w:eastAsia="Times New Roman" w:hAnsi="Times New Roman" w:cs="Times New Roman"/>
          <w:i/>
          <w:spacing w:val="1"/>
          <w:sz w:val="24"/>
          <w:szCs w:val="24"/>
        </w:rPr>
        <w:t>e</w:t>
      </w:r>
      <w:r>
        <w:rPr>
          <w:rFonts w:ascii="Times New Roman" w:eastAsia="Times New Roman" w:hAnsi="Times New Roman" w:cs="Times New Roman"/>
          <w:i/>
          <w:spacing w:val="-3"/>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dia</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 xml:space="preserve"> 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tampi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w:t>
      </w:r>
      <w:r>
        <w:rPr>
          <w:rFonts w:ascii="Times New Roman" w:eastAsia="Times New Roman" w:hAnsi="Times New Roman" w:cs="Times New Roman"/>
          <w:spacing w:val="5"/>
          <w:sz w:val="24"/>
          <w:szCs w:val="24"/>
        </w:rPr>
        <w:t>i</w:t>
      </w:r>
      <w:r>
        <w:rPr>
          <w:rFonts w:ascii="Times New Roman" w:eastAsia="Times New Roman" w:hAnsi="Times New Roman" w:cs="Times New Roman"/>
          <w:sz w:val="24"/>
          <w:szCs w:val="24"/>
        </w:rPr>
        <w:t>stem. Di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U</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 xml:space="preserve">L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5"/>
          <w:sz w:val="24"/>
          <w:szCs w:val="24"/>
        </w:rPr>
        <w:t xml:space="preserve"> </w:t>
      </w:r>
      <w:proofErr w:type="gramStart"/>
      <w:r>
        <w:rPr>
          <w:rFonts w:ascii="Times New Roman" w:eastAsia="Times New Roman" w:hAnsi="Times New Roman" w:cs="Times New Roman"/>
          <w:i/>
          <w:sz w:val="24"/>
          <w:szCs w:val="24"/>
        </w:rPr>
        <w:t>Flo</w:t>
      </w:r>
      <w:r>
        <w:rPr>
          <w:rFonts w:ascii="Times New Roman" w:eastAsia="Times New Roman" w:hAnsi="Times New Roman" w:cs="Times New Roman"/>
          <w:i/>
          <w:spacing w:val="1"/>
          <w:sz w:val="24"/>
          <w:szCs w:val="24"/>
        </w:rPr>
        <w:t>w</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hart,  </w:t>
      </w:r>
      <w:r>
        <w:rPr>
          <w:rFonts w:ascii="Times New Roman" w:eastAsia="Times New Roman" w:hAnsi="Times New Roman" w:cs="Times New Roman"/>
          <w:i/>
          <w:spacing w:val="4"/>
          <w:sz w:val="24"/>
          <w:szCs w:val="24"/>
        </w:rPr>
        <w:t xml:space="preserve"> </w:t>
      </w:r>
      <w:proofErr w:type="gramEnd"/>
      <w:r>
        <w:rPr>
          <w:rFonts w:ascii="Times New Roman" w:eastAsia="Times New Roman" w:hAnsi="Times New Roman" w:cs="Times New Roman"/>
          <w:i/>
          <w:sz w:val="24"/>
          <w:szCs w:val="24"/>
        </w:rPr>
        <w:t xml:space="preserve">Use  </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C</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 xml:space="preserve">se  </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Diagr</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 xml:space="preserve">m,  </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Class Diagram, 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Dia</w:t>
      </w:r>
      <w:r>
        <w:rPr>
          <w:rFonts w:ascii="Times New Roman" w:eastAsia="Times New Roman" w:hAnsi="Times New Roman" w:cs="Times New Roman"/>
          <w:i/>
          <w:spacing w:val="3"/>
          <w:sz w:val="24"/>
          <w:szCs w:val="24"/>
        </w:rPr>
        <w:t>g</w:t>
      </w:r>
      <w:r>
        <w:rPr>
          <w:rFonts w:ascii="Times New Roman" w:eastAsia="Times New Roman" w:hAnsi="Times New Roman" w:cs="Times New Roman"/>
          <w:i/>
          <w:sz w:val="24"/>
          <w:szCs w:val="24"/>
        </w:rPr>
        <w:t xml:space="preserve">ram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i/>
          <w:sz w:val="24"/>
          <w:szCs w:val="24"/>
        </w:rPr>
        <w:t>A</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y Diagr</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m.</w:t>
      </w:r>
    </w:p>
    <w:p w:rsidR="0062571F" w:rsidRDefault="0062571F" w:rsidP="00B60138">
      <w:pPr>
        <w:spacing w:before="29" w:line="359" w:lineRule="auto"/>
        <w:ind w:left="1991" w:right="20" w:hanging="27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d. </w:t>
      </w:r>
      <w:proofErr w:type="gramStart"/>
      <w:r>
        <w:rPr>
          <w:rFonts w:ascii="Times New Roman" w:eastAsia="Times New Roman" w:hAnsi="Times New Roman" w:cs="Times New Roman"/>
          <w:i/>
          <w:sz w:val="24"/>
          <w:szCs w:val="24"/>
        </w:rPr>
        <w:t>Codin</w:t>
      </w:r>
      <w:r>
        <w:rPr>
          <w:rFonts w:ascii="Times New Roman" w:eastAsia="Times New Roman" w:hAnsi="Times New Roman" w:cs="Times New Roman"/>
          <w:i/>
          <w:spacing w:val="1"/>
          <w:sz w:val="24"/>
          <w:szCs w:val="24"/>
        </w:rPr>
        <w:t>g</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oses </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kod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mprog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 xml:space="preserve">man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i/>
          <w:sz w:val="24"/>
          <w:szCs w:val="24"/>
        </w:rPr>
        <w:t xml:space="preserve">Android </w:t>
      </w:r>
      <w:r>
        <w:rPr>
          <w:rFonts w:ascii="Times New Roman" w:eastAsia="Times New Roman" w:hAnsi="Times New Roman" w:cs="Times New Roman"/>
          <w:i/>
          <w:spacing w:val="31"/>
          <w:sz w:val="24"/>
          <w:szCs w:val="24"/>
        </w:rPr>
        <w:t xml:space="preserve"> </w:t>
      </w:r>
      <w:r>
        <w:rPr>
          <w:rFonts w:ascii="Times New Roman" w:eastAsia="Times New Roman" w:hAnsi="Times New Roman" w:cs="Times New Roman"/>
          <w:i/>
          <w:sz w:val="24"/>
          <w:szCs w:val="24"/>
        </w:rPr>
        <w:t>Stud</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 xml:space="preserve">o </w:t>
      </w:r>
      <w:r>
        <w:rPr>
          <w:rFonts w:ascii="Times New Roman" w:eastAsia="Times New Roman" w:hAnsi="Times New Roman" w:cs="Times New Roman"/>
          <w:i/>
          <w:spacing w:val="3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9"/>
          <w:sz w:val="24"/>
          <w:szCs w:val="24"/>
        </w:rPr>
        <w:t xml:space="preserve"> </w:t>
      </w:r>
      <w:r w:rsidR="00B60138">
        <w:rPr>
          <w:rFonts w:ascii="Times New Roman" w:eastAsia="Times New Roman" w:hAnsi="Times New Roman" w:cs="Times New Roman"/>
          <w:i/>
          <w:sz w:val="24"/>
          <w:szCs w:val="24"/>
        </w:rPr>
        <w:t>Java</w:t>
      </w:r>
      <w:r>
        <w:rPr>
          <w:rFonts w:ascii="Times New Roman" w:eastAsia="Times New Roman" w:hAnsi="Times New Roman" w:cs="Times New Roman"/>
          <w:sz w:val="24"/>
          <w:szCs w:val="24"/>
        </w:rPr>
        <w:t>. Mana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 xml:space="preserve">en </w:t>
      </w:r>
      <w:proofErr w:type="gramStart"/>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se </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z w:val="24"/>
          <w:szCs w:val="24"/>
        </w:rPr>
        <w:t>menggun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i/>
          <w:spacing w:val="-1"/>
          <w:sz w:val="24"/>
          <w:szCs w:val="24"/>
        </w:rPr>
        <w:t>M</w:t>
      </w:r>
      <w:r>
        <w:rPr>
          <w:rFonts w:ascii="Times New Roman" w:eastAsia="Times New Roman" w:hAnsi="Times New Roman" w:cs="Times New Roman"/>
          <w:i/>
          <w:spacing w:val="3"/>
          <w:sz w:val="24"/>
          <w:szCs w:val="24"/>
        </w:rPr>
        <w:t>Y</w:t>
      </w:r>
      <w:r>
        <w:rPr>
          <w:rFonts w:ascii="Times New Roman" w:eastAsia="Times New Roman" w:hAnsi="Times New Roman" w:cs="Times New Roman"/>
          <w:i/>
          <w:sz w:val="24"/>
          <w:szCs w:val="24"/>
        </w:rPr>
        <w:t xml:space="preserve">SQL </w:t>
      </w:r>
      <w:r>
        <w:rPr>
          <w:rFonts w:ascii="Times New Roman" w:eastAsia="Times New Roman" w:hAnsi="Times New Roman" w:cs="Times New Roman"/>
          <w:i/>
          <w:spacing w:val="20"/>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22"/>
          <w:sz w:val="24"/>
          <w:szCs w:val="24"/>
        </w:rPr>
        <w:t xml:space="preserve"> </w:t>
      </w:r>
      <w:r>
        <w:rPr>
          <w:rFonts w:ascii="Times New Roman" w:eastAsia="Times New Roman" w:hAnsi="Times New Roman" w:cs="Times New Roman"/>
          <w:sz w:val="24"/>
          <w:szCs w:val="24"/>
        </w:rPr>
        <w:t xml:space="preserve">media </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z w:val="24"/>
          <w:szCs w:val="24"/>
        </w:rPr>
        <w:t>komun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p>
    <w:p w:rsidR="0062571F" w:rsidRDefault="00B60138" w:rsidP="00B60138">
      <w:pPr>
        <w:spacing w:before="7" w:line="359" w:lineRule="auto"/>
        <w:ind w:left="1980" w:right="20" w:hanging="270"/>
        <w:jc w:val="both"/>
        <w:rPr>
          <w:sz w:val="24"/>
          <w:szCs w:val="24"/>
        </w:rPr>
      </w:pPr>
      <w:r>
        <w:rPr>
          <w:spacing w:val="-1"/>
          <w:sz w:val="24"/>
          <w:szCs w:val="24"/>
        </w:rPr>
        <w:t>e</w:t>
      </w:r>
      <w:r>
        <w:rPr>
          <w:sz w:val="24"/>
          <w:szCs w:val="24"/>
        </w:rPr>
        <w:t>.</w:t>
      </w:r>
      <w:r>
        <w:rPr>
          <w:spacing w:val="34"/>
          <w:sz w:val="24"/>
          <w:szCs w:val="24"/>
        </w:rPr>
        <w:t xml:space="preserve"> </w:t>
      </w:r>
      <w:r>
        <w:rPr>
          <w:i/>
          <w:spacing w:val="1"/>
          <w:sz w:val="24"/>
          <w:szCs w:val="24"/>
        </w:rPr>
        <w:t>T</w:t>
      </w:r>
      <w:r>
        <w:rPr>
          <w:i/>
          <w:spacing w:val="-1"/>
          <w:sz w:val="24"/>
          <w:szCs w:val="24"/>
        </w:rPr>
        <w:t>e</w:t>
      </w:r>
      <w:r>
        <w:rPr>
          <w:i/>
          <w:sz w:val="24"/>
          <w:szCs w:val="24"/>
        </w:rPr>
        <w:t>st</w:t>
      </w:r>
      <w:r>
        <w:rPr>
          <w:i/>
          <w:spacing w:val="1"/>
          <w:sz w:val="24"/>
          <w:szCs w:val="24"/>
        </w:rPr>
        <w:t>i</w:t>
      </w:r>
      <w:r>
        <w:rPr>
          <w:i/>
          <w:sz w:val="24"/>
          <w:szCs w:val="24"/>
        </w:rPr>
        <w:t>n</w:t>
      </w:r>
      <w:r>
        <w:rPr>
          <w:i/>
          <w:spacing w:val="1"/>
          <w:sz w:val="24"/>
          <w:szCs w:val="24"/>
        </w:rPr>
        <w:t>g</w:t>
      </w:r>
      <w:r>
        <w:rPr>
          <w:sz w:val="24"/>
          <w:szCs w:val="24"/>
        </w:rPr>
        <w:t>,</w:t>
      </w:r>
      <w:r>
        <w:rPr>
          <w:spacing w:val="3"/>
          <w:sz w:val="24"/>
          <w:szCs w:val="24"/>
        </w:rPr>
        <w:t xml:space="preserve"> </w:t>
      </w:r>
      <w:r>
        <w:rPr>
          <w:sz w:val="24"/>
          <w:szCs w:val="24"/>
        </w:rPr>
        <w:t>t</w:t>
      </w:r>
      <w:r>
        <w:rPr>
          <w:spacing w:val="-1"/>
          <w:sz w:val="24"/>
          <w:szCs w:val="24"/>
        </w:rPr>
        <w:t>a</w:t>
      </w:r>
      <w:r>
        <w:rPr>
          <w:sz w:val="24"/>
          <w:szCs w:val="24"/>
        </w:rPr>
        <w:t>h</w:t>
      </w:r>
      <w:r>
        <w:rPr>
          <w:spacing w:val="-1"/>
          <w:sz w:val="24"/>
          <w:szCs w:val="24"/>
        </w:rPr>
        <w:t>a</w:t>
      </w:r>
      <w:r>
        <w:rPr>
          <w:sz w:val="24"/>
          <w:szCs w:val="24"/>
        </w:rPr>
        <w:t>p</w:t>
      </w:r>
      <w:r>
        <w:rPr>
          <w:spacing w:val="3"/>
          <w:sz w:val="24"/>
          <w:szCs w:val="24"/>
        </w:rPr>
        <w:t xml:space="preserve"> </w:t>
      </w:r>
      <w:r>
        <w:rPr>
          <w:sz w:val="24"/>
          <w:szCs w:val="24"/>
        </w:rPr>
        <w:t>k</w:t>
      </w:r>
      <w:r>
        <w:rPr>
          <w:spacing w:val="1"/>
          <w:sz w:val="24"/>
          <w:szCs w:val="24"/>
        </w:rPr>
        <w:t>e</w:t>
      </w:r>
      <w:r>
        <w:rPr>
          <w:spacing w:val="-2"/>
          <w:sz w:val="24"/>
          <w:szCs w:val="24"/>
        </w:rPr>
        <w:t>g</w:t>
      </w:r>
      <w:r>
        <w:rPr>
          <w:sz w:val="24"/>
          <w:szCs w:val="24"/>
        </w:rPr>
        <w:t>iat</w:t>
      </w:r>
      <w:r>
        <w:rPr>
          <w:spacing w:val="-1"/>
          <w:sz w:val="24"/>
          <w:szCs w:val="24"/>
        </w:rPr>
        <w:t>a</w:t>
      </w:r>
      <w:r>
        <w:rPr>
          <w:sz w:val="24"/>
          <w:szCs w:val="24"/>
        </w:rPr>
        <w:t>n</w:t>
      </w:r>
      <w:r>
        <w:rPr>
          <w:spacing w:val="5"/>
          <w:sz w:val="24"/>
          <w:szCs w:val="24"/>
        </w:rPr>
        <w:t xml:space="preserve"> </w:t>
      </w:r>
      <w:r>
        <w:rPr>
          <w:sz w:val="24"/>
          <w:szCs w:val="24"/>
        </w:rPr>
        <w:t>uji</w:t>
      </w:r>
      <w:r>
        <w:rPr>
          <w:spacing w:val="3"/>
          <w:sz w:val="24"/>
          <w:szCs w:val="24"/>
        </w:rPr>
        <w:t xml:space="preserve"> </w:t>
      </w:r>
      <w:r>
        <w:rPr>
          <w:spacing w:val="-1"/>
          <w:sz w:val="24"/>
          <w:szCs w:val="24"/>
        </w:rPr>
        <w:t>c</w:t>
      </w:r>
      <w:r>
        <w:rPr>
          <w:sz w:val="24"/>
          <w:szCs w:val="24"/>
        </w:rPr>
        <w:t>oba</w:t>
      </w:r>
      <w:r>
        <w:rPr>
          <w:spacing w:val="2"/>
          <w:sz w:val="24"/>
          <w:szCs w:val="24"/>
        </w:rPr>
        <w:t xml:space="preserve"> </w:t>
      </w:r>
      <w:r>
        <w:rPr>
          <w:sz w:val="24"/>
          <w:szCs w:val="24"/>
        </w:rPr>
        <w:t>si</w:t>
      </w:r>
      <w:r>
        <w:rPr>
          <w:spacing w:val="1"/>
          <w:sz w:val="24"/>
          <w:szCs w:val="24"/>
        </w:rPr>
        <w:t>s</w:t>
      </w:r>
      <w:r>
        <w:rPr>
          <w:sz w:val="24"/>
          <w:szCs w:val="24"/>
        </w:rPr>
        <w:t>tem</w:t>
      </w:r>
      <w:r>
        <w:rPr>
          <w:spacing w:val="8"/>
          <w:sz w:val="24"/>
          <w:szCs w:val="24"/>
        </w:rPr>
        <w:t xml:space="preserve"> </w:t>
      </w:r>
      <w:r>
        <w:rPr>
          <w:spacing w:val="-5"/>
          <w:sz w:val="24"/>
          <w:szCs w:val="24"/>
        </w:rPr>
        <w:t>y</w:t>
      </w:r>
      <w:r>
        <w:rPr>
          <w:spacing w:val="-1"/>
          <w:sz w:val="24"/>
          <w:szCs w:val="24"/>
        </w:rPr>
        <w:t>a</w:t>
      </w:r>
      <w:r>
        <w:rPr>
          <w:spacing w:val="2"/>
          <w:sz w:val="24"/>
          <w:szCs w:val="24"/>
        </w:rPr>
        <w:t>n</w:t>
      </w:r>
      <w:r>
        <w:rPr>
          <w:sz w:val="24"/>
          <w:szCs w:val="24"/>
        </w:rPr>
        <w:t>g te</w:t>
      </w:r>
      <w:r>
        <w:rPr>
          <w:spacing w:val="2"/>
          <w:sz w:val="24"/>
          <w:szCs w:val="24"/>
        </w:rPr>
        <w:t>l</w:t>
      </w:r>
      <w:r>
        <w:rPr>
          <w:spacing w:val="-1"/>
          <w:sz w:val="24"/>
          <w:szCs w:val="24"/>
        </w:rPr>
        <w:t>a</w:t>
      </w:r>
      <w:r>
        <w:rPr>
          <w:sz w:val="24"/>
          <w:szCs w:val="24"/>
        </w:rPr>
        <w:t>h</w:t>
      </w:r>
      <w:r>
        <w:rPr>
          <w:spacing w:val="3"/>
          <w:sz w:val="24"/>
          <w:szCs w:val="24"/>
        </w:rPr>
        <w:t xml:space="preserve"> </w:t>
      </w:r>
      <w:r>
        <w:rPr>
          <w:sz w:val="24"/>
          <w:szCs w:val="24"/>
        </w:rPr>
        <w:t>s</w:t>
      </w:r>
      <w:r>
        <w:rPr>
          <w:spacing w:val="-1"/>
          <w:sz w:val="24"/>
          <w:szCs w:val="24"/>
        </w:rPr>
        <w:t>e</w:t>
      </w:r>
      <w:r>
        <w:rPr>
          <w:sz w:val="24"/>
          <w:szCs w:val="24"/>
        </w:rPr>
        <w:t>les</w:t>
      </w:r>
      <w:r>
        <w:rPr>
          <w:spacing w:val="-1"/>
          <w:sz w:val="24"/>
          <w:szCs w:val="24"/>
        </w:rPr>
        <w:t>a</w:t>
      </w:r>
      <w:r>
        <w:rPr>
          <w:sz w:val="24"/>
          <w:szCs w:val="24"/>
        </w:rPr>
        <w:t>i</w:t>
      </w:r>
      <w:r>
        <w:rPr>
          <w:spacing w:val="3"/>
          <w:sz w:val="24"/>
          <w:szCs w:val="24"/>
        </w:rPr>
        <w:t xml:space="preserve"> </w:t>
      </w:r>
      <w:r>
        <w:rPr>
          <w:sz w:val="24"/>
          <w:szCs w:val="24"/>
        </w:rPr>
        <w:t>dib</w:t>
      </w:r>
      <w:r>
        <w:rPr>
          <w:spacing w:val="3"/>
          <w:sz w:val="24"/>
          <w:szCs w:val="24"/>
        </w:rPr>
        <w:t>u</w:t>
      </w:r>
      <w:r>
        <w:rPr>
          <w:spacing w:val="-1"/>
          <w:sz w:val="24"/>
          <w:szCs w:val="24"/>
        </w:rPr>
        <w:t>a</w:t>
      </w:r>
      <w:r>
        <w:rPr>
          <w:sz w:val="24"/>
          <w:szCs w:val="24"/>
        </w:rPr>
        <w:t>t.</w:t>
      </w:r>
      <w:r>
        <w:rPr>
          <w:spacing w:val="3"/>
          <w:sz w:val="24"/>
          <w:szCs w:val="24"/>
        </w:rPr>
        <w:t xml:space="preserve"> </w:t>
      </w:r>
      <w:r>
        <w:rPr>
          <w:sz w:val="24"/>
          <w:szCs w:val="24"/>
        </w:rPr>
        <w:t xml:space="preserve">Uji </w:t>
      </w:r>
      <w:r>
        <w:rPr>
          <w:spacing w:val="-1"/>
          <w:sz w:val="24"/>
          <w:szCs w:val="24"/>
        </w:rPr>
        <w:t>c</w:t>
      </w:r>
      <w:r>
        <w:rPr>
          <w:sz w:val="24"/>
          <w:szCs w:val="24"/>
        </w:rPr>
        <w:t>oba</w:t>
      </w:r>
      <w:r>
        <w:rPr>
          <w:spacing w:val="1"/>
          <w:sz w:val="24"/>
          <w:szCs w:val="24"/>
        </w:rPr>
        <w:t xml:space="preserve"> d</w:t>
      </w:r>
      <w:r>
        <w:rPr>
          <w:sz w:val="24"/>
          <w:szCs w:val="24"/>
        </w:rPr>
        <w:t>i</w:t>
      </w:r>
      <w:r>
        <w:rPr>
          <w:spacing w:val="1"/>
          <w:sz w:val="24"/>
          <w:szCs w:val="24"/>
        </w:rPr>
        <w:t>l</w:t>
      </w:r>
      <w:r>
        <w:rPr>
          <w:spacing w:val="-1"/>
          <w:sz w:val="24"/>
          <w:szCs w:val="24"/>
        </w:rPr>
        <w:t>a</w:t>
      </w:r>
      <w:r>
        <w:rPr>
          <w:sz w:val="24"/>
          <w:szCs w:val="24"/>
        </w:rPr>
        <w:t>kuk</w:t>
      </w:r>
      <w:r>
        <w:rPr>
          <w:spacing w:val="-1"/>
          <w:sz w:val="24"/>
          <w:szCs w:val="24"/>
        </w:rPr>
        <w:t>a</w:t>
      </w:r>
      <w:r>
        <w:rPr>
          <w:sz w:val="24"/>
          <w:szCs w:val="24"/>
        </w:rPr>
        <w:t>n</w:t>
      </w:r>
      <w:r>
        <w:rPr>
          <w:spacing w:val="2"/>
          <w:sz w:val="24"/>
          <w:szCs w:val="24"/>
        </w:rPr>
        <w:t xml:space="preserve"> </w:t>
      </w:r>
      <w:r>
        <w:rPr>
          <w:sz w:val="24"/>
          <w:szCs w:val="24"/>
        </w:rPr>
        <w:t>d</w:t>
      </w:r>
      <w:r>
        <w:rPr>
          <w:spacing w:val="-1"/>
          <w:sz w:val="24"/>
          <w:szCs w:val="24"/>
        </w:rPr>
        <w:t>e</w:t>
      </w:r>
      <w:r>
        <w:rPr>
          <w:spacing w:val="2"/>
          <w:sz w:val="24"/>
          <w:szCs w:val="24"/>
        </w:rPr>
        <w:t>n</w:t>
      </w:r>
      <w:r>
        <w:rPr>
          <w:sz w:val="24"/>
          <w:szCs w:val="24"/>
        </w:rPr>
        <w:t>g</w:t>
      </w:r>
      <w:r>
        <w:rPr>
          <w:spacing w:val="-1"/>
          <w:sz w:val="24"/>
          <w:szCs w:val="24"/>
        </w:rPr>
        <w:t>a</w:t>
      </w:r>
      <w:r>
        <w:rPr>
          <w:sz w:val="24"/>
          <w:szCs w:val="24"/>
        </w:rPr>
        <w:t>n</w:t>
      </w:r>
      <w:r>
        <w:rPr>
          <w:spacing w:val="4"/>
          <w:sz w:val="24"/>
          <w:szCs w:val="24"/>
        </w:rPr>
        <w:t xml:space="preserve"> </w:t>
      </w:r>
      <w:r>
        <w:rPr>
          <w:sz w:val="24"/>
          <w:szCs w:val="24"/>
        </w:rPr>
        <w:t>meng</w:t>
      </w:r>
      <w:r>
        <w:rPr>
          <w:spacing w:val="-3"/>
          <w:sz w:val="24"/>
          <w:szCs w:val="24"/>
        </w:rPr>
        <w:t>g</w:t>
      </w:r>
      <w:r>
        <w:rPr>
          <w:sz w:val="24"/>
          <w:szCs w:val="24"/>
        </w:rPr>
        <w:t>un</w:t>
      </w:r>
      <w:r>
        <w:rPr>
          <w:spacing w:val="-1"/>
          <w:sz w:val="24"/>
          <w:szCs w:val="24"/>
        </w:rPr>
        <w:t>a</w:t>
      </w:r>
      <w:r>
        <w:rPr>
          <w:sz w:val="24"/>
          <w:szCs w:val="24"/>
        </w:rPr>
        <w:t>k</w:t>
      </w:r>
      <w:r>
        <w:rPr>
          <w:spacing w:val="2"/>
          <w:sz w:val="24"/>
          <w:szCs w:val="24"/>
        </w:rPr>
        <w:t>n</w:t>
      </w:r>
      <w:r>
        <w:rPr>
          <w:sz w:val="24"/>
          <w:szCs w:val="24"/>
        </w:rPr>
        <w:t>a</w:t>
      </w:r>
      <w:r>
        <w:rPr>
          <w:spacing w:val="3"/>
          <w:sz w:val="24"/>
          <w:szCs w:val="24"/>
        </w:rPr>
        <w:t xml:space="preserve"> </w:t>
      </w:r>
      <w:r>
        <w:rPr>
          <w:sz w:val="24"/>
          <w:szCs w:val="24"/>
        </w:rPr>
        <w:t>metode</w:t>
      </w:r>
      <w:r>
        <w:rPr>
          <w:spacing w:val="4"/>
          <w:sz w:val="24"/>
          <w:szCs w:val="24"/>
        </w:rPr>
        <w:t xml:space="preserve"> </w:t>
      </w:r>
      <w:r>
        <w:rPr>
          <w:i/>
          <w:sz w:val="24"/>
          <w:szCs w:val="24"/>
        </w:rPr>
        <w:t>Black Box</w:t>
      </w:r>
      <w:r>
        <w:rPr>
          <w:i/>
          <w:spacing w:val="1"/>
          <w:sz w:val="24"/>
          <w:szCs w:val="24"/>
        </w:rPr>
        <w:t xml:space="preserve"> T</w:t>
      </w:r>
      <w:r>
        <w:rPr>
          <w:i/>
          <w:spacing w:val="-1"/>
          <w:sz w:val="24"/>
          <w:szCs w:val="24"/>
        </w:rPr>
        <w:t>e</w:t>
      </w:r>
      <w:r>
        <w:rPr>
          <w:i/>
          <w:sz w:val="24"/>
          <w:szCs w:val="24"/>
        </w:rPr>
        <w:t>st</w:t>
      </w:r>
      <w:r>
        <w:rPr>
          <w:i/>
          <w:spacing w:val="1"/>
          <w:sz w:val="24"/>
          <w:szCs w:val="24"/>
        </w:rPr>
        <w:t>i</w:t>
      </w:r>
      <w:r>
        <w:rPr>
          <w:i/>
          <w:sz w:val="24"/>
          <w:szCs w:val="24"/>
        </w:rPr>
        <w:t xml:space="preserve">ng. </w:t>
      </w:r>
      <w:r>
        <w:rPr>
          <w:sz w:val="24"/>
          <w:szCs w:val="24"/>
        </w:rPr>
        <w:t>D</w:t>
      </w:r>
      <w:r>
        <w:rPr>
          <w:spacing w:val="-1"/>
          <w:sz w:val="24"/>
          <w:szCs w:val="24"/>
        </w:rPr>
        <w:t>e</w:t>
      </w:r>
      <w:r>
        <w:rPr>
          <w:spacing w:val="2"/>
          <w:sz w:val="24"/>
          <w:szCs w:val="24"/>
        </w:rPr>
        <w:t>n</w:t>
      </w:r>
      <w:r>
        <w:rPr>
          <w:spacing w:val="-2"/>
          <w:sz w:val="24"/>
          <w:szCs w:val="24"/>
        </w:rPr>
        <w:t>g</w:t>
      </w:r>
      <w:r>
        <w:rPr>
          <w:spacing w:val="-1"/>
          <w:sz w:val="24"/>
          <w:szCs w:val="24"/>
        </w:rPr>
        <w:t>a</w:t>
      </w:r>
      <w:r>
        <w:rPr>
          <w:sz w:val="24"/>
          <w:szCs w:val="24"/>
        </w:rPr>
        <w:t>n</w:t>
      </w:r>
      <w:r>
        <w:rPr>
          <w:spacing w:val="3"/>
          <w:sz w:val="24"/>
          <w:szCs w:val="24"/>
        </w:rPr>
        <w:t xml:space="preserve"> </w:t>
      </w:r>
      <w:r>
        <w:rPr>
          <w:sz w:val="24"/>
          <w:szCs w:val="24"/>
        </w:rPr>
        <w:t>mel</w:t>
      </w:r>
      <w:r>
        <w:rPr>
          <w:spacing w:val="-1"/>
          <w:sz w:val="24"/>
          <w:szCs w:val="24"/>
        </w:rPr>
        <w:t>a</w:t>
      </w:r>
      <w:r>
        <w:rPr>
          <w:spacing w:val="2"/>
          <w:sz w:val="24"/>
          <w:szCs w:val="24"/>
        </w:rPr>
        <w:t>k</w:t>
      </w:r>
      <w:r>
        <w:rPr>
          <w:sz w:val="24"/>
          <w:szCs w:val="24"/>
        </w:rPr>
        <w:t>uk</w:t>
      </w:r>
      <w:r>
        <w:rPr>
          <w:spacing w:val="-1"/>
          <w:sz w:val="24"/>
          <w:szCs w:val="24"/>
        </w:rPr>
        <w:t>a</w:t>
      </w:r>
      <w:r>
        <w:rPr>
          <w:sz w:val="24"/>
          <w:szCs w:val="24"/>
        </w:rPr>
        <w:t>n</w:t>
      </w:r>
      <w:r>
        <w:rPr>
          <w:spacing w:val="3"/>
          <w:sz w:val="24"/>
          <w:szCs w:val="24"/>
        </w:rPr>
        <w:t xml:space="preserve"> </w:t>
      </w:r>
      <w:r>
        <w:rPr>
          <w:sz w:val="24"/>
          <w:szCs w:val="24"/>
        </w:rPr>
        <w:t>uji</w:t>
      </w:r>
      <w:r>
        <w:rPr>
          <w:spacing w:val="6"/>
          <w:sz w:val="24"/>
          <w:szCs w:val="24"/>
        </w:rPr>
        <w:t xml:space="preserve"> </w:t>
      </w:r>
      <w:r>
        <w:rPr>
          <w:spacing w:val="-1"/>
          <w:sz w:val="24"/>
          <w:szCs w:val="24"/>
        </w:rPr>
        <w:t>c</w:t>
      </w:r>
      <w:r>
        <w:rPr>
          <w:sz w:val="24"/>
          <w:szCs w:val="24"/>
        </w:rPr>
        <w:t>oba</w:t>
      </w:r>
      <w:r>
        <w:rPr>
          <w:spacing w:val="2"/>
          <w:sz w:val="24"/>
          <w:szCs w:val="24"/>
        </w:rPr>
        <w:t xml:space="preserve"> </w:t>
      </w:r>
      <w:r>
        <w:rPr>
          <w:sz w:val="24"/>
          <w:szCs w:val="24"/>
        </w:rPr>
        <w:t>diha</w:t>
      </w:r>
      <w:r>
        <w:rPr>
          <w:spacing w:val="1"/>
          <w:sz w:val="24"/>
          <w:szCs w:val="24"/>
        </w:rPr>
        <w:t>r</w:t>
      </w:r>
      <w:r>
        <w:rPr>
          <w:spacing w:val="-1"/>
          <w:sz w:val="24"/>
          <w:szCs w:val="24"/>
        </w:rPr>
        <w:t>a</w:t>
      </w:r>
      <w:r>
        <w:rPr>
          <w:sz w:val="24"/>
          <w:szCs w:val="24"/>
        </w:rPr>
        <w:t>pk</w:t>
      </w:r>
      <w:r>
        <w:rPr>
          <w:spacing w:val="-1"/>
          <w:sz w:val="24"/>
          <w:szCs w:val="24"/>
        </w:rPr>
        <w:t>a</w:t>
      </w:r>
      <w:r>
        <w:rPr>
          <w:sz w:val="24"/>
          <w:szCs w:val="24"/>
        </w:rPr>
        <w:t>n,</w:t>
      </w:r>
      <w:r>
        <w:rPr>
          <w:spacing w:val="3"/>
          <w:sz w:val="24"/>
          <w:szCs w:val="24"/>
        </w:rPr>
        <w:t xml:space="preserve"> </w:t>
      </w:r>
      <w:r>
        <w:rPr>
          <w:sz w:val="24"/>
          <w:szCs w:val="24"/>
        </w:rPr>
        <w:t>si</w:t>
      </w:r>
      <w:r>
        <w:rPr>
          <w:spacing w:val="1"/>
          <w:sz w:val="24"/>
          <w:szCs w:val="24"/>
        </w:rPr>
        <w:t>s</w:t>
      </w:r>
      <w:r>
        <w:rPr>
          <w:sz w:val="24"/>
          <w:szCs w:val="24"/>
        </w:rPr>
        <w:t>tem</w:t>
      </w:r>
      <w:r>
        <w:rPr>
          <w:spacing w:val="7"/>
          <w:sz w:val="24"/>
          <w:szCs w:val="24"/>
        </w:rPr>
        <w:t xml:space="preserve"> </w:t>
      </w:r>
      <w:r>
        <w:rPr>
          <w:spacing w:val="-5"/>
          <w:sz w:val="24"/>
          <w:szCs w:val="24"/>
        </w:rPr>
        <w:t>y</w:t>
      </w:r>
      <w:r>
        <w:rPr>
          <w:spacing w:val="1"/>
          <w:sz w:val="24"/>
          <w:szCs w:val="24"/>
        </w:rPr>
        <w:t>a</w:t>
      </w:r>
      <w:r>
        <w:rPr>
          <w:spacing w:val="2"/>
          <w:sz w:val="24"/>
          <w:szCs w:val="24"/>
        </w:rPr>
        <w:t>n</w:t>
      </w:r>
      <w:r>
        <w:rPr>
          <w:sz w:val="24"/>
          <w:szCs w:val="24"/>
        </w:rPr>
        <w:t>g dibuat</w:t>
      </w:r>
      <w:r>
        <w:rPr>
          <w:spacing w:val="3"/>
          <w:sz w:val="24"/>
          <w:szCs w:val="24"/>
        </w:rPr>
        <w:t xml:space="preserve"> </w:t>
      </w:r>
      <w:r>
        <w:rPr>
          <w:sz w:val="24"/>
          <w:szCs w:val="24"/>
        </w:rPr>
        <w:t>s</w:t>
      </w:r>
      <w:r>
        <w:rPr>
          <w:spacing w:val="-1"/>
          <w:sz w:val="24"/>
          <w:szCs w:val="24"/>
        </w:rPr>
        <w:t>e</w:t>
      </w:r>
      <w:r>
        <w:rPr>
          <w:sz w:val="24"/>
          <w:szCs w:val="24"/>
        </w:rPr>
        <w:t>suai d</w:t>
      </w:r>
      <w:r>
        <w:rPr>
          <w:spacing w:val="-1"/>
          <w:sz w:val="24"/>
          <w:szCs w:val="24"/>
        </w:rPr>
        <w:t>e</w:t>
      </w:r>
      <w:r>
        <w:rPr>
          <w:sz w:val="24"/>
          <w:szCs w:val="24"/>
        </w:rPr>
        <w:t>ng</w:t>
      </w:r>
      <w:r>
        <w:rPr>
          <w:spacing w:val="-1"/>
          <w:sz w:val="24"/>
          <w:szCs w:val="24"/>
        </w:rPr>
        <w:t>a</w:t>
      </w:r>
      <w:r>
        <w:rPr>
          <w:sz w:val="24"/>
          <w:szCs w:val="24"/>
        </w:rPr>
        <w:t>n d</w:t>
      </w:r>
      <w:r>
        <w:rPr>
          <w:spacing w:val="-1"/>
          <w:sz w:val="24"/>
          <w:szCs w:val="24"/>
        </w:rPr>
        <w:t>e</w:t>
      </w:r>
      <w:r>
        <w:rPr>
          <w:sz w:val="24"/>
          <w:szCs w:val="24"/>
        </w:rPr>
        <w:t>s</w:t>
      </w:r>
      <w:r>
        <w:rPr>
          <w:spacing w:val="-1"/>
          <w:sz w:val="24"/>
          <w:szCs w:val="24"/>
        </w:rPr>
        <w:t>a</w:t>
      </w:r>
      <w:r>
        <w:rPr>
          <w:sz w:val="24"/>
          <w:szCs w:val="24"/>
        </w:rPr>
        <w:t xml:space="preserve">in </w:t>
      </w:r>
      <w:r>
        <w:rPr>
          <w:spacing w:val="3"/>
          <w:sz w:val="24"/>
          <w:szCs w:val="24"/>
        </w:rPr>
        <w:t>d</w:t>
      </w:r>
      <w:r>
        <w:rPr>
          <w:spacing w:val="-1"/>
          <w:sz w:val="24"/>
          <w:szCs w:val="24"/>
        </w:rPr>
        <w:t>a</w:t>
      </w:r>
      <w:r>
        <w:rPr>
          <w:sz w:val="24"/>
          <w:szCs w:val="24"/>
        </w:rPr>
        <w:t>n tu</w:t>
      </w:r>
      <w:r>
        <w:rPr>
          <w:spacing w:val="1"/>
          <w:sz w:val="24"/>
          <w:szCs w:val="24"/>
        </w:rPr>
        <w:t>j</w:t>
      </w:r>
      <w:r>
        <w:rPr>
          <w:sz w:val="24"/>
          <w:szCs w:val="24"/>
        </w:rPr>
        <w:t>u</w:t>
      </w:r>
      <w:r>
        <w:rPr>
          <w:spacing w:val="-1"/>
          <w:sz w:val="24"/>
          <w:szCs w:val="24"/>
        </w:rPr>
        <w:t>a</w:t>
      </w:r>
      <w:r>
        <w:rPr>
          <w:sz w:val="24"/>
          <w:szCs w:val="24"/>
        </w:rPr>
        <w:t>n</w:t>
      </w:r>
      <w:r>
        <w:rPr>
          <w:spacing w:val="2"/>
          <w:sz w:val="24"/>
          <w:szCs w:val="24"/>
        </w:rPr>
        <w:t xml:space="preserve"> </w:t>
      </w:r>
      <w:r>
        <w:rPr>
          <w:sz w:val="24"/>
          <w:szCs w:val="24"/>
        </w:rPr>
        <w:t>p</w:t>
      </w:r>
      <w:r>
        <w:rPr>
          <w:spacing w:val="-1"/>
          <w:sz w:val="24"/>
          <w:szCs w:val="24"/>
        </w:rPr>
        <w:t>e</w:t>
      </w:r>
      <w:r>
        <w:rPr>
          <w:sz w:val="24"/>
          <w:szCs w:val="24"/>
        </w:rPr>
        <w:t>n</w:t>
      </w:r>
      <w:r>
        <w:rPr>
          <w:spacing w:val="-1"/>
          <w:sz w:val="24"/>
          <w:szCs w:val="24"/>
        </w:rPr>
        <w:t>e</w:t>
      </w:r>
      <w:r>
        <w:rPr>
          <w:sz w:val="24"/>
          <w:szCs w:val="24"/>
        </w:rPr>
        <w:t>l</w:t>
      </w:r>
      <w:r>
        <w:rPr>
          <w:spacing w:val="1"/>
          <w:sz w:val="24"/>
          <w:szCs w:val="24"/>
        </w:rPr>
        <w:t>i</w:t>
      </w:r>
      <w:r>
        <w:rPr>
          <w:sz w:val="24"/>
          <w:szCs w:val="24"/>
        </w:rPr>
        <w:t>t</w:t>
      </w:r>
      <w:r>
        <w:rPr>
          <w:spacing w:val="1"/>
          <w:sz w:val="24"/>
          <w:szCs w:val="24"/>
        </w:rPr>
        <w:t>i</w:t>
      </w:r>
      <w:r>
        <w:rPr>
          <w:spacing w:val="-1"/>
          <w:sz w:val="24"/>
          <w:szCs w:val="24"/>
        </w:rPr>
        <w:t>a</w:t>
      </w:r>
      <w:r>
        <w:rPr>
          <w:sz w:val="24"/>
          <w:szCs w:val="24"/>
        </w:rPr>
        <w:t>n.</w:t>
      </w:r>
    </w:p>
    <w:p w:rsidR="00B60138" w:rsidRPr="00B60138" w:rsidRDefault="00B60138" w:rsidP="00B60138">
      <w:pPr>
        <w:spacing w:before="7" w:line="359" w:lineRule="auto"/>
        <w:ind w:left="1980" w:right="20" w:hanging="270"/>
        <w:jc w:val="both"/>
        <w:rPr>
          <w:sz w:val="24"/>
          <w:szCs w:val="24"/>
        </w:rPr>
      </w:pPr>
    </w:p>
    <w:p w:rsidR="0062571F" w:rsidRPr="00E93DA9" w:rsidRDefault="0062571F" w:rsidP="0062571F">
      <w:pPr>
        <w:pStyle w:val="ListParagraph"/>
        <w:numPr>
          <w:ilvl w:val="1"/>
          <w:numId w:val="1"/>
        </w:numPr>
        <w:spacing w:line="360" w:lineRule="auto"/>
        <w:ind w:left="720" w:firstLine="0"/>
        <w:jc w:val="both"/>
        <w:rPr>
          <w:rFonts w:ascii="Times New Roman" w:hAnsi="Times New Roman" w:cs="Times New Roman"/>
          <w:b/>
          <w:sz w:val="24"/>
          <w:szCs w:val="24"/>
        </w:rPr>
      </w:pPr>
      <w:r w:rsidRPr="00E93DA9">
        <w:rPr>
          <w:rFonts w:ascii="Times New Roman" w:hAnsi="Times New Roman" w:cs="Times New Roman"/>
          <w:b/>
          <w:sz w:val="24"/>
          <w:szCs w:val="24"/>
        </w:rPr>
        <w:t>Sistematika Penulisan</w:t>
      </w:r>
    </w:p>
    <w:p w:rsidR="0062571F" w:rsidRPr="00990B93" w:rsidRDefault="0062571F" w:rsidP="0062571F">
      <w:pPr>
        <w:pStyle w:val="ListParagraph"/>
        <w:spacing w:line="360" w:lineRule="auto"/>
        <w:jc w:val="both"/>
        <w:rPr>
          <w:rFonts w:ascii="Times New Roman" w:hAnsi="Times New Roman" w:cs="Times New Roman"/>
          <w:b/>
          <w:sz w:val="28"/>
          <w:szCs w:val="28"/>
        </w:rPr>
      </w:pPr>
    </w:p>
    <w:p w:rsidR="0062571F" w:rsidRPr="001F556F" w:rsidRDefault="0062571F" w:rsidP="001F556F">
      <w:pPr>
        <w:pStyle w:val="ListParagraph"/>
        <w:spacing w:line="360" w:lineRule="auto"/>
        <w:ind w:firstLine="720"/>
        <w:jc w:val="both"/>
        <w:rPr>
          <w:rFonts w:ascii="Times New Roman" w:hAnsi="Times New Roman" w:cs="Times New Roman"/>
          <w:sz w:val="24"/>
          <w:szCs w:val="24"/>
        </w:rPr>
      </w:pPr>
      <w:r w:rsidRPr="00EA2E59">
        <w:rPr>
          <w:rFonts w:ascii="Times New Roman" w:hAnsi="Times New Roman" w:cs="Times New Roman"/>
          <w:sz w:val="24"/>
          <w:szCs w:val="24"/>
        </w:rPr>
        <w:t xml:space="preserve">Secara garis besar penulisan laporan tugas </w:t>
      </w:r>
      <w:r>
        <w:rPr>
          <w:rFonts w:ascii="Times New Roman" w:hAnsi="Times New Roman" w:cs="Times New Roman"/>
          <w:sz w:val="24"/>
          <w:szCs w:val="24"/>
        </w:rPr>
        <w:t xml:space="preserve">akhir ini terdiri dari enam bab. Adapun sistematika </w:t>
      </w:r>
      <w:r w:rsidRPr="009F42B3">
        <w:rPr>
          <w:rFonts w:ascii="Times New Roman" w:hAnsi="Times New Roman" w:cs="Times New Roman"/>
          <w:sz w:val="24"/>
          <w:szCs w:val="24"/>
        </w:rPr>
        <w:t xml:space="preserve">penulisan laporan tugas akhir ini adalah sebagai </w:t>
      </w:r>
      <w:proofErr w:type="gramStart"/>
      <w:r w:rsidRPr="009F42B3">
        <w:rPr>
          <w:rFonts w:ascii="Times New Roman" w:hAnsi="Times New Roman" w:cs="Times New Roman"/>
          <w:sz w:val="24"/>
          <w:szCs w:val="24"/>
        </w:rPr>
        <w:t>berikut :</w:t>
      </w:r>
      <w:proofErr w:type="gramEnd"/>
    </w:p>
    <w:p w:rsidR="0062571F" w:rsidRPr="00DE7176" w:rsidRDefault="0062571F" w:rsidP="0062571F">
      <w:pPr>
        <w:spacing w:line="360" w:lineRule="auto"/>
        <w:ind w:left="720"/>
        <w:jc w:val="both"/>
        <w:rPr>
          <w:rFonts w:ascii="Times New Roman" w:hAnsi="Times New Roman" w:cs="Times New Roman"/>
          <w:sz w:val="24"/>
          <w:szCs w:val="24"/>
        </w:rPr>
      </w:pPr>
      <w:r w:rsidRPr="00DE7176">
        <w:rPr>
          <w:rFonts w:ascii="Times New Roman" w:hAnsi="Times New Roman" w:cs="Times New Roman"/>
          <w:sz w:val="24"/>
          <w:szCs w:val="24"/>
        </w:rPr>
        <w:t>BAB 1</w:t>
      </w:r>
      <w:r w:rsidRPr="00DE7176">
        <w:rPr>
          <w:rFonts w:ascii="Times New Roman" w:hAnsi="Times New Roman" w:cs="Times New Roman"/>
          <w:sz w:val="24"/>
          <w:szCs w:val="24"/>
        </w:rPr>
        <w:tab/>
      </w:r>
      <w:r>
        <w:rPr>
          <w:rFonts w:ascii="Times New Roman" w:hAnsi="Times New Roman" w:cs="Times New Roman"/>
          <w:sz w:val="24"/>
          <w:szCs w:val="24"/>
        </w:rPr>
        <w:tab/>
      </w:r>
      <w:r w:rsidRPr="00DE7176">
        <w:rPr>
          <w:rFonts w:ascii="Times New Roman" w:hAnsi="Times New Roman" w:cs="Times New Roman"/>
          <w:sz w:val="24"/>
          <w:szCs w:val="24"/>
        </w:rPr>
        <w:t>:</w:t>
      </w:r>
      <w:r w:rsidRPr="00DE7176">
        <w:rPr>
          <w:rFonts w:ascii="Times New Roman" w:hAnsi="Times New Roman" w:cs="Times New Roman"/>
          <w:sz w:val="24"/>
          <w:szCs w:val="24"/>
        </w:rPr>
        <w:tab/>
        <w:t>PENDAHULUAN</w:t>
      </w:r>
    </w:p>
    <w:p w:rsidR="0062571F" w:rsidRPr="00B60138" w:rsidRDefault="0062571F" w:rsidP="00B60138">
      <w:pPr>
        <w:pStyle w:val="ListParagraph"/>
        <w:tabs>
          <w:tab w:val="left" w:pos="2970"/>
        </w:tabs>
        <w:spacing w:line="360" w:lineRule="auto"/>
        <w:ind w:left="2880"/>
        <w:jc w:val="both"/>
        <w:rPr>
          <w:rFonts w:ascii="Times New Roman" w:hAnsi="Times New Roman" w:cs="Times New Roman"/>
          <w:sz w:val="24"/>
          <w:szCs w:val="24"/>
        </w:rPr>
      </w:pPr>
      <w:r w:rsidRPr="00EA2E59">
        <w:rPr>
          <w:rFonts w:ascii="Times New Roman" w:hAnsi="Times New Roman" w:cs="Times New Roman"/>
          <w:sz w:val="24"/>
          <w:szCs w:val="24"/>
        </w:rPr>
        <w:lastRenderedPageBreak/>
        <w:t>Bab ini menjelaskan permasalahan yang ada beserta solusi</w:t>
      </w:r>
      <w:r>
        <w:rPr>
          <w:rFonts w:ascii="Times New Roman" w:hAnsi="Times New Roman" w:cs="Times New Roman"/>
          <w:sz w:val="24"/>
          <w:szCs w:val="24"/>
        </w:rPr>
        <w:t xml:space="preserve"> yang digunakan </w:t>
      </w:r>
      <w:r w:rsidRPr="00DE7176">
        <w:rPr>
          <w:rFonts w:ascii="Times New Roman" w:hAnsi="Times New Roman" w:cs="Times New Roman"/>
          <w:sz w:val="24"/>
          <w:szCs w:val="24"/>
        </w:rPr>
        <w:t>untuk menyelesaikan permasalahan</w:t>
      </w:r>
      <w:r>
        <w:rPr>
          <w:rFonts w:ascii="Times New Roman" w:hAnsi="Times New Roman" w:cs="Times New Roman"/>
          <w:sz w:val="24"/>
          <w:szCs w:val="24"/>
        </w:rPr>
        <w:t xml:space="preserve"> </w:t>
      </w:r>
      <w:r w:rsidRPr="00DE7176">
        <w:rPr>
          <w:rFonts w:ascii="Times New Roman" w:hAnsi="Times New Roman" w:cs="Times New Roman"/>
          <w:sz w:val="24"/>
          <w:szCs w:val="24"/>
        </w:rPr>
        <w:t>tersebut. Pe</w:t>
      </w:r>
      <w:r>
        <w:rPr>
          <w:rFonts w:ascii="Times New Roman" w:hAnsi="Times New Roman" w:cs="Times New Roman"/>
          <w:sz w:val="24"/>
          <w:szCs w:val="24"/>
        </w:rPr>
        <w:t xml:space="preserve">njelasan tersebut akan dibagi - </w:t>
      </w:r>
      <w:r w:rsidRPr="00DE7176">
        <w:rPr>
          <w:rFonts w:ascii="Times New Roman" w:hAnsi="Times New Roman" w:cs="Times New Roman"/>
          <w:sz w:val="24"/>
          <w:szCs w:val="24"/>
        </w:rPr>
        <w:t>bagi menjadi</w:t>
      </w:r>
      <w:r>
        <w:rPr>
          <w:rFonts w:ascii="Times New Roman" w:hAnsi="Times New Roman" w:cs="Times New Roman"/>
          <w:sz w:val="24"/>
          <w:szCs w:val="24"/>
        </w:rPr>
        <w:t xml:space="preserve"> </w:t>
      </w:r>
      <w:r w:rsidRPr="00DE7176">
        <w:rPr>
          <w:rFonts w:ascii="Times New Roman" w:hAnsi="Times New Roman" w:cs="Times New Roman"/>
          <w:sz w:val="24"/>
          <w:szCs w:val="24"/>
        </w:rPr>
        <w:t>beberapa sub bab yaitu latar belakang masalah, perumusan</w:t>
      </w:r>
      <w:r>
        <w:rPr>
          <w:rFonts w:ascii="Times New Roman" w:hAnsi="Times New Roman" w:cs="Times New Roman"/>
          <w:sz w:val="24"/>
          <w:szCs w:val="24"/>
        </w:rPr>
        <w:t xml:space="preserve"> </w:t>
      </w:r>
      <w:r w:rsidRPr="00DE7176">
        <w:rPr>
          <w:rFonts w:ascii="Times New Roman" w:hAnsi="Times New Roman" w:cs="Times New Roman"/>
          <w:sz w:val="24"/>
          <w:szCs w:val="24"/>
        </w:rPr>
        <w:t>masalah, batasan masalah, tujuan dari tugas akhir, metodologi penelitian dan sistematika</w:t>
      </w:r>
      <w:r>
        <w:rPr>
          <w:rFonts w:ascii="Times New Roman" w:hAnsi="Times New Roman" w:cs="Times New Roman"/>
          <w:sz w:val="24"/>
          <w:szCs w:val="24"/>
        </w:rPr>
        <w:t xml:space="preserve"> </w:t>
      </w:r>
      <w:r w:rsidRPr="00DE7176">
        <w:rPr>
          <w:rFonts w:ascii="Times New Roman" w:hAnsi="Times New Roman" w:cs="Times New Roman"/>
          <w:sz w:val="24"/>
          <w:szCs w:val="24"/>
        </w:rPr>
        <w:t>penulisan.</w:t>
      </w:r>
    </w:p>
    <w:p w:rsidR="0062571F" w:rsidRDefault="0062571F" w:rsidP="0062571F">
      <w:pPr>
        <w:pStyle w:val="ListParagraph"/>
        <w:tabs>
          <w:tab w:val="left" w:pos="2970"/>
        </w:tabs>
        <w:spacing w:line="360" w:lineRule="auto"/>
        <w:ind w:left="2880"/>
        <w:jc w:val="both"/>
        <w:rPr>
          <w:rFonts w:ascii="Times New Roman" w:hAnsi="Times New Roman" w:cs="Times New Roman"/>
          <w:sz w:val="24"/>
          <w:szCs w:val="24"/>
        </w:rPr>
      </w:pPr>
    </w:p>
    <w:p w:rsidR="0062571F" w:rsidRPr="00DE7176" w:rsidRDefault="0062571F" w:rsidP="0062571F">
      <w:pPr>
        <w:tabs>
          <w:tab w:val="left" w:pos="216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BAB II     </w:t>
      </w:r>
      <w:r>
        <w:rPr>
          <w:rFonts w:ascii="Times New Roman" w:hAnsi="Times New Roman" w:cs="Times New Roman"/>
          <w:sz w:val="24"/>
          <w:szCs w:val="24"/>
        </w:rPr>
        <w:tab/>
      </w:r>
      <w:r w:rsidRPr="00DE7176">
        <w:rPr>
          <w:rFonts w:ascii="Times New Roman" w:hAnsi="Times New Roman" w:cs="Times New Roman"/>
          <w:sz w:val="24"/>
          <w:szCs w:val="24"/>
        </w:rPr>
        <w:t>:</w:t>
      </w:r>
      <w:r w:rsidRPr="00DE7176">
        <w:rPr>
          <w:rFonts w:ascii="Times New Roman" w:hAnsi="Times New Roman" w:cs="Times New Roman"/>
          <w:sz w:val="24"/>
          <w:szCs w:val="24"/>
        </w:rPr>
        <w:tab/>
        <w:t>TINJAUAN PUSTAKA</w:t>
      </w:r>
    </w:p>
    <w:p w:rsidR="0062571F" w:rsidRDefault="0062571F" w:rsidP="0062571F">
      <w:pPr>
        <w:spacing w:line="360" w:lineRule="auto"/>
        <w:ind w:left="2880"/>
        <w:jc w:val="both"/>
        <w:rPr>
          <w:rFonts w:ascii="Times New Roman" w:hAnsi="Times New Roman" w:cs="Times New Roman"/>
          <w:sz w:val="24"/>
          <w:szCs w:val="24"/>
        </w:rPr>
      </w:pPr>
      <w:r w:rsidRPr="00DE7176">
        <w:rPr>
          <w:rFonts w:ascii="Times New Roman" w:hAnsi="Times New Roman" w:cs="Times New Roman"/>
          <w:sz w:val="24"/>
          <w:szCs w:val="24"/>
        </w:rPr>
        <w:t>Bab ini membahas secara singkat yang berhubungan</w:t>
      </w:r>
      <w:r>
        <w:rPr>
          <w:rFonts w:ascii="Times New Roman" w:hAnsi="Times New Roman" w:cs="Times New Roman"/>
          <w:sz w:val="24"/>
          <w:szCs w:val="24"/>
        </w:rPr>
        <w:t xml:space="preserve"> dengan pokok </w:t>
      </w:r>
      <w:r w:rsidRPr="00DE7176">
        <w:rPr>
          <w:rFonts w:ascii="Times New Roman" w:hAnsi="Times New Roman" w:cs="Times New Roman"/>
          <w:sz w:val="24"/>
          <w:szCs w:val="24"/>
        </w:rPr>
        <w:t>pembahasan yang dipakai untuk</w:t>
      </w:r>
      <w:r>
        <w:rPr>
          <w:rFonts w:ascii="Times New Roman" w:hAnsi="Times New Roman" w:cs="Times New Roman"/>
          <w:sz w:val="24"/>
          <w:szCs w:val="24"/>
        </w:rPr>
        <w:t xml:space="preserve"> </w:t>
      </w:r>
      <w:r w:rsidRPr="00DE7176">
        <w:rPr>
          <w:rFonts w:ascii="Times New Roman" w:hAnsi="Times New Roman" w:cs="Times New Roman"/>
          <w:sz w:val="24"/>
          <w:szCs w:val="24"/>
        </w:rPr>
        <w:t>menyelesaikan permasalahan dimana berkaitan dengan</w:t>
      </w:r>
      <w:r>
        <w:rPr>
          <w:rFonts w:ascii="Times New Roman" w:hAnsi="Times New Roman" w:cs="Times New Roman"/>
          <w:sz w:val="24"/>
          <w:szCs w:val="24"/>
        </w:rPr>
        <w:t xml:space="preserve"> </w:t>
      </w:r>
      <w:r w:rsidRPr="00DE7176">
        <w:rPr>
          <w:rFonts w:ascii="Times New Roman" w:hAnsi="Times New Roman" w:cs="Times New Roman"/>
          <w:sz w:val="24"/>
          <w:szCs w:val="24"/>
        </w:rPr>
        <w:t>aplikasi pemesanan paket wisata di indonesia berbasis</w:t>
      </w:r>
      <w:r>
        <w:rPr>
          <w:rFonts w:ascii="Times New Roman" w:hAnsi="Times New Roman" w:cs="Times New Roman"/>
          <w:sz w:val="24"/>
          <w:szCs w:val="24"/>
        </w:rPr>
        <w:t xml:space="preserve"> </w:t>
      </w:r>
      <w:r w:rsidRPr="00DE7176">
        <w:rPr>
          <w:rFonts w:ascii="Times New Roman" w:hAnsi="Times New Roman" w:cs="Times New Roman"/>
          <w:sz w:val="24"/>
          <w:szCs w:val="24"/>
        </w:rPr>
        <w:t>android.</w:t>
      </w:r>
    </w:p>
    <w:p w:rsidR="0062571F" w:rsidRDefault="0062571F" w:rsidP="0062571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BAB III</w:t>
      </w:r>
      <w:r>
        <w:rPr>
          <w:rFonts w:ascii="Times New Roman" w:hAnsi="Times New Roman" w:cs="Times New Roman"/>
          <w:sz w:val="24"/>
          <w:szCs w:val="24"/>
        </w:rPr>
        <w:tab/>
        <w:t>:</w:t>
      </w:r>
      <w:r>
        <w:rPr>
          <w:rFonts w:ascii="Times New Roman" w:hAnsi="Times New Roman" w:cs="Times New Roman"/>
          <w:sz w:val="24"/>
          <w:szCs w:val="24"/>
        </w:rPr>
        <w:tab/>
      </w:r>
      <w:r w:rsidRPr="00DE7176">
        <w:rPr>
          <w:rFonts w:ascii="Times New Roman" w:hAnsi="Times New Roman" w:cs="Times New Roman"/>
          <w:sz w:val="24"/>
          <w:szCs w:val="24"/>
        </w:rPr>
        <w:t>ANALISIS SISTEM BERJALAN</w:t>
      </w:r>
    </w:p>
    <w:p w:rsidR="0062571F" w:rsidRPr="00DE7176" w:rsidRDefault="0062571F" w:rsidP="0062571F">
      <w:pPr>
        <w:spacing w:line="360" w:lineRule="auto"/>
        <w:ind w:left="2880"/>
        <w:jc w:val="both"/>
        <w:rPr>
          <w:rFonts w:ascii="Times New Roman" w:hAnsi="Times New Roman" w:cs="Times New Roman"/>
          <w:sz w:val="24"/>
          <w:szCs w:val="24"/>
        </w:rPr>
      </w:pPr>
      <w:r w:rsidRPr="00DE7176">
        <w:rPr>
          <w:rFonts w:ascii="Times New Roman" w:hAnsi="Times New Roman" w:cs="Times New Roman"/>
          <w:sz w:val="24"/>
          <w:szCs w:val="24"/>
        </w:rPr>
        <w:t>Bab ini membahas tentang gambaran umum dan</w:t>
      </w:r>
      <w:r>
        <w:rPr>
          <w:rFonts w:ascii="Times New Roman" w:hAnsi="Times New Roman" w:cs="Times New Roman"/>
          <w:sz w:val="24"/>
          <w:szCs w:val="24"/>
        </w:rPr>
        <w:t xml:space="preserve"> </w:t>
      </w:r>
      <w:r w:rsidRPr="00DE7176">
        <w:rPr>
          <w:rFonts w:ascii="Times New Roman" w:hAnsi="Times New Roman" w:cs="Times New Roman"/>
          <w:sz w:val="24"/>
          <w:szCs w:val="24"/>
        </w:rPr>
        <w:t xml:space="preserve">perancangan dari aplikasi pemesanan paket </w:t>
      </w:r>
      <w:proofErr w:type="gramStart"/>
      <w:r w:rsidRPr="00DE7176">
        <w:rPr>
          <w:rFonts w:ascii="Times New Roman" w:hAnsi="Times New Roman" w:cs="Times New Roman"/>
          <w:sz w:val="24"/>
          <w:szCs w:val="24"/>
        </w:rPr>
        <w:t>wisata  berbasis</w:t>
      </w:r>
      <w:proofErr w:type="gramEnd"/>
      <w:r w:rsidRPr="00DE7176">
        <w:rPr>
          <w:rFonts w:ascii="Times New Roman" w:hAnsi="Times New Roman" w:cs="Times New Roman"/>
          <w:sz w:val="24"/>
          <w:szCs w:val="24"/>
        </w:rPr>
        <w:t xml:space="preserve"> android.</w:t>
      </w:r>
    </w:p>
    <w:p w:rsidR="0062571F" w:rsidRDefault="0062571F" w:rsidP="0062571F">
      <w:pPr>
        <w:pStyle w:val="ListParagraph"/>
        <w:spacing w:line="360" w:lineRule="auto"/>
        <w:jc w:val="both"/>
        <w:rPr>
          <w:rFonts w:ascii="Times New Roman" w:hAnsi="Times New Roman" w:cs="Times New Roman"/>
          <w:sz w:val="24"/>
          <w:szCs w:val="24"/>
        </w:rPr>
      </w:pPr>
      <w:r w:rsidRPr="00EA2E59">
        <w:rPr>
          <w:rFonts w:ascii="Times New Roman" w:hAnsi="Times New Roman" w:cs="Times New Roman"/>
          <w:sz w:val="24"/>
          <w:szCs w:val="24"/>
        </w:rPr>
        <w:t>BA</w:t>
      </w:r>
      <w:r>
        <w:rPr>
          <w:rFonts w:ascii="Times New Roman" w:hAnsi="Times New Roman" w:cs="Times New Roman"/>
          <w:sz w:val="24"/>
          <w:szCs w:val="24"/>
        </w:rPr>
        <w:t>B IV</w:t>
      </w:r>
      <w:r>
        <w:rPr>
          <w:rFonts w:ascii="Times New Roman" w:hAnsi="Times New Roman" w:cs="Times New Roman"/>
          <w:sz w:val="24"/>
          <w:szCs w:val="24"/>
        </w:rPr>
        <w:tab/>
        <w:t>:</w:t>
      </w:r>
      <w:r>
        <w:rPr>
          <w:rFonts w:ascii="Times New Roman" w:hAnsi="Times New Roman" w:cs="Times New Roman"/>
          <w:sz w:val="24"/>
          <w:szCs w:val="24"/>
        </w:rPr>
        <w:tab/>
        <w:t>IMPLEMENTASI DAN PEMBAHASAN</w:t>
      </w:r>
    </w:p>
    <w:p w:rsidR="0062571F" w:rsidRDefault="0062571F" w:rsidP="0062571F">
      <w:pPr>
        <w:pStyle w:val="ListParagraph"/>
        <w:spacing w:line="360" w:lineRule="auto"/>
        <w:ind w:left="2880"/>
        <w:jc w:val="both"/>
        <w:rPr>
          <w:rFonts w:ascii="Times New Roman" w:hAnsi="Times New Roman" w:cs="Times New Roman"/>
          <w:sz w:val="24"/>
          <w:szCs w:val="24"/>
        </w:rPr>
      </w:pPr>
      <w:r w:rsidRPr="00DE7176">
        <w:rPr>
          <w:rFonts w:ascii="Times New Roman" w:hAnsi="Times New Roman" w:cs="Times New Roman"/>
          <w:sz w:val="24"/>
          <w:szCs w:val="24"/>
        </w:rPr>
        <w:t>Bab ini membahas tentang implementasi dari aplikasi yang</w:t>
      </w:r>
      <w:r>
        <w:rPr>
          <w:rFonts w:ascii="Times New Roman" w:hAnsi="Times New Roman" w:cs="Times New Roman"/>
          <w:sz w:val="24"/>
          <w:szCs w:val="24"/>
        </w:rPr>
        <w:t xml:space="preserve"> dibuat secara </w:t>
      </w:r>
      <w:r w:rsidRPr="00DE7176">
        <w:rPr>
          <w:rFonts w:ascii="Times New Roman" w:hAnsi="Times New Roman" w:cs="Times New Roman"/>
          <w:sz w:val="24"/>
          <w:szCs w:val="24"/>
        </w:rPr>
        <w:t>keseluruhan serta melakukan pengujian dan e</w:t>
      </w:r>
      <w:r>
        <w:rPr>
          <w:rFonts w:ascii="Times New Roman" w:hAnsi="Times New Roman" w:cs="Times New Roman"/>
          <w:sz w:val="24"/>
          <w:szCs w:val="24"/>
        </w:rPr>
        <w:t xml:space="preserve">valuasi terhadap aplikasi yang </w:t>
      </w:r>
      <w:r w:rsidRPr="00DE7176">
        <w:rPr>
          <w:rFonts w:ascii="Times New Roman" w:hAnsi="Times New Roman" w:cs="Times New Roman"/>
          <w:sz w:val="24"/>
          <w:szCs w:val="24"/>
        </w:rPr>
        <w:t>dibuat untuk mengetahui</w:t>
      </w:r>
      <w:r>
        <w:rPr>
          <w:rFonts w:ascii="Times New Roman" w:hAnsi="Times New Roman" w:cs="Times New Roman"/>
          <w:sz w:val="24"/>
          <w:szCs w:val="24"/>
        </w:rPr>
        <w:t xml:space="preserve"> </w:t>
      </w:r>
      <w:r w:rsidRPr="00DE7176">
        <w:rPr>
          <w:rFonts w:ascii="Times New Roman" w:hAnsi="Times New Roman" w:cs="Times New Roman"/>
          <w:sz w:val="24"/>
          <w:szCs w:val="24"/>
        </w:rPr>
        <w:t>apakah aplika</w:t>
      </w:r>
      <w:r>
        <w:rPr>
          <w:rFonts w:ascii="Times New Roman" w:hAnsi="Times New Roman" w:cs="Times New Roman"/>
          <w:sz w:val="24"/>
          <w:szCs w:val="24"/>
        </w:rPr>
        <w:t xml:space="preserve">si tersebut dapat menyelesaikan </w:t>
      </w:r>
      <w:r w:rsidRPr="00DE7176">
        <w:rPr>
          <w:rFonts w:ascii="Times New Roman" w:hAnsi="Times New Roman" w:cs="Times New Roman"/>
          <w:sz w:val="24"/>
          <w:szCs w:val="24"/>
        </w:rPr>
        <w:t>permasalahan</w:t>
      </w:r>
      <w:r>
        <w:rPr>
          <w:rFonts w:ascii="Times New Roman" w:hAnsi="Times New Roman" w:cs="Times New Roman"/>
          <w:sz w:val="24"/>
          <w:szCs w:val="24"/>
        </w:rPr>
        <w:t xml:space="preserve"> </w:t>
      </w:r>
      <w:r w:rsidRPr="00DE7176">
        <w:rPr>
          <w:rFonts w:ascii="Times New Roman" w:hAnsi="Times New Roman" w:cs="Times New Roman"/>
          <w:sz w:val="24"/>
          <w:szCs w:val="24"/>
        </w:rPr>
        <w:t>yang dihadapi sesuai dengan yang diharapkan.</w:t>
      </w:r>
    </w:p>
    <w:p w:rsidR="001F556F" w:rsidRPr="00DE7176" w:rsidRDefault="001F556F" w:rsidP="0062571F">
      <w:pPr>
        <w:pStyle w:val="ListParagraph"/>
        <w:spacing w:line="360" w:lineRule="auto"/>
        <w:ind w:left="2880"/>
        <w:jc w:val="both"/>
        <w:rPr>
          <w:rFonts w:ascii="Times New Roman" w:hAnsi="Times New Roman" w:cs="Times New Roman"/>
          <w:sz w:val="24"/>
          <w:szCs w:val="24"/>
        </w:rPr>
      </w:pPr>
    </w:p>
    <w:p w:rsidR="0062571F" w:rsidRDefault="0062571F" w:rsidP="0062571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BAB V</w:t>
      </w:r>
      <w:r>
        <w:rPr>
          <w:rFonts w:ascii="Times New Roman" w:hAnsi="Times New Roman" w:cs="Times New Roman"/>
          <w:sz w:val="24"/>
          <w:szCs w:val="24"/>
        </w:rPr>
        <w:tab/>
        <w:t>:</w:t>
      </w:r>
      <w:r>
        <w:rPr>
          <w:rFonts w:ascii="Times New Roman" w:hAnsi="Times New Roman" w:cs="Times New Roman"/>
          <w:sz w:val="24"/>
          <w:szCs w:val="24"/>
        </w:rPr>
        <w:tab/>
        <w:t>PENUTUP</w:t>
      </w:r>
    </w:p>
    <w:p w:rsidR="0062571F" w:rsidRDefault="0062571F" w:rsidP="0062571F">
      <w:pPr>
        <w:pStyle w:val="ListParagraph"/>
        <w:spacing w:line="360" w:lineRule="auto"/>
        <w:ind w:left="2880"/>
        <w:jc w:val="both"/>
        <w:rPr>
          <w:rFonts w:ascii="Times New Roman" w:hAnsi="Times New Roman" w:cs="Times New Roman"/>
          <w:sz w:val="24"/>
          <w:szCs w:val="24"/>
        </w:rPr>
      </w:pPr>
      <w:r w:rsidRPr="00DE7176">
        <w:rPr>
          <w:rFonts w:ascii="Times New Roman" w:hAnsi="Times New Roman" w:cs="Times New Roman"/>
          <w:sz w:val="24"/>
          <w:szCs w:val="24"/>
        </w:rPr>
        <w:t>Bab ini membahas tentang kesimpulan dan saran.</w:t>
      </w:r>
    </w:p>
    <w:p w:rsidR="0062571F" w:rsidRDefault="0062571F" w:rsidP="0062571F">
      <w:pPr>
        <w:pStyle w:val="ListParagraph"/>
        <w:spacing w:line="360" w:lineRule="auto"/>
        <w:ind w:left="2880"/>
        <w:jc w:val="both"/>
        <w:rPr>
          <w:rFonts w:ascii="Times New Roman" w:hAnsi="Times New Roman" w:cs="Times New Roman"/>
          <w:sz w:val="24"/>
          <w:szCs w:val="24"/>
        </w:rPr>
      </w:pPr>
      <w:r w:rsidRPr="00DE7176">
        <w:rPr>
          <w:rFonts w:ascii="Times New Roman" w:hAnsi="Times New Roman" w:cs="Times New Roman"/>
          <w:sz w:val="24"/>
          <w:szCs w:val="24"/>
        </w:rPr>
        <w:t xml:space="preserve">Kesimpulan akan menjelaskan hasil dari evaluasi </w:t>
      </w:r>
      <w:proofErr w:type="gramStart"/>
      <w:r w:rsidRPr="00DE7176">
        <w:rPr>
          <w:rFonts w:ascii="Times New Roman" w:hAnsi="Times New Roman" w:cs="Times New Roman"/>
          <w:sz w:val="24"/>
          <w:szCs w:val="24"/>
        </w:rPr>
        <w:t>aplikasi,sedangkan</w:t>
      </w:r>
      <w:proofErr w:type="gramEnd"/>
      <w:r w:rsidRPr="00DE7176">
        <w:rPr>
          <w:rFonts w:ascii="Times New Roman" w:hAnsi="Times New Roman" w:cs="Times New Roman"/>
          <w:sz w:val="24"/>
          <w:szCs w:val="24"/>
        </w:rPr>
        <w:t xml:space="preserve"> saran akan menjelaskan tentang pengembangan</w:t>
      </w:r>
      <w:r>
        <w:rPr>
          <w:rFonts w:ascii="Times New Roman" w:hAnsi="Times New Roman" w:cs="Times New Roman"/>
          <w:sz w:val="24"/>
          <w:szCs w:val="24"/>
        </w:rPr>
        <w:t xml:space="preserve"> </w:t>
      </w:r>
      <w:r w:rsidRPr="00DE7176">
        <w:rPr>
          <w:rFonts w:ascii="Times New Roman" w:hAnsi="Times New Roman" w:cs="Times New Roman"/>
          <w:sz w:val="24"/>
          <w:szCs w:val="24"/>
        </w:rPr>
        <w:t>aplikasi secara lanjut.</w:t>
      </w:r>
    </w:p>
    <w:p w:rsidR="0062571F" w:rsidRPr="00DE7176" w:rsidRDefault="0062571F" w:rsidP="0062571F">
      <w:pPr>
        <w:pStyle w:val="ListParagraph"/>
        <w:spacing w:line="360" w:lineRule="auto"/>
        <w:ind w:left="2880"/>
        <w:jc w:val="both"/>
        <w:rPr>
          <w:rFonts w:ascii="Times New Roman" w:hAnsi="Times New Roman" w:cs="Times New Roman"/>
          <w:sz w:val="24"/>
          <w:szCs w:val="24"/>
        </w:rPr>
      </w:pPr>
    </w:p>
    <w:p w:rsidR="0062571F" w:rsidRDefault="0062571F" w:rsidP="0062571F">
      <w:pPr>
        <w:spacing w:before="29" w:line="359" w:lineRule="auto"/>
        <w:ind w:left="1710" w:right="80" w:hanging="270"/>
        <w:jc w:val="both"/>
        <w:rPr>
          <w:rFonts w:ascii="Times New Roman" w:eastAsia="Times New Roman" w:hAnsi="Times New Roman" w:cs="Times New Roman"/>
          <w:sz w:val="24"/>
          <w:szCs w:val="24"/>
        </w:rPr>
      </w:pPr>
    </w:p>
    <w:p w:rsidR="0062571F" w:rsidRDefault="0062571F" w:rsidP="0062571F">
      <w:pPr>
        <w:spacing w:before="29" w:line="359" w:lineRule="auto"/>
        <w:ind w:left="1710" w:right="80" w:hanging="270"/>
        <w:jc w:val="both"/>
        <w:rPr>
          <w:rFonts w:ascii="Times New Roman" w:eastAsia="Times New Roman" w:hAnsi="Times New Roman" w:cs="Times New Roman"/>
          <w:sz w:val="24"/>
          <w:szCs w:val="24"/>
        </w:rPr>
      </w:pPr>
    </w:p>
    <w:p w:rsidR="0062571F" w:rsidRPr="0062571F" w:rsidRDefault="0062571F" w:rsidP="0062571F">
      <w:pPr>
        <w:spacing w:before="29" w:line="359" w:lineRule="auto"/>
        <w:ind w:right="80"/>
        <w:jc w:val="both"/>
        <w:rPr>
          <w:sz w:val="24"/>
          <w:szCs w:val="24"/>
        </w:rPr>
        <w:sectPr w:rsidR="0062571F" w:rsidRPr="0062571F">
          <w:pgSz w:w="11920" w:h="16840"/>
          <w:pgMar w:top="960" w:right="1580" w:bottom="280" w:left="1680" w:header="731" w:footer="0" w:gutter="0"/>
          <w:cols w:space="720"/>
        </w:sectPr>
      </w:pPr>
    </w:p>
    <w:p w:rsidR="0062571F" w:rsidRDefault="0062571F" w:rsidP="0062571F">
      <w:pPr>
        <w:tabs>
          <w:tab w:val="left" w:pos="3240"/>
        </w:tabs>
        <w:spacing w:before="6" w:line="359" w:lineRule="auto"/>
        <w:ind w:right="81"/>
        <w:jc w:val="both"/>
        <w:rPr>
          <w:sz w:val="24"/>
          <w:szCs w:val="24"/>
        </w:rPr>
      </w:pPr>
    </w:p>
    <w:p w:rsidR="00310B29" w:rsidRPr="0062571F" w:rsidRDefault="0062571F" w:rsidP="0062571F">
      <w:pPr>
        <w:tabs>
          <w:tab w:val="left" w:pos="3240"/>
        </w:tabs>
        <w:rPr>
          <w:sz w:val="24"/>
          <w:szCs w:val="24"/>
        </w:rPr>
        <w:sectPr w:rsidR="00310B29" w:rsidRPr="0062571F">
          <w:pgSz w:w="11920" w:h="16840"/>
          <w:pgMar w:top="960" w:right="1580" w:bottom="280" w:left="1680" w:header="731" w:footer="0" w:gutter="0"/>
          <w:cols w:space="720"/>
        </w:sectPr>
      </w:pPr>
      <w:r>
        <w:rPr>
          <w:sz w:val="24"/>
          <w:szCs w:val="24"/>
        </w:rPr>
        <w:tab/>
      </w:r>
    </w:p>
    <w:p w:rsidR="00DD658F" w:rsidRPr="0062571F" w:rsidRDefault="00DD658F" w:rsidP="0062571F">
      <w:pPr>
        <w:spacing w:line="360" w:lineRule="auto"/>
        <w:jc w:val="both"/>
        <w:rPr>
          <w:rFonts w:ascii="Times New Roman" w:hAnsi="Times New Roman" w:cs="Times New Roman"/>
          <w:sz w:val="24"/>
          <w:szCs w:val="24"/>
        </w:rPr>
      </w:pPr>
    </w:p>
    <w:p w:rsidR="00E354D8" w:rsidRPr="00440FB8" w:rsidRDefault="00E354D8" w:rsidP="00A2610D">
      <w:pPr>
        <w:pStyle w:val="ListParagraph"/>
        <w:spacing w:line="360" w:lineRule="auto"/>
        <w:ind w:left="1800"/>
        <w:jc w:val="both"/>
        <w:rPr>
          <w:rFonts w:ascii="Times New Roman" w:hAnsi="Times New Roman" w:cs="Times New Roman"/>
          <w:sz w:val="24"/>
          <w:szCs w:val="24"/>
        </w:rPr>
      </w:pPr>
    </w:p>
    <w:p w:rsidR="00926DB6" w:rsidRPr="00926DB6" w:rsidRDefault="00926DB6" w:rsidP="00E354D8">
      <w:pPr>
        <w:ind w:left="3330" w:right="2810"/>
        <w:jc w:val="center"/>
        <w:rPr>
          <w:rFonts w:ascii="Times New Roman" w:eastAsia="Times New Roman" w:hAnsi="Times New Roman" w:cs="Times New Roman"/>
          <w:sz w:val="28"/>
          <w:szCs w:val="28"/>
        </w:rPr>
      </w:pPr>
      <w:r w:rsidRPr="00926DB6">
        <w:rPr>
          <w:rFonts w:ascii="Times New Roman" w:eastAsia="Times New Roman" w:hAnsi="Times New Roman" w:cs="Times New Roman"/>
          <w:b/>
          <w:sz w:val="28"/>
          <w:szCs w:val="28"/>
        </w:rPr>
        <w:t>B</w:t>
      </w:r>
      <w:r w:rsidRPr="00926DB6">
        <w:rPr>
          <w:rFonts w:ascii="Times New Roman" w:eastAsia="Times New Roman" w:hAnsi="Times New Roman" w:cs="Times New Roman"/>
          <w:b/>
          <w:spacing w:val="-1"/>
          <w:sz w:val="28"/>
          <w:szCs w:val="28"/>
        </w:rPr>
        <w:t>A</w:t>
      </w:r>
      <w:r w:rsidRPr="00926DB6">
        <w:rPr>
          <w:rFonts w:ascii="Times New Roman" w:eastAsia="Times New Roman" w:hAnsi="Times New Roman" w:cs="Times New Roman"/>
          <w:b/>
          <w:sz w:val="28"/>
          <w:szCs w:val="28"/>
        </w:rPr>
        <w:t>B II</w:t>
      </w:r>
    </w:p>
    <w:p w:rsidR="00926DB6" w:rsidRPr="00926DB6" w:rsidRDefault="00926DB6" w:rsidP="00926DB6">
      <w:pPr>
        <w:spacing w:after="0" w:line="160" w:lineRule="exact"/>
        <w:rPr>
          <w:rFonts w:ascii="Times New Roman" w:eastAsia="Times New Roman" w:hAnsi="Times New Roman" w:cs="Times New Roman"/>
          <w:sz w:val="16"/>
          <w:szCs w:val="16"/>
        </w:rPr>
      </w:pPr>
    </w:p>
    <w:p w:rsidR="00926DB6" w:rsidRPr="00926DB6" w:rsidRDefault="00926DB6" w:rsidP="00926DB6">
      <w:pPr>
        <w:spacing w:after="0" w:line="300" w:lineRule="exact"/>
        <w:ind w:left="3253" w:right="2783"/>
        <w:jc w:val="center"/>
        <w:rPr>
          <w:rFonts w:ascii="Times New Roman" w:eastAsia="Times New Roman" w:hAnsi="Times New Roman" w:cs="Times New Roman"/>
          <w:sz w:val="28"/>
          <w:szCs w:val="28"/>
        </w:rPr>
      </w:pPr>
      <w:r w:rsidRPr="00926DB6">
        <w:rPr>
          <w:rFonts w:ascii="Times New Roman" w:eastAsia="Times New Roman" w:hAnsi="Times New Roman" w:cs="Times New Roman"/>
          <w:b/>
          <w:position w:val="-1"/>
          <w:sz w:val="28"/>
          <w:szCs w:val="28"/>
        </w:rPr>
        <w:t>L</w:t>
      </w:r>
      <w:r w:rsidRPr="00926DB6">
        <w:rPr>
          <w:rFonts w:ascii="Times New Roman" w:eastAsia="Times New Roman" w:hAnsi="Times New Roman" w:cs="Times New Roman"/>
          <w:b/>
          <w:spacing w:val="-1"/>
          <w:position w:val="-1"/>
          <w:sz w:val="28"/>
          <w:szCs w:val="28"/>
        </w:rPr>
        <w:t>ANDA</w:t>
      </w:r>
      <w:r w:rsidRPr="00926DB6">
        <w:rPr>
          <w:rFonts w:ascii="Times New Roman" w:eastAsia="Times New Roman" w:hAnsi="Times New Roman" w:cs="Times New Roman"/>
          <w:b/>
          <w:position w:val="-1"/>
          <w:sz w:val="28"/>
          <w:szCs w:val="28"/>
        </w:rPr>
        <w:t>S</w:t>
      </w:r>
      <w:r w:rsidRPr="00926DB6">
        <w:rPr>
          <w:rFonts w:ascii="Times New Roman" w:eastAsia="Times New Roman" w:hAnsi="Times New Roman" w:cs="Times New Roman"/>
          <w:b/>
          <w:spacing w:val="-1"/>
          <w:position w:val="-1"/>
          <w:sz w:val="28"/>
          <w:szCs w:val="28"/>
        </w:rPr>
        <w:t>A</w:t>
      </w:r>
      <w:r w:rsidRPr="00926DB6">
        <w:rPr>
          <w:rFonts w:ascii="Times New Roman" w:eastAsia="Times New Roman" w:hAnsi="Times New Roman" w:cs="Times New Roman"/>
          <w:b/>
          <w:position w:val="-1"/>
          <w:sz w:val="28"/>
          <w:szCs w:val="28"/>
        </w:rPr>
        <w:t>N</w:t>
      </w:r>
      <w:r w:rsidRPr="00926DB6">
        <w:rPr>
          <w:rFonts w:ascii="Times New Roman" w:eastAsia="Times New Roman" w:hAnsi="Times New Roman" w:cs="Times New Roman"/>
          <w:b/>
          <w:spacing w:val="-1"/>
          <w:position w:val="-1"/>
          <w:sz w:val="28"/>
          <w:szCs w:val="28"/>
        </w:rPr>
        <w:t xml:space="preserve"> </w:t>
      </w:r>
      <w:r w:rsidRPr="00926DB6">
        <w:rPr>
          <w:rFonts w:ascii="Times New Roman" w:eastAsia="Times New Roman" w:hAnsi="Times New Roman" w:cs="Times New Roman"/>
          <w:b/>
          <w:position w:val="-1"/>
          <w:sz w:val="28"/>
          <w:szCs w:val="28"/>
        </w:rPr>
        <w:t>TE</w:t>
      </w:r>
      <w:r w:rsidRPr="00926DB6">
        <w:rPr>
          <w:rFonts w:ascii="Times New Roman" w:eastAsia="Times New Roman" w:hAnsi="Times New Roman" w:cs="Times New Roman"/>
          <w:b/>
          <w:spacing w:val="-1"/>
          <w:position w:val="-1"/>
          <w:sz w:val="28"/>
          <w:szCs w:val="28"/>
        </w:rPr>
        <w:t>O</w:t>
      </w:r>
      <w:r w:rsidRPr="00926DB6">
        <w:rPr>
          <w:rFonts w:ascii="Times New Roman" w:eastAsia="Times New Roman" w:hAnsi="Times New Roman" w:cs="Times New Roman"/>
          <w:b/>
          <w:spacing w:val="1"/>
          <w:position w:val="-1"/>
          <w:sz w:val="28"/>
          <w:szCs w:val="28"/>
        </w:rPr>
        <w:t>R</w:t>
      </w:r>
      <w:r w:rsidRPr="00926DB6">
        <w:rPr>
          <w:rFonts w:ascii="Times New Roman" w:eastAsia="Times New Roman" w:hAnsi="Times New Roman" w:cs="Times New Roman"/>
          <w:b/>
          <w:position w:val="-1"/>
          <w:sz w:val="28"/>
          <w:szCs w:val="28"/>
        </w:rPr>
        <w:t>I</w:t>
      </w:r>
    </w:p>
    <w:p w:rsidR="00926DB6" w:rsidRPr="00926DB6" w:rsidRDefault="00926DB6" w:rsidP="00926DB6">
      <w:pPr>
        <w:spacing w:before="4" w:after="0" w:line="140" w:lineRule="exact"/>
        <w:rPr>
          <w:rFonts w:ascii="Times New Roman" w:eastAsia="Times New Roman" w:hAnsi="Times New Roman" w:cs="Times New Roman"/>
          <w:sz w:val="15"/>
          <w:szCs w:val="15"/>
        </w:rPr>
      </w:pPr>
    </w:p>
    <w:p w:rsidR="00926DB6" w:rsidRPr="00926DB6" w:rsidRDefault="00926DB6" w:rsidP="00926DB6">
      <w:pPr>
        <w:spacing w:after="0" w:line="200" w:lineRule="exact"/>
        <w:rPr>
          <w:rFonts w:ascii="Times New Roman" w:eastAsia="Times New Roman" w:hAnsi="Times New Roman" w:cs="Times New Roman"/>
          <w:sz w:val="20"/>
          <w:szCs w:val="20"/>
        </w:rPr>
      </w:pPr>
    </w:p>
    <w:p w:rsidR="00926DB6" w:rsidRPr="00926DB6" w:rsidRDefault="00926DB6" w:rsidP="00926DB6">
      <w:pPr>
        <w:spacing w:after="0" w:line="200" w:lineRule="exact"/>
        <w:rPr>
          <w:rFonts w:ascii="Times New Roman" w:eastAsia="Times New Roman" w:hAnsi="Times New Roman" w:cs="Times New Roman"/>
          <w:sz w:val="20"/>
          <w:szCs w:val="20"/>
        </w:rPr>
      </w:pPr>
    </w:p>
    <w:p w:rsidR="00926DB6" w:rsidRPr="00926DB6" w:rsidRDefault="00F569EA" w:rsidP="00F569EA">
      <w:pPr>
        <w:spacing w:before="29"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2.1</w:t>
      </w:r>
      <w:r>
        <w:rPr>
          <w:rFonts w:ascii="Times New Roman" w:eastAsia="Times New Roman" w:hAnsi="Times New Roman" w:cs="Times New Roman"/>
          <w:b/>
          <w:sz w:val="24"/>
          <w:szCs w:val="24"/>
        </w:rPr>
        <w:tab/>
      </w:r>
      <w:r w:rsidR="00926DB6" w:rsidRPr="00926DB6">
        <w:rPr>
          <w:rFonts w:ascii="Times New Roman" w:eastAsia="Times New Roman" w:hAnsi="Times New Roman" w:cs="Times New Roman"/>
          <w:b/>
          <w:sz w:val="24"/>
          <w:szCs w:val="24"/>
        </w:rPr>
        <w:t>An</w:t>
      </w:r>
      <w:r w:rsidR="00926DB6" w:rsidRPr="00926DB6">
        <w:rPr>
          <w:rFonts w:ascii="Times New Roman" w:eastAsia="Times New Roman" w:hAnsi="Times New Roman" w:cs="Times New Roman"/>
          <w:b/>
          <w:spacing w:val="1"/>
          <w:sz w:val="24"/>
          <w:szCs w:val="24"/>
        </w:rPr>
        <w:t>d</w:t>
      </w:r>
      <w:r w:rsidR="00926DB6" w:rsidRPr="00926DB6">
        <w:rPr>
          <w:rFonts w:ascii="Times New Roman" w:eastAsia="Times New Roman" w:hAnsi="Times New Roman" w:cs="Times New Roman"/>
          <w:b/>
          <w:spacing w:val="-1"/>
          <w:sz w:val="24"/>
          <w:szCs w:val="24"/>
        </w:rPr>
        <w:t>r</w:t>
      </w:r>
      <w:r w:rsidR="00926DB6" w:rsidRPr="00926DB6">
        <w:rPr>
          <w:rFonts w:ascii="Times New Roman" w:eastAsia="Times New Roman" w:hAnsi="Times New Roman" w:cs="Times New Roman"/>
          <w:b/>
          <w:sz w:val="24"/>
          <w:szCs w:val="24"/>
        </w:rPr>
        <w:t>oid</w:t>
      </w:r>
      <w:r w:rsidR="00926DB6" w:rsidRPr="00926DB6">
        <w:rPr>
          <w:rFonts w:ascii="Times New Roman" w:eastAsia="Times New Roman" w:hAnsi="Times New Roman" w:cs="Times New Roman"/>
          <w:b/>
          <w:spacing w:val="1"/>
          <w:sz w:val="24"/>
          <w:szCs w:val="24"/>
        </w:rPr>
        <w:t xml:space="preserve"> S</w:t>
      </w:r>
      <w:r w:rsidR="00926DB6" w:rsidRPr="00926DB6">
        <w:rPr>
          <w:rFonts w:ascii="Times New Roman" w:eastAsia="Times New Roman" w:hAnsi="Times New Roman" w:cs="Times New Roman"/>
          <w:b/>
          <w:sz w:val="24"/>
          <w:szCs w:val="24"/>
        </w:rPr>
        <w:t>t</w:t>
      </w:r>
      <w:r w:rsidR="00926DB6" w:rsidRPr="00926DB6">
        <w:rPr>
          <w:rFonts w:ascii="Times New Roman" w:eastAsia="Times New Roman" w:hAnsi="Times New Roman" w:cs="Times New Roman"/>
          <w:b/>
          <w:spacing w:val="-2"/>
          <w:sz w:val="24"/>
          <w:szCs w:val="24"/>
        </w:rPr>
        <w:t>u</w:t>
      </w:r>
      <w:r w:rsidR="00926DB6" w:rsidRPr="00926DB6">
        <w:rPr>
          <w:rFonts w:ascii="Times New Roman" w:eastAsia="Times New Roman" w:hAnsi="Times New Roman" w:cs="Times New Roman"/>
          <w:b/>
          <w:spacing w:val="1"/>
          <w:sz w:val="24"/>
          <w:szCs w:val="24"/>
        </w:rPr>
        <w:t>d</w:t>
      </w:r>
      <w:r w:rsidR="00926DB6" w:rsidRPr="00926DB6">
        <w:rPr>
          <w:rFonts w:ascii="Times New Roman" w:eastAsia="Times New Roman" w:hAnsi="Times New Roman" w:cs="Times New Roman"/>
          <w:b/>
          <w:sz w:val="24"/>
          <w:szCs w:val="24"/>
        </w:rPr>
        <w:t>io</w:t>
      </w:r>
    </w:p>
    <w:p w:rsidR="00926DB6" w:rsidRPr="00926DB6" w:rsidRDefault="00926DB6" w:rsidP="00F569EA">
      <w:pPr>
        <w:spacing w:before="13" w:after="0" w:line="280" w:lineRule="exact"/>
        <w:ind w:left="720"/>
        <w:rPr>
          <w:rFonts w:ascii="Times New Roman" w:eastAsia="Times New Roman" w:hAnsi="Times New Roman" w:cs="Times New Roman"/>
          <w:sz w:val="28"/>
          <w:szCs w:val="28"/>
        </w:rPr>
      </w:pPr>
    </w:p>
    <w:p w:rsidR="00926DB6" w:rsidRPr="00926DB6" w:rsidRDefault="00926DB6" w:rsidP="00F569EA">
      <w:pPr>
        <w:spacing w:after="0" w:line="360" w:lineRule="auto"/>
        <w:ind w:left="720" w:right="20" w:firstLine="720"/>
        <w:jc w:val="both"/>
        <w:rPr>
          <w:rFonts w:ascii="Times New Roman" w:eastAsia="Times New Roman" w:hAnsi="Times New Roman" w:cs="Times New Roman"/>
          <w:sz w:val="24"/>
          <w:szCs w:val="24"/>
        </w:rPr>
      </w:pPr>
      <w:r w:rsidRPr="00926DB6">
        <w:rPr>
          <w:rFonts w:ascii="Times New Roman" w:eastAsia="Times New Roman" w:hAnsi="Times New Roman" w:cs="Times New Roman"/>
          <w:sz w:val="24"/>
          <w:szCs w:val="24"/>
        </w:rPr>
        <w:t>And</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 xml:space="preserve">oid </w:t>
      </w:r>
      <w:r w:rsidRPr="00926DB6">
        <w:rPr>
          <w:rFonts w:ascii="Times New Roman" w:eastAsia="Times New Roman" w:hAnsi="Times New Roman" w:cs="Times New Roman"/>
          <w:spacing w:val="1"/>
          <w:sz w:val="24"/>
          <w:szCs w:val="24"/>
        </w:rPr>
        <w:t>S</w:t>
      </w:r>
      <w:r w:rsidRPr="00926DB6">
        <w:rPr>
          <w:rFonts w:ascii="Times New Roman" w:eastAsia="Times New Roman" w:hAnsi="Times New Roman" w:cs="Times New Roman"/>
          <w:sz w:val="24"/>
          <w:szCs w:val="24"/>
        </w:rPr>
        <w:t>tud</w:t>
      </w:r>
      <w:r w:rsidRPr="00926DB6">
        <w:rPr>
          <w:rFonts w:ascii="Times New Roman" w:eastAsia="Times New Roman" w:hAnsi="Times New Roman" w:cs="Times New Roman"/>
          <w:spacing w:val="1"/>
          <w:sz w:val="24"/>
          <w:szCs w:val="24"/>
        </w:rPr>
        <w:t>i</w:t>
      </w:r>
      <w:r w:rsidRPr="00926DB6">
        <w:rPr>
          <w:rFonts w:ascii="Times New Roman" w:eastAsia="Times New Roman" w:hAnsi="Times New Roman" w:cs="Times New Roman"/>
          <w:sz w:val="24"/>
          <w:szCs w:val="24"/>
        </w:rPr>
        <w:t>o me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up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 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bu</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z w:val="24"/>
          <w:szCs w:val="24"/>
        </w:rPr>
        <w:t xml:space="preserve">E </w:t>
      </w:r>
      <w:r w:rsidRPr="00926DB6">
        <w:rPr>
          <w:rFonts w:ascii="Times New Roman" w:eastAsia="Times New Roman" w:hAnsi="Times New Roman" w:cs="Times New Roman"/>
          <w:spacing w:val="2"/>
          <w:sz w:val="24"/>
          <w:szCs w:val="24"/>
        </w:rPr>
        <w:t>(</w:t>
      </w:r>
      <w:r w:rsidRPr="00926DB6">
        <w:rPr>
          <w:rFonts w:ascii="Times New Roman" w:eastAsia="Times New Roman" w:hAnsi="Times New Roman" w:cs="Times New Roman"/>
          <w:i/>
          <w:sz w:val="24"/>
          <w:szCs w:val="24"/>
        </w:rPr>
        <w:t>Int</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grat</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d D</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pacing w:val="1"/>
          <w:sz w:val="24"/>
          <w:szCs w:val="24"/>
        </w:rPr>
        <w:t>v</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lopm</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pacing w:val="2"/>
          <w:sz w:val="24"/>
          <w:szCs w:val="24"/>
        </w:rPr>
        <w:t>n</w:t>
      </w:r>
      <w:r w:rsidRPr="00926DB6">
        <w:rPr>
          <w:rFonts w:ascii="Times New Roman" w:eastAsia="Times New Roman" w:hAnsi="Times New Roman" w:cs="Times New Roman"/>
          <w:i/>
          <w:sz w:val="24"/>
          <w:szCs w:val="24"/>
        </w:rPr>
        <w:t>t En</w:t>
      </w:r>
      <w:r w:rsidRPr="00926DB6">
        <w:rPr>
          <w:rFonts w:ascii="Times New Roman" w:eastAsia="Times New Roman" w:hAnsi="Times New Roman" w:cs="Times New Roman"/>
          <w:i/>
          <w:spacing w:val="-1"/>
          <w:sz w:val="24"/>
          <w:szCs w:val="24"/>
        </w:rPr>
        <w:t>v</w:t>
      </w:r>
      <w:r w:rsidRPr="00926DB6">
        <w:rPr>
          <w:rFonts w:ascii="Times New Roman" w:eastAsia="Times New Roman" w:hAnsi="Times New Roman" w:cs="Times New Roman"/>
          <w:i/>
          <w:sz w:val="24"/>
          <w:szCs w:val="24"/>
        </w:rPr>
        <w:t>ironm</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nt</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59"/>
          <w:sz w:val="24"/>
          <w:szCs w:val="24"/>
        </w:rPr>
        <w:t xml:space="preserve"> </w:t>
      </w:r>
      <w:proofErr w:type="gramStart"/>
      <w:r w:rsidRPr="00926DB6">
        <w:rPr>
          <w:rFonts w:ascii="Times New Roman" w:eastAsia="Times New Roman" w:hAnsi="Times New Roman" w:cs="Times New Roman"/>
          <w:sz w:val="24"/>
          <w:szCs w:val="24"/>
        </w:rPr>
        <w:t>khusus  untuk</w:t>
      </w:r>
      <w:proofErr w:type="gramEnd"/>
      <w:r w:rsidRPr="00926DB6">
        <w:rPr>
          <w:rFonts w:ascii="Times New Roman" w:eastAsia="Times New Roman" w:hAnsi="Times New Roman" w:cs="Times New Roman"/>
          <w:sz w:val="24"/>
          <w:szCs w:val="24"/>
        </w:rPr>
        <w:t xml:space="preserve">  memb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 xml:space="preserve">un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pl</w:t>
      </w:r>
      <w:r w:rsidRPr="00926DB6">
        <w:rPr>
          <w:rFonts w:ascii="Times New Roman" w:eastAsia="Times New Roman" w:hAnsi="Times New Roman" w:cs="Times New Roman"/>
          <w:spacing w:val="1"/>
          <w:sz w:val="24"/>
          <w:szCs w:val="24"/>
        </w:rPr>
        <w:t>i</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xml:space="preserve">si </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w:t>
      </w:r>
      <w:r w:rsidRPr="00926DB6">
        <w:rPr>
          <w:rFonts w:ascii="Times New Roman" w:eastAsia="Times New Roman" w:hAnsi="Times New Roman" w:cs="Times New Roman"/>
          <w:spacing w:val="57"/>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rj</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lan</w:t>
      </w:r>
      <w:r w:rsidRPr="00926DB6">
        <w:rPr>
          <w:rFonts w:ascii="Times New Roman" w:eastAsia="Times New Roman" w:hAnsi="Times New Roman" w:cs="Times New Roman"/>
          <w:spacing w:val="59"/>
          <w:sz w:val="24"/>
          <w:szCs w:val="24"/>
        </w:rPr>
        <w:t xml:space="preserve"> </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z w:val="24"/>
          <w:szCs w:val="24"/>
        </w:rPr>
        <w:t xml:space="preserve">a </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i/>
          <w:sz w:val="24"/>
          <w:szCs w:val="24"/>
        </w:rPr>
        <w:t>pla</w:t>
      </w:r>
      <w:r w:rsidRPr="00926DB6">
        <w:rPr>
          <w:rFonts w:ascii="Times New Roman" w:eastAsia="Times New Roman" w:hAnsi="Times New Roman" w:cs="Times New Roman"/>
          <w:i/>
          <w:spacing w:val="1"/>
          <w:sz w:val="24"/>
          <w:szCs w:val="24"/>
        </w:rPr>
        <w:t>t</w:t>
      </w:r>
      <w:r w:rsidRPr="00926DB6">
        <w:rPr>
          <w:rFonts w:ascii="Times New Roman" w:eastAsia="Times New Roman" w:hAnsi="Times New Roman" w:cs="Times New Roman"/>
          <w:i/>
          <w:sz w:val="24"/>
          <w:szCs w:val="24"/>
        </w:rPr>
        <w:t xml:space="preserve">form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ndroid. And</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oid</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stud</w:t>
      </w:r>
      <w:r w:rsidRPr="00926DB6">
        <w:rPr>
          <w:rFonts w:ascii="Times New Roman" w:eastAsia="Times New Roman" w:hAnsi="Times New Roman" w:cs="Times New Roman"/>
          <w:spacing w:val="1"/>
          <w:sz w:val="24"/>
          <w:szCs w:val="24"/>
        </w:rPr>
        <w:t>i</w:t>
      </w:r>
      <w:r w:rsidRPr="00926DB6">
        <w:rPr>
          <w:rFonts w:ascii="Times New Roman" w:eastAsia="Times New Roman" w:hAnsi="Times New Roman" w:cs="Times New Roman"/>
          <w:sz w:val="24"/>
          <w:szCs w:val="24"/>
        </w:rPr>
        <w:t xml:space="preserve">o </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z w:val="24"/>
          <w:szCs w:val="24"/>
        </w:rPr>
        <w:t>ni</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rb</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sis</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pacing w:val="2"/>
          <w:sz w:val="24"/>
          <w:szCs w:val="24"/>
        </w:rPr>
        <w:t>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da</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z w:val="24"/>
          <w:szCs w:val="24"/>
        </w:rPr>
        <w:t>ntell</w:t>
      </w:r>
      <w:r w:rsidRPr="00926DB6">
        <w:rPr>
          <w:rFonts w:ascii="Times New Roman" w:eastAsia="Times New Roman" w:hAnsi="Times New Roman" w:cs="Times New Roman"/>
          <w:spacing w:val="1"/>
          <w:sz w:val="24"/>
          <w:szCs w:val="24"/>
        </w:rPr>
        <w:t>i</w:t>
      </w:r>
      <w:r w:rsidRPr="00926DB6">
        <w:rPr>
          <w:rFonts w:ascii="Times New Roman" w:eastAsia="Times New Roman" w:hAnsi="Times New Roman" w:cs="Times New Roman"/>
          <w:sz w:val="24"/>
          <w:szCs w:val="24"/>
        </w:rPr>
        <w:t>J</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z w:val="24"/>
          <w:szCs w:val="24"/>
        </w:rPr>
        <w:t>DE</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2"/>
          <w:sz w:val="24"/>
          <w:szCs w:val="24"/>
        </w:rPr>
        <w:t>u</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z w:val="24"/>
          <w:szCs w:val="24"/>
        </w:rPr>
        <w:t>E untuk</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mrog</w:t>
      </w:r>
      <w:r w:rsidRPr="00926DB6">
        <w:rPr>
          <w:rFonts w:ascii="Times New Roman" w:eastAsia="Times New Roman" w:hAnsi="Times New Roman" w:cs="Times New Roman"/>
          <w:spacing w:val="-1"/>
          <w:sz w:val="24"/>
          <w:szCs w:val="24"/>
        </w:rPr>
        <w:t>ra</w:t>
      </w:r>
      <w:r w:rsidRPr="00926DB6">
        <w:rPr>
          <w:rFonts w:ascii="Times New Roman" w:eastAsia="Times New Roman" w:hAnsi="Times New Roman" w:cs="Times New Roman"/>
          <w:sz w:val="24"/>
          <w:szCs w:val="24"/>
        </w:rPr>
        <w:t xml:space="preserve">man </w:t>
      </w:r>
      <w:r w:rsidRPr="00926DB6">
        <w:rPr>
          <w:rFonts w:ascii="Times New Roman" w:eastAsia="Times New Roman" w:hAnsi="Times New Roman" w:cs="Times New Roman"/>
          <w:spacing w:val="2"/>
          <w:sz w:val="24"/>
          <w:szCs w:val="24"/>
        </w:rPr>
        <w:t>J</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va,</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2"/>
          <w:sz w:val="24"/>
          <w:szCs w:val="24"/>
        </w:rPr>
        <w:t>“</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z w:val="24"/>
          <w:szCs w:val="24"/>
        </w:rPr>
        <w:t>E</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i/>
          <w:sz w:val="24"/>
          <w:szCs w:val="24"/>
        </w:rPr>
        <w:t>Int</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grat</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 xml:space="preserve">d </w:t>
      </w:r>
      <w:r w:rsidRPr="00926DB6">
        <w:rPr>
          <w:rFonts w:ascii="Times New Roman" w:eastAsia="Times New Roman" w:hAnsi="Times New Roman" w:cs="Times New Roman"/>
          <w:i/>
          <w:spacing w:val="2"/>
          <w:sz w:val="24"/>
          <w:szCs w:val="24"/>
        </w:rPr>
        <w:t>D</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pacing w:val="1"/>
          <w:sz w:val="24"/>
          <w:szCs w:val="24"/>
        </w:rPr>
        <w:t>v</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lop</w:t>
      </w:r>
      <w:r w:rsidRPr="00926DB6">
        <w:rPr>
          <w:rFonts w:ascii="Times New Roman" w:eastAsia="Times New Roman" w:hAnsi="Times New Roman" w:cs="Times New Roman"/>
          <w:i/>
          <w:spacing w:val="2"/>
          <w:sz w:val="24"/>
          <w:szCs w:val="24"/>
        </w:rPr>
        <w:t>m</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nt</w:t>
      </w:r>
      <w:r w:rsidRPr="00926DB6">
        <w:rPr>
          <w:rFonts w:ascii="Times New Roman" w:eastAsia="Times New Roman" w:hAnsi="Times New Roman" w:cs="Times New Roman"/>
          <w:i/>
          <w:spacing w:val="1"/>
          <w:sz w:val="24"/>
          <w:szCs w:val="24"/>
        </w:rPr>
        <w:t xml:space="preserve"> </w:t>
      </w:r>
      <w:r w:rsidRPr="00926DB6">
        <w:rPr>
          <w:rFonts w:ascii="Times New Roman" w:eastAsia="Times New Roman" w:hAnsi="Times New Roman" w:cs="Times New Roman"/>
          <w:i/>
          <w:sz w:val="24"/>
          <w:szCs w:val="24"/>
        </w:rPr>
        <w:t>En</w:t>
      </w:r>
      <w:r w:rsidRPr="00926DB6">
        <w:rPr>
          <w:rFonts w:ascii="Times New Roman" w:eastAsia="Times New Roman" w:hAnsi="Times New Roman" w:cs="Times New Roman"/>
          <w:i/>
          <w:spacing w:val="-1"/>
          <w:sz w:val="24"/>
          <w:szCs w:val="24"/>
        </w:rPr>
        <w:t>v</w:t>
      </w:r>
      <w:r w:rsidRPr="00926DB6">
        <w:rPr>
          <w:rFonts w:ascii="Times New Roman" w:eastAsia="Times New Roman" w:hAnsi="Times New Roman" w:cs="Times New Roman"/>
          <w:i/>
          <w:sz w:val="24"/>
          <w:szCs w:val="24"/>
        </w:rPr>
        <w:t>ironm</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n</w:t>
      </w:r>
      <w:r w:rsidRPr="00926DB6">
        <w:rPr>
          <w:rFonts w:ascii="Times New Roman" w:eastAsia="Times New Roman" w:hAnsi="Times New Roman" w:cs="Times New Roman"/>
          <w:i/>
          <w:spacing w:val="2"/>
          <w:sz w:val="24"/>
          <w:szCs w:val="24"/>
        </w:rPr>
        <w:t>t</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lah</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pl</w:t>
      </w:r>
      <w:r w:rsidRPr="00926DB6">
        <w:rPr>
          <w:rFonts w:ascii="Times New Roman" w:eastAsia="Times New Roman" w:hAnsi="Times New Roman" w:cs="Times New Roman"/>
          <w:spacing w:val="1"/>
          <w:sz w:val="24"/>
          <w:szCs w:val="24"/>
        </w:rPr>
        <w:t>i</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si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ng</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mba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lunak</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ng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fu</w:t>
      </w:r>
      <w:r w:rsidRPr="00926DB6">
        <w:rPr>
          <w:rFonts w:ascii="Times New Roman" w:eastAsia="Times New Roman" w:hAnsi="Times New Roman" w:cs="Times New Roman"/>
          <w:spacing w:val="1"/>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4"/>
          <w:sz w:val="24"/>
          <w:szCs w:val="24"/>
        </w:rPr>
        <w:t>i</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sz w:val="24"/>
          <w:szCs w:val="24"/>
        </w:rPr>
        <w:t>fu</w:t>
      </w:r>
      <w:r w:rsidRPr="00926DB6">
        <w:rPr>
          <w:rFonts w:ascii="Times New Roman" w:eastAsia="Times New Roman" w:hAnsi="Times New Roman" w:cs="Times New Roman"/>
          <w:spacing w:val="1"/>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si</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te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in</w:t>
      </w:r>
      <w:r w:rsidRPr="00926DB6">
        <w:rPr>
          <w:rFonts w:ascii="Times New Roman" w:eastAsia="Times New Roman" w:hAnsi="Times New Roman" w:cs="Times New Roman"/>
          <w:spacing w:val="1"/>
          <w:sz w:val="24"/>
          <w:szCs w:val="24"/>
        </w:rPr>
        <w:t>te</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si</w:t>
      </w:r>
      <w:r w:rsidRPr="00926DB6">
        <w:rPr>
          <w:rFonts w:ascii="Times New Roman" w:eastAsia="Times New Roman" w:hAnsi="Times New Roman" w:cs="Times New Roman"/>
          <w:spacing w:val="7"/>
          <w:sz w:val="24"/>
          <w:szCs w:val="24"/>
        </w:rPr>
        <w:t xml:space="preserve"> </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 di</w:t>
      </w:r>
      <w:r w:rsidRPr="00926DB6">
        <w:rPr>
          <w:rFonts w:ascii="Times New Roman" w:eastAsia="Times New Roman" w:hAnsi="Times New Roman" w:cs="Times New Roman"/>
          <w:spacing w:val="3"/>
          <w:sz w:val="24"/>
          <w:szCs w:val="24"/>
        </w:rPr>
        <w:t>b</w:t>
      </w:r>
      <w:r w:rsidRPr="00926DB6">
        <w:rPr>
          <w:rFonts w:ascii="Times New Roman" w:eastAsia="Times New Roman" w:hAnsi="Times New Roman" w:cs="Times New Roman"/>
          <w:sz w:val="24"/>
          <w:szCs w:val="24"/>
        </w:rPr>
        <w:t>utuhkan untuk</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meb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un</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bu</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lunak 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rti</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i/>
          <w:spacing w:val="-1"/>
          <w:sz w:val="24"/>
          <w:szCs w:val="24"/>
        </w:rPr>
        <w:t>c</w:t>
      </w:r>
      <w:r w:rsidRPr="00926DB6">
        <w:rPr>
          <w:rFonts w:ascii="Times New Roman" w:eastAsia="Times New Roman" w:hAnsi="Times New Roman" w:cs="Times New Roman"/>
          <w:i/>
          <w:sz w:val="24"/>
          <w:szCs w:val="24"/>
        </w:rPr>
        <w:t xml:space="preserve">ode </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di</w:t>
      </w:r>
      <w:r w:rsidRPr="00926DB6">
        <w:rPr>
          <w:rFonts w:ascii="Times New Roman" w:eastAsia="Times New Roman" w:hAnsi="Times New Roman" w:cs="Times New Roman"/>
          <w:i/>
          <w:spacing w:val="1"/>
          <w:sz w:val="24"/>
          <w:szCs w:val="24"/>
        </w:rPr>
        <w:t>t</w:t>
      </w:r>
      <w:r w:rsidRPr="00926DB6">
        <w:rPr>
          <w:rFonts w:ascii="Times New Roman" w:eastAsia="Times New Roman" w:hAnsi="Times New Roman" w:cs="Times New Roman"/>
          <w:i/>
          <w:sz w:val="24"/>
          <w:szCs w:val="24"/>
        </w:rPr>
        <w:t>o</w:t>
      </w:r>
      <w:r w:rsidRPr="00926DB6">
        <w:rPr>
          <w:rFonts w:ascii="Times New Roman" w:eastAsia="Times New Roman" w:hAnsi="Times New Roman" w:cs="Times New Roman"/>
          <w:i/>
          <w:spacing w:val="1"/>
          <w:sz w:val="24"/>
          <w:szCs w:val="24"/>
        </w:rPr>
        <w:t>r</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i/>
          <w:sz w:val="24"/>
          <w:szCs w:val="24"/>
        </w:rPr>
        <w:t>d</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bugg</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pacing w:val="1"/>
          <w:sz w:val="24"/>
          <w:szCs w:val="24"/>
        </w:rPr>
        <w:t>r</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i/>
          <w:spacing w:val="-1"/>
          <w:sz w:val="24"/>
          <w:szCs w:val="24"/>
        </w:rPr>
        <w:t>c</w:t>
      </w:r>
      <w:r w:rsidRPr="00926DB6">
        <w:rPr>
          <w:rFonts w:ascii="Times New Roman" w:eastAsia="Times New Roman" w:hAnsi="Times New Roman" w:cs="Times New Roman"/>
          <w:i/>
          <w:sz w:val="24"/>
          <w:szCs w:val="24"/>
        </w:rPr>
        <w:t>ompiler</w:t>
      </w:r>
      <w:r w:rsidRPr="00926DB6">
        <w:rPr>
          <w:rFonts w:ascii="Times New Roman" w:eastAsia="Times New Roman" w:hAnsi="Times New Roman" w:cs="Times New Roman"/>
          <w:sz w:val="24"/>
          <w:szCs w:val="24"/>
        </w:rPr>
        <w:t>, 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 se</w:t>
      </w:r>
      <w:r w:rsidRPr="00926DB6">
        <w:rPr>
          <w:rFonts w:ascii="Times New Roman" w:eastAsia="Times New Roman" w:hAnsi="Times New Roman" w:cs="Times New Roman"/>
          <w:spacing w:val="-1"/>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i</w:t>
      </w:r>
      <w:r w:rsidRPr="00926DB6">
        <w:rPr>
          <w:rFonts w:ascii="Times New Roman" w:eastAsia="Times New Roman" w:hAnsi="Times New Roman" w:cs="Times New Roman"/>
          <w:spacing w:val="5"/>
          <w:sz w:val="24"/>
          <w:szCs w:val="24"/>
        </w:rPr>
        <w:t>n</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pacing w:val="2"/>
          <w:sz w:val="24"/>
          <w:szCs w:val="24"/>
        </w:rPr>
        <w:t>E</w:t>
      </w:r>
      <w:r w:rsidRPr="00926DB6">
        <w:rPr>
          <w:rFonts w:ascii="Times New Roman" w:eastAsia="Times New Roman" w:hAnsi="Times New Roman" w:cs="Times New Roman"/>
          <w:sz w:val="24"/>
          <w:szCs w:val="24"/>
        </w:rPr>
        <w:t>fmi Ma</w:t>
      </w:r>
      <w:r w:rsidRPr="00926DB6">
        <w:rPr>
          <w:rFonts w:ascii="Times New Roman" w:eastAsia="Times New Roman" w:hAnsi="Times New Roman" w:cs="Times New Roman"/>
          <w:spacing w:val="2"/>
          <w:sz w:val="24"/>
          <w:szCs w:val="24"/>
        </w:rPr>
        <w:t>i</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,2018:26).</w:t>
      </w:r>
    </w:p>
    <w:p w:rsidR="00926DB6" w:rsidRPr="00926DB6" w:rsidRDefault="00926DB6" w:rsidP="00F569EA">
      <w:pPr>
        <w:spacing w:before="5" w:after="0" w:line="160" w:lineRule="exact"/>
        <w:ind w:left="720" w:firstLine="900"/>
        <w:rPr>
          <w:rFonts w:ascii="Times New Roman" w:eastAsia="Times New Roman" w:hAnsi="Times New Roman" w:cs="Times New Roman"/>
          <w:sz w:val="16"/>
          <w:szCs w:val="16"/>
        </w:rPr>
      </w:pPr>
    </w:p>
    <w:p w:rsidR="00926DB6" w:rsidRPr="00926DB6" w:rsidRDefault="00926DB6" w:rsidP="00F569EA">
      <w:pPr>
        <w:spacing w:after="0" w:line="360" w:lineRule="auto"/>
        <w:ind w:left="720" w:right="20" w:firstLine="720"/>
        <w:jc w:val="both"/>
        <w:rPr>
          <w:rFonts w:ascii="Times New Roman" w:eastAsia="Times New Roman" w:hAnsi="Times New Roman" w:cs="Times New Roman"/>
          <w:sz w:val="24"/>
          <w:szCs w:val="24"/>
        </w:rPr>
      </w:pPr>
      <w:r w:rsidRPr="00926DB6">
        <w:rPr>
          <w:rFonts w:ascii="Times New Roman" w:eastAsia="Times New Roman" w:hAnsi="Times New Roman" w:cs="Times New Roman"/>
          <w:spacing w:val="-2"/>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s</w:t>
      </w:r>
      <w:r w:rsidRPr="00926DB6">
        <w:rPr>
          <w:rFonts w:ascii="Times New Roman" w:eastAsia="Times New Roman" w:hAnsi="Times New Roman" w:cs="Times New Roman"/>
          <w:sz w:val="24"/>
          <w:szCs w:val="24"/>
        </w:rPr>
        <w:t xml:space="preserve">a </w:t>
      </w:r>
      <w:r w:rsidRPr="00926DB6">
        <w:rPr>
          <w:rFonts w:ascii="Times New Roman" w:eastAsia="Times New Roman" w:hAnsi="Times New Roman" w:cs="Times New Roman"/>
          <w:spacing w:val="2"/>
          <w:sz w:val="24"/>
          <w:szCs w:val="24"/>
        </w:rPr>
        <w:t>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mr</w:t>
      </w:r>
      <w:r w:rsidRPr="00926DB6">
        <w:rPr>
          <w:rFonts w:ascii="Times New Roman" w:eastAsia="Times New Roman" w:hAnsi="Times New Roman" w:cs="Times New Roman"/>
          <w:spacing w:val="2"/>
          <w:sz w:val="24"/>
          <w:szCs w:val="24"/>
        </w:rPr>
        <w:t>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pacing w:val="3"/>
          <w:sz w:val="24"/>
          <w:szCs w:val="24"/>
        </w:rPr>
        <w:t>m</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u</w:t>
      </w:r>
      <w:r w:rsidRPr="00926DB6">
        <w:rPr>
          <w:rFonts w:ascii="Times New Roman" w:eastAsia="Times New Roman" w:hAnsi="Times New Roman" w:cs="Times New Roman"/>
          <w:spacing w:val="3"/>
          <w:sz w:val="24"/>
          <w:szCs w:val="24"/>
        </w:rPr>
        <w:t>t</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ma</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un</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xml:space="preserve">da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z w:val="24"/>
          <w:szCs w:val="24"/>
        </w:rPr>
        <w:t>roid</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stud</w:t>
      </w:r>
      <w:r w:rsidRPr="00926DB6">
        <w:rPr>
          <w:rFonts w:ascii="Times New Roman" w:eastAsia="Times New Roman" w:hAnsi="Times New Roman" w:cs="Times New Roman"/>
          <w:spacing w:val="1"/>
          <w:sz w:val="24"/>
          <w:szCs w:val="24"/>
        </w:rPr>
        <w:t>i</w:t>
      </w:r>
      <w:r w:rsidRPr="00926DB6">
        <w:rPr>
          <w:rFonts w:ascii="Times New Roman" w:eastAsia="Times New Roman" w:hAnsi="Times New Roman" w:cs="Times New Roman"/>
          <w:sz w:val="24"/>
          <w:szCs w:val="24"/>
        </w:rPr>
        <w:t>o</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 xml:space="preserve">h </w:t>
      </w:r>
      <w:r w:rsidRPr="00926DB6">
        <w:rPr>
          <w:rFonts w:ascii="Times New Roman" w:eastAsia="Times New Roman" w:hAnsi="Times New Roman" w:cs="Times New Roman"/>
          <w:spacing w:val="2"/>
          <w:sz w:val="24"/>
          <w:szCs w:val="24"/>
        </w:rPr>
        <w:t>J</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v</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sz w:val="24"/>
          <w:szCs w:val="24"/>
        </w:rPr>
        <w:t>java</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3"/>
          <w:sz w:val="24"/>
          <w:szCs w:val="24"/>
        </w:rPr>
        <w:t>l</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w:t>
      </w:r>
      <w:r w:rsidRPr="00926DB6">
        <w:rPr>
          <w:rFonts w:ascii="Times New Roman" w:eastAsia="Times New Roman" w:hAnsi="Times New Roman" w:cs="Times New Roman"/>
          <w:spacing w:val="2"/>
          <w:sz w:val="24"/>
          <w:szCs w:val="24"/>
        </w:rPr>
        <w:t xml:space="preserve">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mr</w:t>
      </w:r>
      <w:r w:rsidRPr="00926DB6">
        <w:rPr>
          <w:rFonts w:ascii="Times New Roman" w:eastAsia="Times New Roman" w:hAnsi="Times New Roman" w:cs="Times New Roman"/>
          <w:spacing w:val="2"/>
          <w:sz w:val="24"/>
          <w:szCs w:val="24"/>
        </w:rPr>
        <w:t>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pacing w:val="3"/>
          <w:sz w:val="24"/>
          <w:szCs w:val="24"/>
        </w:rPr>
        <w:t>m</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7"/>
          <w:sz w:val="24"/>
          <w:szCs w:val="24"/>
        </w:rPr>
        <w:t xml:space="preserve"> </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 xml:space="preserve">g </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di</w:t>
      </w:r>
      <w:r w:rsidRPr="00926DB6">
        <w:rPr>
          <w:rFonts w:ascii="Times New Roman" w:eastAsia="Times New Roman" w:hAnsi="Times New Roman" w:cs="Times New Roman"/>
          <w:spacing w:val="1"/>
          <w:sz w:val="24"/>
          <w:szCs w:val="24"/>
        </w:rPr>
        <w:t>j</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lank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dibe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i kompute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te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masuk tel</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pon</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m”</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1"/>
          <w:sz w:val="24"/>
          <w:szCs w:val="24"/>
        </w:rPr>
        <w:t>N</w:t>
      </w:r>
      <w:r w:rsidRPr="00926DB6">
        <w:rPr>
          <w:rFonts w:ascii="Times New Roman" w:eastAsia="Times New Roman" w:hAnsi="Times New Roman" w:cs="Times New Roman"/>
          <w:sz w:val="24"/>
          <w:szCs w:val="24"/>
        </w:rPr>
        <w:t>o</w:t>
      </w:r>
      <w:r w:rsidRPr="00926DB6">
        <w:rPr>
          <w:rFonts w:ascii="Times New Roman" w:eastAsia="Times New Roman" w:hAnsi="Times New Roman" w:cs="Times New Roman"/>
          <w:spacing w:val="1"/>
          <w:sz w:val="24"/>
          <w:szCs w:val="24"/>
        </w:rPr>
        <w:t>f</w:t>
      </w:r>
      <w:r w:rsidRPr="00926DB6">
        <w:rPr>
          <w:rFonts w:ascii="Times New Roman" w:eastAsia="Times New Roman" w:hAnsi="Times New Roman" w:cs="Times New Roman"/>
          <w:sz w:val="24"/>
          <w:szCs w:val="24"/>
        </w:rPr>
        <w:t>ri</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di</w:t>
      </w:r>
      <w:r w:rsidRPr="00926DB6">
        <w:rPr>
          <w:rFonts w:ascii="Times New Roman" w:eastAsia="Times New Roman" w:hAnsi="Times New Roman" w:cs="Times New Roman"/>
          <w:spacing w:val="3"/>
          <w:sz w:val="24"/>
          <w:szCs w:val="24"/>
        </w:rPr>
        <w:t>,</w:t>
      </w:r>
      <w:r w:rsidRPr="00926DB6">
        <w:rPr>
          <w:rFonts w:ascii="Times New Roman" w:eastAsia="Times New Roman" w:hAnsi="Times New Roman" w:cs="Times New Roman"/>
          <w:sz w:val="24"/>
          <w:szCs w:val="24"/>
        </w:rPr>
        <w:t>2015</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pacing w:val="-2"/>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mr</w:t>
      </w:r>
      <w:r w:rsidRPr="00926DB6">
        <w:rPr>
          <w:rFonts w:ascii="Times New Roman" w:eastAsia="Times New Roman" w:hAnsi="Times New Roman" w:cs="Times New Roman"/>
          <w:spacing w:val="2"/>
          <w:sz w:val="24"/>
          <w:szCs w:val="24"/>
        </w:rPr>
        <w:t>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ra</w:t>
      </w:r>
      <w:r w:rsidRPr="00926DB6">
        <w:rPr>
          <w:rFonts w:ascii="Times New Roman" w:eastAsia="Times New Roman" w:hAnsi="Times New Roman" w:cs="Times New Roman"/>
          <w:sz w:val="24"/>
          <w:szCs w:val="24"/>
        </w:rPr>
        <w:t>m</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i</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i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rt</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ma</w:t>
      </w:r>
      <w:r w:rsidRPr="00926DB6">
        <w:rPr>
          <w:rFonts w:ascii="Times New Roman" w:eastAsia="Times New Roman" w:hAnsi="Times New Roman" w:cs="Times New Roman"/>
          <w:spacing w:val="2"/>
          <w:sz w:val="24"/>
          <w:szCs w:val="24"/>
        </w:rPr>
        <w:t xml:space="preserve"> 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li</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dibuat</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oleh</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pacing w:val="5"/>
          <w:sz w:val="24"/>
          <w:szCs w:val="24"/>
        </w:rPr>
        <w:t>J</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mes</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Gosling s</w:t>
      </w:r>
      <w:r w:rsidRPr="00926DB6">
        <w:rPr>
          <w:rFonts w:ascii="Times New Roman" w:eastAsia="Times New Roman" w:hAnsi="Times New Roman" w:cs="Times New Roman"/>
          <w:spacing w:val="-1"/>
          <w:sz w:val="24"/>
          <w:szCs w:val="24"/>
        </w:rPr>
        <w:t>aa</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mas</w:t>
      </w:r>
      <w:r w:rsidRPr="00926DB6">
        <w:rPr>
          <w:rFonts w:ascii="Times New Roman" w:eastAsia="Times New Roman" w:hAnsi="Times New Roman" w:cs="Times New Roman"/>
          <w:spacing w:val="2"/>
          <w:sz w:val="24"/>
          <w:szCs w:val="24"/>
        </w:rPr>
        <w:t>i</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bu</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i/>
          <w:sz w:val="24"/>
          <w:szCs w:val="24"/>
        </w:rPr>
        <w:t>Sun</w:t>
      </w:r>
      <w:r w:rsidRPr="00926DB6">
        <w:rPr>
          <w:rFonts w:ascii="Times New Roman" w:eastAsia="Times New Roman" w:hAnsi="Times New Roman" w:cs="Times New Roman"/>
          <w:i/>
          <w:spacing w:val="5"/>
          <w:sz w:val="24"/>
          <w:szCs w:val="24"/>
        </w:rPr>
        <w:t xml:space="preserve"> </w:t>
      </w:r>
      <w:r w:rsidRPr="00926DB6">
        <w:rPr>
          <w:rFonts w:ascii="Times New Roman" w:eastAsia="Times New Roman" w:hAnsi="Times New Roman" w:cs="Times New Roman"/>
          <w:i/>
          <w:spacing w:val="-1"/>
          <w:sz w:val="24"/>
          <w:szCs w:val="24"/>
        </w:rPr>
        <w:t>M</w:t>
      </w:r>
      <w:r w:rsidRPr="00926DB6">
        <w:rPr>
          <w:rFonts w:ascii="Times New Roman" w:eastAsia="Times New Roman" w:hAnsi="Times New Roman" w:cs="Times New Roman"/>
          <w:i/>
          <w:sz w:val="24"/>
          <w:szCs w:val="24"/>
        </w:rPr>
        <w:t>icro</w:t>
      </w:r>
      <w:r w:rsidRPr="00926DB6">
        <w:rPr>
          <w:rFonts w:ascii="Times New Roman" w:eastAsia="Times New Roman" w:hAnsi="Times New Roman" w:cs="Times New Roman"/>
          <w:i/>
          <w:spacing w:val="2"/>
          <w:sz w:val="24"/>
          <w:szCs w:val="24"/>
        </w:rPr>
        <w:t>s</w:t>
      </w:r>
      <w:r w:rsidRPr="00926DB6">
        <w:rPr>
          <w:rFonts w:ascii="Times New Roman" w:eastAsia="Times New Roman" w:hAnsi="Times New Roman" w:cs="Times New Roman"/>
          <w:i/>
          <w:spacing w:val="-1"/>
          <w:sz w:val="24"/>
          <w:szCs w:val="24"/>
        </w:rPr>
        <w:t>y</w:t>
      </w:r>
      <w:r w:rsidRPr="00926DB6">
        <w:rPr>
          <w:rFonts w:ascii="Times New Roman" w:eastAsia="Times New Roman" w:hAnsi="Times New Roman" w:cs="Times New Roman"/>
          <w:i/>
          <w:sz w:val="24"/>
          <w:szCs w:val="24"/>
        </w:rPr>
        <w:t>ste</w:t>
      </w:r>
      <w:r w:rsidRPr="00926DB6">
        <w:rPr>
          <w:rFonts w:ascii="Times New Roman" w:eastAsia="Times New Roman" w:hAnsi="Times New Roman" w:cs="Times New Roman"/>
          <w:i/>
          <w:spacing w:val="-1"/>
          <w:sz w:val="24"/>
          <w:szCs w:val="24"/>
        </w:rPr>
        <w:t>m</w:t>
      </w:r>
      <w:r w:rsidRPr="00926DB6">
        <w:rPr>
          <w:rFonts w:ascii="Times New Roman" w:eastAsia="Times New Roman" w:hAnsi="Times New Roman" w:cs="Times New Roman"/>
          <w:i/>
          <w:spacing w:val="1"/>
          <w:sz w:val="24"/>
          <w:szCs w:val="24"/>
        </w:rPr>
        <w:t>s</w:t>
      </w:r>
      <w:r w:rsidRPr="00926DB6">
        <w:rPr>
          <w:rFonts w:ascii="Times New Roman" w:eastAsia="Times New Roman" w:hAnsi="Times New Roman" w:cs="Times New Roman"/>
          <w:sz w:val="24"/>
          <w:szCs w:val="24"/>
        </w:rPr>
        <w:t xml:space="preserve">. </w:t>
      </w:r>
      <w:r w:rsidRPr="00926DB6">
        <w:rPr>
          <w:rFonts w:ascii="Times New Roman" w:eastAsia="Times New Roman" w:hAnsi="Times New Roman" w:cs="Times New Roman"/>
          <w:spacing w:val="-2"/>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s</w:t>
      </w:r>
      <w:r w:rsidRPr="00926DB6">
        <w:rPr>
          <w:rFonts w:ascii="Times New Roman" w:eastAsia="Times New Roman" w:hAnsi="Times New Roman" w:cs="Times New Roman"/>
          <w:sz w:val="24"/>
          <w:szCs w:val="24"/>
        </w:rPr>
        <w:t>a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pacing w:val="3"/>
          <w:sz w:val="24"/>
          <w:szCs w:val="24"/>
        </w:rPr>
        <w:t>m</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1"/>
          <w:sz w:val="24"/>
          <w:szCs w:val="24"/>
        </w:rPr>
        <w:t>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man</w:t>
      </w:r>
      <w:r w:rsidRPr="00926DB6">
        <w:rPr>
          <w:rFonts w:ascii="Times New Roman" w:eastAsia="Times New Roman" w:hAnsi="Times New Roman" w:cs="Times New Roman"/>
          <w:spacing w:val="3"/>
          <w:sz w:val="24"/>
          <w:szCs w:val="24"/>
        </w:rPr>
        <w:t xml:space="preserve"> i</w:t>
      </w:r>
      <w:r w:rsidRPr="00926DB6">
        <w:rPr>
          <w:rFonts w:ascii="Times New Roman" w:eastAsia="Times New Roman" w:hAnsi="Times New Roman" w:cs="Times New Roman"/>
          <w:sz w:val="24"/>
          <w:szCs w:val="24"/>
        </w:rPr>
        <w:t>ni</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me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up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w:t>
      </w:r>
      <w:r w:rsidRPr="00926DB6">
        <w:rPr>
          <w:rFonts w:ascii="Times New Roman" w:eastAsia="Times New Roman" w:hAnsi="Times New Roman" w:cs="Times New Roman"/>
          <w:spacing w:val="3"/>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ri</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C</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e</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a 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me</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dopsi</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z w:val="24"/>
          <w:szCs w:val="24"/>
        </w:rPr>
        <w:t>ntak</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C</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C</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pacing w:val="1"/>
          <w:sz w:val="24"/>
          <w:szCs w:val="24"/>
        </w:rPr>
        <w:t>S</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 xml:space="preserve">ini </w:t>
      </w:r>
      <w:r w:rsidRPr="00926DB6">
        <w:rPr>
          <w:rFonts w:ascii="Times New Roman" w:eastAsia="Times New Roman" w:hAnsi="Times New Roman" w:cs="Times New Roman"/>
          <w:spacing w:val="2"/>
          <w:sz w:val="24"/>
          <w:szCs w:val="24"/>
        </w:rPr>
        <w:t>J</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va</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me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up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mrog</w:t>
      </w:r>
      <w:r w:rsidRPr="00926DB6">
        <w:rPr>
          <w:rFonts w:ascii="Times New Roman" w:eastAsia="Times New Roman" w:hAnsi="Times New Roman" w:cs="Times New Roman"/>
          <w:spacing w:val="-1"/>
          <w:sz w:val="24"/>
          <w:szCs w:val="24"/>
        </w:rPr>
        <w:t>ra</w:t>
      </w:r>
      <w:r w:rsidRPr="00926DB6">
        <w:rPr>
          <w:rFonts w:ascii="Times New Roman" w:eastAsia="Times New Roman" w:hAnsi="Times New Roman" w:cs="Times New Roman"/>
          <w:sz w:val="24"/>
          <w:szCs w:val="24"/>
        </w:rPr>
        <w:t>man</w:t>
      </w:r>
      <w:r w:rsidRPr="00926DB6">
        <w:rPr>
          <w:rFonts w:ascii="Times New Roman" w:eastAsia="Times New Roman" w:hAnsi="Times New Roman" w:cs="Times New Roman"/>
          <w:spacing w:val="6"/>
          <w:sz w:val="24"/>
          <w:szCs w:val="24"/>
        </w:rPr>
        <w:t xml:space="preserve"> </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 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3"/>
          <w:sz w:val="24"/>
          <w:szCs w:val="24"/>
        </w:rPr>
        <w:t>l</w:t>
      </w:r>
      <w:r w:rsidRPr="00926DB6">
        <w:rPr>
          <w:rFonts w:ascii="Times New Roman" w:eastAsia="Times New Roman" w:hAnsi="Times New Roman" w:cs="Times New Roman"/>
          <w:sz w:val="24"/>
          <w:szCs w:val="24"/>
        </w:rPr>
        <w:t>ing popular</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u</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lebih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
          <w:sz w:val="24"/>
          <w:szCs w:val="24"/>
        </w:rPr>
        <w:t xml:space="preserve"> J</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va</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ri</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 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mrog</w:t>
      </w:r>
      <w:r w:rsidRPr="00926DB6">
        <w:rPr>
          <w:rFonts w:ascii="Times New Roman" w:eastAsia="Times New Roman" w:hAnsi="Times New Roman" w:cs="Times New Roman"/>
          <w:spacing w:val="-1"/>
          <w:sz w:val="24"/>
          <w:szCs w:val="24"/>
        </w:rPr>
        <w:t>ra</w:t>
      </w:r>
      <w:r w:rsidRPr="00926DB6">
        <w:rPr>
          <w:rFonts w:ascii="Times New Roman" w:eastAsia="Times New Roman" w:hAnsi="Times New Roman" w:cs="Times New Roman"/>
          <w:sz w:val="24"/>
          <w:szCs w:val="24"/>
        </w:rPr>
        <w:t>man</w:t>
      </w:r>
      <w:r w:rsidRPr="00926DB6">
        <w:rPr>
          <w:rFonts w:ascii="Times New Roman" w:eastAsia="Times New Roman" w:hAnsi="Times New Roman" w:cs="Times New Roman"/>
          <w:spacing w:val="6"/>
          <w:sz w:val="24"/>
          <w:szCs w:val="24"/>
        </w:rPr>
        <w:t xml:space="preserve"> </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 lain</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lah</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bisa</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di</w:t>
      </w:r>
      <w:r w:rsidRPr="00926DB6">
        <w:rPr>
          <w:rFonts w:ascii="Times New Roman" w:eastAsia="Times New Roman" w:hAnsi="Times New Roman" w:cs="Times New Roman"/>
          <w:spacing w:val="1"/>
          <w:sz w:val="24"/>
          <w:szCs w:val="24"/>
        </w:rPr>
        <w:t>j</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lank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dibe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3"/>
          <w:sz w:val="24"/>
          <w:szCs w:val="24"/>
        </w:rPr>
        <w:t>a</w:t>
      </w:r>
      <w:r w:rsidRPr="00926DB6">
        <w:rPr>
          <w:rFonts w:ascii="Times New Roman" w:eastAsia="Times New Roman" w:hAnsi="Times New Roman" w:cs="Times New Roman"/>
          <w:sz w:val="24"/>
          <w:szCs w:val="24"/>
        </w:rPr>
        <w:t>i</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jenis</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si</w:t>
      </w:r>
      <w:r w:rsidRPr="00926DB6">
        <w:rPr>
          <w:rFonts w:ascii="Times New Roman" w:eastAsia="Times New Roman" w:hAnsi="Times New Roman" w:cs="Times New Roman"/>
          <w:spacing w:val="1"/>
          <w:sz w:val="24"/>
          <w:szCs w:val="24"/>
        </w:rPr>
        <w:t>s</w:t>
      </w:r>
      <w:r w:rsidRPr="00926DB6">
        <w:rPr>
          <w:rFonts w:ascii="Times New Roman" w:eastAsia="Times New Roman" w:hAnsi="Times New Roman" w:cs="Times New Roman"/>
          <w:sz w:val="24"/>
          <w:szCs w:val="24"/>
        </w:rPr>
        <w:t>tem</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op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si 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hing</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a</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diken</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 j</w:t>
      </w:r>
      <w:r w:rsidRPr="00926DB6">
        <w:rPr>
          <w:rFonts w:ascii="Times New Roman" w:eastAsia="Times New Roman" w:hAnsi="Times New Roman" w:cs="Times New Roman"/>
          <w:spacing w:val="3"/>
          <w:sz w:val="24"/>
          <w:szCs w:val="24"/>
        </w:rPr>
        <w:t>u</w:t>
      </w:r>
      <w:r w:rsidRPr="00926DB6">
        <w:rPr>
          <w:rFonts w:ascii="Times New Roman" w:eastAsia="Times New Roman" w:hAnsi="Times New Roman" w:cs="Times New Roman"/>
          <w:sz w:val="24"/>
          <w:szCs w:val="24"/>
        </w:rPr>
        <w:t>ga</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mr</w:t>
      </w:r>
      <w:r w:rsidRPr="00926DB6">
        <w:rPr>
          <w:rFonts w:ascii="Times New Roman" w:eastAsia="Times New Roman" w:hAnsi="Times New Roman" w:cs="Times New Roman"/>
          <w:spacing w:val="2"/>
          <w:sz w:val="24"/>
          <w:szCs w:val="24"/>
        </w:rPr>
        <w:t>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man</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mu</w:t>
      </w:r>
      <w:r w:rsidRPr="00926DB6">
        <w:rPr>
          <w:rFonts w:ascii="Times New Roman" w:eastAsia="Times New Roman" w:hAnsi="Times New Roman" w:cs="Times New Roman"/>
          <w:spacing w:val="1"/>
          <w:sz w:val="24"/>
          <w:szCs w:val="24"/>
        </w:rPr>
        <w:t>l</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1"/>
          <w:sz w:val="24"/>
          <w:szCs w:val="24"/>
        </w:rPr>
        <w:t>i</w:t>
      </w:r>
      <w:r w:rsidRPr="00926DB6">
        <w:rPr>
          <w:rFonts w:ascii="Times New Roman" w:eastAsia="Times New Roman" w:hAnsi="Times New Roman" w:cs="Times New Roman"/>
          <w:sz w:val="24"/>
          <w:szCs w:val="24"/>
        </w:rPr>
        <w:t>platf</w:t>
      </w:r>
      <w:r w:rsidRPr="00926DB6">
        <w:rPr>
          <w:rFonts w:ascii="Times New Roman" w:eastAsia="Times New Roman" w:hAnsi="Times New Roman" w:cs="Times New Roman"/>
          <w:spacing w:val="-1"/>
          <w:sz w:val="24"/>
          <w:szCs w:val="24"/>
        </w:rPr>
        <w:t>o</w:t>
      </w:r>
      <w:r w:rsidRPr="00926DB6">
        <w:rPr>
          <w:rFonts w:ascii="Times New Roman" w:eastAsia="Times New Roman" w:hAnsi="Times New Roman" w:cs="Times New Roman"/>
          <w:sz w:val="24"/>
          <w:szCs w:val="24"/>
        </w:rPr>
        <w:t>rm, b</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rsifat</w:t>
      </w:r>
      <w:r w:rsidRPr="00926DB6">
        <w:rPr>
          <w:rFonts w:ascii="Times New Roman" w:eastAsia="Times New Roman" w:hAnsi="Times New Roman" w:cs="Times New Roman"/>
          <w:spacing w:val="6"/>
          <w:sz w:val="24"/>
          <w:szCs w:val="24"/>
        </w:rPr>
        <w:t xml:space="preserve"> </w:t>
      </w:r>
      <w:r w:rsidRPr="00926DB6">
        <w:rPr>
          <w:rFonts w:ascii="Times New Roman" w:eastAsia="Times New Roman" w:hAnsi="Times New Roman" w:cs="Times New Roman"/>
          <w:spacing w:val="1"/>
          <w:sz w:val="24"/>
          <w:szCs w:val="24"/>
        </w:rPr>
        <w:t>P</w:t>
      </w:r>
      <w:r w:rsidRPr="00926DB6">
        <w:rPr>
          <w:rFonts w:ascii="Times New Roman" w:eastAsia="Times New Roman" w:hAnsi="Times New Roman" w:cs="Times New Roman"/>
          <w:spacing w:val="-2"/>
          <w:sz w:val="24"/>
          <w:szCs w:val="24"/>
        </w:rPr>
        <w:t>B</w:t>
      </w:r>
      <w:r w:rsidRPr="00926DB6">
        <w:rPr>
          <w:rFonts w:ascii="Times New Roman" w:eastAsia="Times New Roman" w:hAnsi="Times New Roman" w:cs="Times New Roman"/>
          <w:sz w:val="24"/>
          <w:szCs w:val="24"/>
        </w:rPr>
        <w:t xml:space="preserve">O </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mr</w:t>
      </w:r>
      <w:r w:rsidRPr="00926DB6">
        <w:rPr>
          <w:rFonts w:ascii="Times New Roman" w:eastAsia="Times New Roman" w:hAnsi="Times New Roman" w:cs="Times New Roman"/>
          <w:spacing w:val="2"/>
          <w:sz w:val="24"/>
          <w:szCs w:val="24"/>
        </w:rPr>
        <w:t>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pacing w:val="3"/>
          <w:sz w:val="24"/>
          <w:szCs w:val="24"/>
        </w:rPr>
        <w:t>m</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 b</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1"/>
          <w:sz w:val="24"/>
          <w:szCs w:val="24"/>
        </w:rPr>
        <w:t>o</w:t>
      </w:r>
      <w:r w:rsidRPr="00926DB6">
        <w:rPr>
          <w:rFonts w:ascii="Times New Roman" w:eastAsia="Times New Roman" w:hAnsi="Times New Roman" w:cs="Times New Roman"/>
          <w:sz w:val="24"/>
          <w:szCs w:val="24"/>
        </w:rPr>
        <w:t>ri</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nt</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si</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i/>
          <w:sz w:val="24"/>
          <w:szCs w:val="24"/>
        </w:rPr>
        <w:t>obje</w:t>
      </w:r>
      <w:r w:rsidRPr="00926DB6">
        <w:rPr>
          <w:rFonts w:ascii="Times New Roman" w:eastAsia="Times New Roman" w:hAnsi="Times New Roman" w:cs="Times New Roman"/>
          <w:i/>
          <w:spacing w:val="-1"/>
          <w:sz w:val="24"/>
          <w:szCs w:val="24"/>
        </w:rPr>
        <w:t>c</w:t>
      </w:r>
      <w:r w:rsidRPr="00926DB6">
        <w:rPr>
          <w:rFonts w:ascii="Times New Roman" w:eastAsia="Times New Roman" w:hAnsi="Times New Roman" w:cs="Times New Roman"/>
          <w:i/>
          <w:sz w:val="24"/>
          <w:szCs w:val="24"/>
        </w:rPr>
        <w:t>t</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 memi</w:t>
      </w:r>
      <w:r w:rsidRPr="00926DB6">
        <w:rPr>
          <w:rFonts w:ascii="Times New Roman" w:eastAsia="Times New Roman" w:hAnsi="Times New Roman" w:cs="Times New Roman"/>
          <w:spacing w:val="1"/>
          <w:sz w:val="24"/>
          <w:szCs w:val="24"/>
        </w:rPr>
        <w:t>l</w:t>
      </w:r>
      <w:r w:rsidRPr="00926DB6">
        <w:rPr>
          <w:rFonts w:ascii="Times New Roman" w:eastAsia="Times New Roman" w:hAnsi="Times New Roman" w:cs="Times New Roman"/>
          <w:sz w:val="24"/>
          <w:szCs w:val="24"/>
        </w:rPr>
        <w:t>iki</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i/>
          <w:sz w:val="24"/>
          <w:szCs w:val="24"/>
        </w:rPr>
        <w:t>l</w:t>
      </w:r>
      <w:r w:rsidRPr="00926DB6">
        <w:rPr>
          <w:rFonts w:ascii="Times New Roman" w:eastAsia="Times New Roman" w:hAnsi="Times New Roman" w:cs="Times New Roman"/>
          <w:i/>
          <w:spacing w:val="1"/>
          <w:sz w:val="24"/>
          <w:szCs w:val="24"/>
        </w:rPr>
        <w:t>i</w:t>
      </w:r>
      <w:r w:rsidRPr="00926DB6">
        <w:rPr>
          <w:rFonts w:ascii="Times New Roman" w:eastAsia="Times New Roman" w:hAnsi="Times New Roman" w:cs="Times New Roman"/>
          <w:i/>
          <w:sz w:val="24"/>
          <w:szCs w:val="24"/>
        </w:rPr>
        <w:t>brary</w:t>
      </w:r>
      <w:r w:rsidRPr="00926DB6">
        <w:rPr>
          <w:rFonts w:ascii="Times New Roman" w:eastAsia="Times New Roman" w:hAnsi="Times New Roman" w:cs="Times New Roman"/>
          <w:i/>
          <w:spacing w:val="2"/>
          <w:sz w:val="24"/>
          <w:szCs w:val="24"/>
        </w:rPr>
        <w:t xml:space="preserve"> </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pacing w:val="3"/>
          <w:sz w:val="24"/>
          <w:szCs w:val="24"/>
        </w:rPr>
        <w:t>l</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1"/>
          <w:sz w:val="24"/>
          <w:szCs w:val="24"/>
        </w:rPr>
        <w:t>p</w:t>
      </w:r>
      <w:r w:rsidRPr="00926DB6">
        <w:rPr>
          <w:rFonts w:ascii="Times New Roman" w:eastAsia="Times New Roman" w:hAnsi="Times New Roman" w:cs="Times New Roman"/>
          <w:sz w:val="24"/>
          <w:szCs w:val="24"/>
        </w:rPr>
        <w:t>.</w:t>
      </w:r>
    </w:p>
    <w:p w:rsidR="00926DB6" w:rsidRPr="00926DB6" w:rsidRDefault="00926DB6" w:rsidP="00F569EA">
      <w:pPr>
        <w:spacing w:before="5" w:after="0" w:line="160" w:lineRule="exact"/>
        <w:ind w:left="720" w:firstLine="900"/>
        <w:rPr>
          <w:rFonts w:ascii="Times New Roman" w:eastAsia="Times New Roman" w:hAnsi="Times New Roman" w:cs="Times New Roman"/>
          <w:sz w:val="16"/>
          <w:szCs w:val="16"/>
        </w:rPr>
      </w:pPr>
    </w:p>
    <w:p w:rsidR="00C7729A" w:rsidRPr="00D07A01" w:rsidRDefault="00926DB6" w:rsidP="00D07A01">
      <w:pPr>
        <w:spacing w:after="0" w:line="360" w:lineRule="auto"/>
        <w:ind w:left="720" w:right="20" w:firstLine="720"/>
        <w:jc w:val="both"/>
        <w:rPr>
          <w:rFonts w:ascii="Times New Roman" w:eastAsia="Times New Roman" w:hAnsi="Times New Roman" w:cs="Times New Roman"/>
          <w:position w:val="-1"/>
          <w:sz w:val="24"/>
          <w:szCs w:val="24"/>
        </w:rPr>
        <w:sectPr w:rsidR="00C7729A" w:rsidRPr="00D07A01">
          <w:headerReference w:type="default" r:id="rId9"/>
          <w:pgSz w:w="11920" w:h="16840"/>
          <w:pgMar w:top="1560" w:right="1580" w:bottom="280" w:left="1680" w:header="0" w:footer="0" w:gutter="0"/>
          <w:cols w:space="720"/>
        </w:sectPr>
      </w:pPr>
      <w:r w:rsidRPr="00926DB6">
        <w:rPr>
          <w:rFonts w:ascii="Times New Roman" w:eastAsia="Times New Roman" w:hAnsi="Times New Roman" w:cs="Times New Roman"/>
          <w:spacing w:val="1"/>
          <w:sz w:val="24"/>
          <w:szCs w:val="24"/>
        </w:rPr>
        <w:t>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2"/>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 untuk</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mem</w:t>
      </w:r>
      <w:r w:rsidRPr="00926DB6">
        <w:rPr>
          <w:rFonts w:ascii="Times New Roman" w:eastAsia="Times New Roman" w:hAnsi="Times New Roman" w:cs="Times New Roman"/>
          <w:spacing w:val="2"/>
          <w:sz w:val="24"/>
          <w:szCs w:val="24"/>
        </w:rPr>
        <w:t>b</w:t>
      </w:r>
      <w:r w:rsidRPr="00926DB6">
        <w:rPr>
          <w:rFonts w:ascii="Times New Roman" w:eastAsia="Times New Roman" w:hAnsi="Times New Roman" w:cs="Times New Roman"/>
          <w:sz w:val="24"/>
          <w:szCs w:val="24"/>
        </w:rPr>
        <w:t>u</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tampi</w:t>
      </w:r>
      <w:r w:rsidRPr="00926DB6">
        <w:rPr>
          <w:rFonts w:ascii="Times New Roman" w:eastAsia="Times New Roman" w:hAnsi="Times New Roman" w:cs="Times New Roman"/>
          <w:spacing w:val="1"/>
          <w:sz w:val="24"/>
          <w:szCs w:val="24"/>
        </w:rPr>
        <w:t>l</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xml:space="preserve">n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xml:space="preserve">tau </w:t>
      </w:r>
      <w:r w:rsidRPr="00926DB6">
        <w:rPr>
          <w:rFonts w:ascii="Times New Roman" w:eastAsia="Times New Roman" w:hAnsi="Times New Roman" w:cs="Times New Roman"/>
          <w:spacing w:val="3"/>
          <w:sz w:val="24"/>
          <w:szCs w:val="24"/>
        </w:rPr>
        <w:t>l</w:t>
      </w:r>
      <w:r w:rsidRPr="00926DB6">
        <w:rPr>
          <w:rFonts w:ascii="Times New Roman" w:eastAsia="Times New Roman" w:hAnsi="Times New Roman" w:cs="Times New Roman"/>
          <w:spacing w:val="4"/>
          <w:sz w:val="24"/>
          <w:szCs w:val="24"/>
        </w:rPr>
        <w:t>a</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z w:val="24"/>
          <w:szCs w:val="24"/>
        </w:rPr>
        <w:t>out,</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di</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un</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 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w:t>
      </w:r>
      <w:r w:rsidRPr="00926DB6">
        <w:rPr>
          <w:rFonts w:ascii="Times New Roman" w:eastAsia="Times New Roman" w:hAnsi="Times New Roman" w:cs="Times New Roman"/>
          <w:spacing w:val="7"/>
          <w:sz w:val="24"/>
          <w:szCs w:val="24"/>
        </w:rPr>
        <w:t xml:space="preserve"> </w:t>
      </w:r>
      <w:r w:rsidRPr="00926DB6">
        <w:rPr>
          <w:rFonts w:ascii="Times New Roman" w:eastAsia="Times New Roman" w:hAnsi="Times New Roman" w:cs="Times New Roman"/>
          <w:sz w:val="24"/>
          <w:szCs w:val="24"/>
        </w:rPr>
        <w:t>X</w:t>
      </w:r>
      <w:r w:rsidRPr="00926DB6">
        <w:rPr>
          <w:rFonts w:ascii="Times New Roman" w:eastAsia="Times New Roman" w:hAnsi="Times New Roman" w:cs="Times New Roman"/>
          <w:spacing w:val="2"/>
          <w:sz w:val="24"/>
          <w:szCs w:val="24"/>
        </w:rPr>
        <w:t>M</w:t>
      </w:r>
      <w:r w:rsidRPr="00926DB6">
        <w:rPr>
          <w:rFonts w:ascii="Times New Roman" w:eastAsia="Times New Roman" w:hAnsi="Times New Roman" w:cs="Times New Roman"/>
          <w:sz w:val="24"/>
          <w:szCs w:val="24"/>
        </w:rPr>
        <w:t xml:space="preserve">L </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i/>
          <w:sz w:val="24"/>
          <w:szCs w:val="24"/>
        </w:rPr>
        <w:t>E</w:t>
      </w:r>
      <w:r w:rsidRPr="00926DB6">
        <w:rPr>
          <w:rFonts w:ascii="Times New Roman" w:eastAsia="Times New Roman" w:hAnsi="Times New Roman" w:cs="Times New Roman"/>
          <w:i/>
          <w:spacing w:val="-1"/>
          <w:sz w:val="24"/>
          <w:szCs w:val="24"/>
        </w:rPr>
        <w:t>x</w:t>
      </w:r>
      <w:r w:rsidRPr="00926DB6">
        <w:rPr>
          <w:rFonts w:ascii="Times New Roman" w:eastAsia="Times New Roman" w:hAnsi="Times New Roman" w:cs="Times New Roman"/>
          <w:i/>
          <w:sz w:val="24"/>
          <w:szCs w:val="24"/>
        </w:rPr>
        <w:t>tensible</w:t>
      </w:r>
      <w:r w:rsidRPr="00926DB6">
        <w:rPr>
          <w:rFonts w:ascii="Times New Roman" w:eastAsia="Times New Roman" w:hAnsi="Times New Roman" w:cs="Times New Roman"/>
          <w:i/>
          <w:spacing w:val="54"/>
          <w:sz w:val="24"/>
          <w:szCs w:val="24"/>
        </w:rPr>
        <w:t xml:space="preserve"> </w:t>
      </w:r>
      <w:r w:rsidRPr="00926DB6">
        <w:rPr>
          <w:rFonts w:ascii="Times New Roman" w:eastAsia="Times New Roman" w:hAnsi="Times New Roman" w:cs="Times New Roman"/>
          <w:i/>
          <w:spacing w:val="-1"/>
          <w:sz w:val="24"/>
          <w:szCs w:val="24"/>
        </w:rPr>
        <w:t>M</w:t>
      </w:r>
      <w:r w:rsidRPr="00926DB6">
        <w:rPr>
          <w:rFonts w:ascii="Times New Roman" w:eastAsia="Times New Roman" w:hAnsi="Times New Roman" w:cs="Times New Roman"/>
          <w:i/>
          <w:sz w:val="24"/>
          <w:szCs w:val="24"/>
        </w:rPr>
        <w:t>a</w:t>
      </w:r>
      <w:r w:rsidRPr="00926DB6">
        <w:rPr>
          <w:rFonts w:ascii="Times New Roman" w:eastAsia="Times New Roman" w:hAnsi="Times New Roman" w:cs="Times New Roman"/>
          <w:i/>
          <w:spacing w:val="2"/>
          <w:sz w:val="24"/>
          <w:szCs w:val="24"/>
        </w:rPr>
        <w:t>r</w:t>
      </w:r>
      <w:r w:rsidRPr="00926DB6">
        <w:rPr>
          <w:rFonts w:ascii="Times New Roman" w:eastAsia="Times New Roman" w:hAnsi="Times New Roman" w:cs="Times New Roman"/>
          <w:i/>
          <w:spacing w:val="-1"/>
          <w:sz w:val="24"/>
          <w:szCs w:val="24"/>
        </w:rPr>
        <w:t>k</w:t>
      </w:r>
      <w:r w:rsidRPr="00926DB6">
        <w:rPr>
          <w:rFonts w:ascii="Times New Roman" w:eastAsia="Times New Roman" w:hAnsi="Times New Roman" w:cs="Times New Roman"/>
          <w:i/>
          <w:sz w:val="24"/>
          <w:szCs w:val="24"/>
        </w:rPr>
        <w:t>up</w:t>
      </w:r>
      <w:r w:rsidRPr="00926DB6">
        <w:rPr>
          <w:rFonts w:ascii="Times New Roman" w:eastAsia="Times New Roman" w:hAnsi="Times New Roman" w:cs="Times New Roman"/>
          <w:i/>
          <w:spacing w:val="55"/>
          <w:sz w:val="24"/>
          <w:szCs w:val="24"/>
        </w:rPr>
        <w:t xml:space="preserve"> </w:t>
      </w:r>
      <w:r w:rsidRPr="00926DB6">
        <w:rPr>
          <w:rFonts w:ascii="Times New Roman" w:eastAsia="Times New Roman" w:hAnsi="Times New Roman" w:cs="Times New Roman"/>
          <w:i/>
          <w:spacing w:val="1"/>
          <w:sz w:val="24"/>
          <w:szCs w:val="24"/>
        </w:rPr>
        <w:t>L</w:t>
      </w:r>
      <w:r w:rsidRPr="00926DB6">
        <w:rPr>
          <w:rFonts w:ascii="Times New Roman" w:eastAsia="Times New Roman" w:hAnsi="Times New Roman" w:cs="Times New Roman"/>
          <w:i/>
          <w:sz w:val="24"/>
          <w:szCs w:val="24"/>
        </w:rPr>
        <w:t>anguag</w:t>
      </w:r>
      <w:r w:rsidRPr="00926DB6">
        <w:rPr>
          <w:rFonts w:ascii="Times New Roman" w:eastAsia="Times New Roman" w:hAnsi="Times New Roman" w:cs="Times New Roman"/>
          <w:i/>
          <w:spacing w:val="1"/>
          <w:sz w:val="24"/>
          <w:szCs w:val="24"/>
        </w:rPr>
        <w:t>e</w:t>
      </w:r>
      <w:proofErr w:type="gramStart"/>
      <w:r w:rsidRPr="00926DB6">
        <w:rPr>
          <w:rFonts w:ascii="Times New Roman" w:eastAsia="Times New Roman" w:hAnsi="Times New Roman" w:cs="Times New Roman"/>
          <w:sz w:val="24"/>
          <w:szCs w:val="24"/>
        </w:rPr>
        <w:t xml:space="preserve">),  </w:t>
      </w:r>
      <w:r w:rsidRPr="00926DB6">
        <w:rPr>
          <w:rFonts w:ascii="Times New Roman" w:eastAsia="Times New Roman" w:hAnsi="Times New Roman" w:cs="Times New Roman"/>
          <w:spacing w:val="52"/>
          <w:sz w:val="24"/>
          <w:szCs w:val="24"/>
        </w:rPr>
        <w:t xml:space="preserve"> </w:t>
      </w:r>
      <w:proofErr w:type="gramEnd"/>
      <w:r w:rsidRPr="00926DB6">
        <w:rPr>
          <w:rFonts w:ascii="Times New Roman" w:eastAsia="Times New Roman" w:hAnsi="Times New Roman" w:cs="Times New Roman"/>
          <w:sz w:val="24"/>
          <w:szCs w:val="24"/>
        </w:rPr>
        <w:t>Men</w:t>
      </w:r>
      <w:r w:rsidRPr="00926DB6">
        <w:rPr>
          <w:rFonts w:ascii="Times New Roman" w:eastAsia="Times New Roman" w:hAnsi="Times New Roman" w:cs="Times New Roman"/>
          <w:spacing w:val="1"/>
          <w:sz w:val="24"/>
          <w:szCs w:val="24"/>
        </w:rPr>
        <w:t>u</w:t>
      </w:r>
      <w:r w:rsidRPr="00926DB6">
        <w:rPr>
          <w:rFonts w:ascii="Times New Roman" w:eastAsia="Times New Roman" w:hAnsi="Times New Roman" w:cs="Times New Roman"/>
          <w:sz w:val="24"/>
          <w:szCs w:val="24"/>
        </w:rPr>
        <w:t>rut</w:t>
      </w:r>
      <w:r w:rsidRPr="00926DB6">
        <w:rPr>
          <w:rFonts w:ascii="Times New Roman" w:eastAsia="Times New Roman" w:hAnsi="Times New Roman" w:cs="Times New Roman"/>
          <w:spacing w:val="55"/>
          <w:sz w:val="24"/>
          <w:szCs w:val="24"/>
        </w:rPr>
        <w:t xml:space="preserve"> </w:t>
      </w:r>
      <w:r w:rsidRPr="00926DB6">
        <w:rPr>
          <w:rFonts w:ascii="Times New Roman" w:eastAsia="Times New Roman" w:hAnsi="Times New Roman" w:cs="Times New Roman"/>
          <w:spacing w:val="1"/>
          <w:sz w:val="24"/>
          <w:szCs w:val="24"/>
        </w:rPr>
        <w:t>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3"/>
          <w:sz w:val="24"/>
          <w:szCs w:val="24"/>
        </w:rPr>
        <w:t>i</w:t>
      </w:r>
      <w:r w:rsidRPr="00926DB6">
        <w:rPr>
          <w:rFonts w:ascii="Times New Roman" w:eastAsia="Times New Roman" w:hAnsi="Times New Roman" w:cs="Times New Roman"/>
          <w:spacing w:val="-2"/>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w</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ti</w:t>
      </w:r>
      <w:r w:rsidRPr="00926DB6">
        <w:rPr>
          <w:rFonts w:ascii="Times New Roman" w:eastAsia="Times New Roman" w:hAnsi="Times New Roman" w:cs="Times New Roman"/>
          <w:spacing w:val="56"/>
          <w:sz w:val="24"/>
          <w:szCs w:val="24"/>
        </w:rPr>
        <w:t xml:space="preserve"> </w:t>
      </w:r>
      <w:r w:rsidRPr="00926DB6">
        <w:rPr>
          <w:rFonts w:ascii="Times New Roman" w:eastAsia="Times New Roman" w:hAnsi="Times New Roman" w:cs="Times New Roman"/>
          <w:sz w:val="24"/>
          <w:szCs w:val="24"/>
        </w:rPr>
        <w:t>(201</w:t>
      </w:r>
      <w:r w:rsidRPr="00926DB6">
        <w:rPr>
          <w:rFonts w:ascii="Times New Roman" w:eastAsia="Times New Roman" w:hAnsi="Times New Roman" w:cs="Times New Roman"/>
          <w:spacing w:val="-1"/>
          <w:sz w:val="24"/>
          <w:szCs w:val="24"/>
        </w:rPr>
        <w:t>6</w:t>
      </w:r>
      <w:r w:rsidRPr="00926DB6">
        <w:rPr>
          <w:rFonts w:ascii="Times New Roman" w:eastAsia="Times New Roman" w:hAnsi="Times New Roman" w:cs="Times New Roman"/>
          <w:sz w:val="24"/>
          <w:szCs w:val="24"/>
        </w:rPr>
        <w:t xml:space="preserve">:152)  </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sz w:val="24"/>
          <w:szCs w:val="24"/>
        </w:rPr>
        <w:t>me</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3"/>
          <w:sz w:val="24"/>
          <w:szCs w:val="24"/>
        </w:rPr>
        <w:t>t</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 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hwa</w:t>
      </w:r>
      <w:r w:rsidRPr="00926DB6">
        <w:rPr>
          <w:rFonts w:ascii="Times New Roman" w:eastAsia="Times New Roman" w:hAnsi="Times New Roman" w:cs="Times New Roman"/>
          <w:spacing w:val="1"/>
          <w:sz w:val="24"/>
          <w:szCs w:val="24"/>
        </w:rPr>
        <w:t xml:space="preserve"> </w:t>
      </w:r>
      <w:r w:rsidRPr="00926DB6">
        <w:rPr>
          <w:rFonts w:ascii="Times New Roman" w:eastAsia="Times New Roman" w:hAnsi="Times New Roman" w:cs="Times New Roman"/>
          <w:sz w:val="24"/>
          <w:szCs w:val="24"/>
        </w:rPr>
        <w:t>X</w:t>
      </w:r>
      <w:r w:rsidRPr="00926DB6">
        <w:rPr>
          <w:rFonts w:ascii="Times New Roman" w:eastAsia="Times New Roman" w:hAnsi="Times New Roman" w:cs="Times New Roman"/>
          <w:spacing w:val="2"/>
          <w:sz w:val="24"/>
          <w:szCs w:val="24"/>
        </w:rPr>
        <w:t>M</w:t>
      </w:r>
      <w:r w:rsidRPr="00926DB6">
        <w:rPr>
          <w:rFonts w:ascii="Times New Roman" w:eastAsia="Times New Roman" w:hAnsi="Times New Roman" w:cs="Times New Roman"/>
          <w:sz w:val="24"/>
          <w:szCs w:val="24"/>
        </w:rPr>
        <w:t xml:space="preserve">L </w:t>
      </w:r>
      <w:r w:rsidRPr="00926DB6">
        <w:rPr>
          <w:rFonts w:ascii="Times New Roman" w:eastAsia="Times New Roman" w:hAnsi="Times New Roman" w:cs="Times New Roman"/>
          <w:spacing w:val="3"/>
          <w:sz w:val="24"/>
          <w:szCs w:val="24"/>
        </w:rPr>
        <w:t>m</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rup</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pacing w:val="2"/>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bu</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teknol</w:t>
      </w:r>
      <w:r w:rsidRPr="00926DB6">
        <w:rPr>
          <w:rFonts w:ascii="Times New Roman" w:eastAsia="Times New Roman" w:hAnsi="Times New Roman" w:cs="Times New Roman"/>
          <w:spacing w:val="2"/>
          <w:sz w:val="24"/>
          <w:szCs w:val="24"/>
        </w:rPr>
        <w:t>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i</w:t>
      </w:r>
      <w:r w:rsidRPr="00926DB6">
        <w:rPr>
          <w:rFonts w:ascii="Times New Roman" w:eastAsia="Times New Roman" w:hAnsi="Times New Roman" w:cs="Times New Roman"/>
          <w:spacing w:val="7"/>
          <w:sz w:val="24"/>
          <w:szCs w:val="24"/>
        </w:rPr>
        <w:t xml:space="preserve"> </w:t>
      </w:r>
      <w:r w:rsidRPr="00926DB6">
        <w:rPr>
          <w:rFonts w:ascii="Times New Roman" w:eastAsia="Times New Roman" w:hAnsi="Times New Roman" w:cs="Times New Roman"/>
          <w:i/>
          <w:spacing w:val="-1"/>
          <w:sz w:val="24"/>
          <w:szCs w:val="24"/>
        </w:rPr>
        <w:t>c</w:t>
      </w:r>
      <w:r w:rsidRPr="00926DB6">
        <w:rPr>
          <w:rFonts w:ascii="Times New Roman" w:eastAsia="Times New Roman" w:hAnsi="Times New Roman" w:cs="Times New Roman"/>
          <w:i/>
          <w:sz w:val="24"/>
          <w:szCs w:val="24"/>
        </w:rPr>
        <w:t>ross</w:t>
      </w:r>
      <w:r w:rsidRPr="00926DB6">
        <w:rPr>
          <w:rFonts w:ascii="Times New Roman" w:eastAsia="Times New Roman" w:hAnsi="Times New Roman" w:cs="Times New Roman"/>
          <w:i/>
          <w:spacing w:val="6"/>
          <w:sz w:val="24"/>
          <w:szCs w:val="24"/>
        </w:rPr>
        <w:t xml:space="preserve"> </w:t>
      </w:r>
      <w:r w:rsidRPr="00926DB6">
        <w:rPr>
          <w:rFonts w:ascii="Times New Roman" w:eastAsia="Times New Roman" w:hAnsi="Times New Roman" w:cs="Times New Roman"/>
          <w:i/>
          <w:sz w:val="24"/>
          <w:szCs w:val="24"/>
        </w:rPr>
        <w:t>pla</w:t>
      </w:r>
      <w:r w:rsidRPr="00926DB6">
        <w:rPr>
          <w:rFonts w:ascii="Times New Roman" w:eastAsia="Times New Roman" w:hAnsi="Times New Roman" w:cs="Times New Roman"/>
          <w:i/>
          <w:spacing w:val="1"/>
          <w:sz w:val="24"/>
          <w:szCs w:val="24"/>
        </w:rPr>
        <w:t>t</w:t>
      </w:r>
      <w:r w:rsidRPr="00926DB6">
        <w:rPr>
          <w:rFonts w:ascii="Times New Roman" w:eastAsia="Times New Roman" w:hAnsi="Times New Roman" w:cs="Times New Roman"/>
          <w:i/>
          <w:sz w:val="24"/>
          <w:szCs w:val="24"/>
        </w:rPr>
        <w:t>for</w:t>
      </w:r>
      <w:r w:rsidRPr="00926DB6">
        <w:rPr>
          <w:rFonts w:ascii="Times New Roman" w:eastAsia="Times New Roman" w:hAnsi="Times New Roman" w:cs="Times New Roman"/>
          <w:i/>
          <w:spacing w:val="1"/>
          <w:sz w:val="24"/>
          <w:szCs w:val="24"/>
        </w:rPr>
        <w:t>m</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me</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up</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i/>
          <w:sz w:val="24"/>
          <w:szCs w:val="24"/>
        </w:rPr>
        <w:t>too</w:t>
      </w:r>
      <w:r w:rsidRPr="00926DB6">
        <w:rPr>
          <w:rFonts w:ascii="Times New Roman" w:eastAsia="Times New Roman" w:hAnsi="Times New Roman" w:cs="Times New Roman"/>
          <w:i/>
          <w:spacing w:val="1"/>
          <w:sz w:val="24"/>
          <w:szCs w:val="24"/>
        </w:rPr>
        <w:t>l</w:t>
      </w:r>
      <w:r w:rsidRPr="00926DB6">
        <w:rPr>
          <w:rFonts w:ascii="Times New Roman" w:eastAsia="Times New Roman" w:hAnsi="Times New Roman" w:cs="Times New Roman"/>
          <w:i/>
          <w:sz w:val="24"/>
          <w:szCs w:val="24"/>
        </w:rPr>
        <w:t xml:space="preserve">s </w:t>
      </w:r>
      <w:r w:rsidRPr="00926DB6">
        <w:rPr>
          <w:rFonts w:ascii="Times New Roman" w:eastAsia="Times New Roman" w:hAnsi="Times New Roman" w:cs="Times New Roman"/>
          <w:sz w:val="24"/>
          <w:szCs w:val="24"/>
        </w:rPr>
        <w:t xml:space="preserve">untuk </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mel</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kuk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xml:space="preserve">n </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tr</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
          <w:sz w:val="24"/>
          <w:szCs w:val="24"/>
        </w:rPr>
        <w:t>s</w:t>
      </w:r>
      <w:r w:rsidRPr="00926DB6">
        <w:rPr>
          <w:rFonts w:ascii="Times New Roman" w:eastAsia="Times New Roman" w:hAnsi="Times New Roman" w:cs="Times New Roman"/>
          <w:sz w:val="24"/>
          <w:szCs w:val="24"/>
        </w:rPr>
        <w:t>m</w:t>
      </w:r>
      <w:r w:rsidRPr="00926DB6">
        <w:rPr>
          <w:rFonts w:ascii="Times New Roman" w:eastAsia="Times New Roman" w:hAnsi="Times New Roman" w:cs="Times New Roman"/>
          <w:spacing w:val="1"/>
          <w:sz w:val="24"/>
          <w:szCs w:val="24"/>
        </w:rPr>
        <w:t>i</w:t>
      </w:r>
      <w:r w:rsidRPr="00926DB6">
        <w:rPr>
          <w:rFonts w:ascii="Times New Roman" w:eastAsia="Times New Roman" w:hAnsi="Times New Roman" w:cs="Times New Roman"/>
          <w:sz w:val="24"/>
          <w:szCs w:val="24"/>
        </w:rPr>
        <w:t xml:space="preserve">si </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info</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 xml:space="preserve">masi. </w:t>
      </w:r>
      <w:r w:rsidRPr="00926DB6">
        <w:rPr>
          <w:rFonts w:ascii="Times New Roman" w:eastAsia="Times New Roman" w:hAnsi="Times New Roman" w:cs="Times New Roman"/>
          <w:spacing w:val="5"/>
          <w:sz w:val="24"/>
          <w:szCs w:val="24"/>
        </w:rPr>
        <w:t xml:space="preserve"> </w:t>
      </w:r>
      <w:proofErr w:type="gramStart"/>
      <w:r w:rsidRPr="00926DB6">
        <w:rPr>
          <w:rFonts w:ascii="Times New Roman" w:eastAsia="Times New Roman" w:hAnsi="Times New Roman" w:cs="Times New Roman"/>
          <w:sz w:val="24"/>
          <w:szCs w:val="24"/>
        </w:rPr>
        <w:t>X</w:t>
      </w:r>
      <w:r w:rsidRPr="00926DB6">
        <w:rPr>
          <w:rFonts w:ascii="Times New Roman" w:eastAsia="Times New Roman" w:hAnsi="Times New Roman" w:cs="Times New Roman"/>
          <w:spacing w:val="2"/>
          <w:sz w:val="24"/>
          <w:szCs w:val="24"/>
        </w:rPr>
        <w:t>M</w:t>
      </w:r>
      <w:r w:rsidRPr="00926DB6">
        <w:rPr>
          <w:rFonts w:ascii="Times New Roman" w:eastAsia="Times New Roman" w:hAnsi="Times New Roman" w:cs="Times New Roman"/>
          <w:sz w:val="24"/>
          <w:szCs w:val="24"/>
        </w:rPr>
        <w:t xml:space="preserve">L  </w:t>
      </w:r>
      <w:r w:rsidRPr="00926DB6">
        <w:rPr>
          <w:rFonts w:ascii="Times New Roman" w:eastAsia="Times New Roman" w:hAnsi="Times New Roman" w:cs="Times New Roman"/>
          <w:spacing w:val="2"/>
          <w:sz w:val="24"/>
          <w:szCs w:val="24"/>
        </w:rPr>
        <w:t>b</w:t>
      </w:r>
      <w:r w:rsidRPr="00926DB6">
        <w:rPr>
          <w:rFonts w:ascii="Times New Roman" w:eastAsia="Times New Roman" w:hAnsi="Times New Roman" w:cs="Times New Roman"/>
          <w:sz w:val="24"/>
          <w:szCs w:val="24"/>
        </w:rPr>
        <w:t>uk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nlah</w:t>
      </w:r>
      <w:proofErr w:type="gramEnd"/>
      <w:r w:rsidRPr="00926DB6">
        <w:rPr>
          <w:rFonts w:ascii="Times New Roman" w:eastAsia="Times New Roman" w:hAnsi="Times New Roman" w:cs="Times New Roman"/>
          <w:sz w:val="24"/>
          <w:szCs w:val="24"/>
        </w:rPr>
        <w:t xml:space="preserve"> </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pacing w:val="2"/>
          <w:sz w:val="24"/>
          <w:szCs w:val="24"/>
        </w:rPr>
        <w:t>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xml:space="preserve">m, </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xml:space="preserve">tau </w:t>
      </w:r>
      <w:r w:rsidRPr="00926DB6">
        <w:rPr>
          <w:rFonts w:ascii="Times New Roman" w:eastAsia="Times New Roman" w:hAnsi="Times New Roman" w:cs="Times New Roman"/>
          <w:spacing w:val="6"/>
          <w:sz w:val="24"/>
          <w:szCs w:val="24"/>
        </w:rPr>
        <w:t xml:space="preserve"> </w:t>
      </w:r>
      <w:r w:rsidRPr="00926DB6">
        <w:rPr>
          <w:rFonts w:ascii="Times New Roman" w:eastAsia="Times New Roman" w:hAnsi="Times New Roman" w:cs="Times New Roman"/>
          <w:sz w:val="24"/>
          <w:szCs w:val="24"/>
        </w:rPr>
        <w:t>pust</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 X</w:t>
      </w:r>
      <w:r w:rsidRPr="00926DB6">
        <w:rPr>
          <w:rFonts w:ascii="Times New Roman" w:eastAsia="Times New Roman" w:hAnsi="Times New Roman" w:cs="Times New Roman"/>
          <w:spacing w:val="2"/>
          <w:sz w:val="24"/>
          <w:szCs w:val="24"/>
        </w:rPr>
        <w:t>M</w:t>
      </w:r>
      <w:r w:rsidRPr="00926DB6">
        <w:rPr>
          <w:rFonts w:ascii="Times New Roman" w:eastAsia="Times New Roman" w:hAnsi="Times New Roman" w:cs="Times New Roman"/>
          <w:sz w:val="24"/>
          <w:szCs w:val="24"/>
        </w:rPr>
        <w:t xml:space="preserve">L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lah</w:t>
      </w:r>
      <w:r w:rsidRPr="00926DB6">
        <w:rPr>
          <w:rFonts w:ascii="Times New Roman" w:eastAsia="Times New Roman" w:hAnsi="Times New Roman" w:cs="Times New Roman"/>
          <w:spacing w:val="2"/>
          <w:sz w:val="24"/>
          <w:szCs w:val="24"/>
        </w:rPr>
        <w:t xml:space="preserve"> </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2"/>
          <w:sz w:val="24"/>
          <w:szCs w:val="24"/>
        </w:rPr>
        <w:t>u</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3"/>
          <w:sz w:val="24"/>
          <w:szCs w:val="24"/>
        </w:rPr>
        <w:t xml:space="preserve"> t</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pacing w:val="2"/>
          <w:sz w:val="24"/>
          <w:szCs w:val="24"/>
        </w:rPr>
        <w:t>k</w:t>
      </w:r>
      <w:r w:rsidRPr="00926DB6">
        <w:rPr>
          <w:rFonts w:ascii="Times New Roman" w:eastAsia="Times New Roman" w:hAnsi="Times New Roman" w:cs="Times New Roman"/>
          <w:sz w:val="24"/>
          <w:szCs w:val="24"/>
        </w:rPr>
        <w:t>nolo</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i,</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2"/>
          <w:sz w:val="24"/>
          <w:szCs w:val="24"/>
        </w:rPr>
        <w:t>u</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z w:val="24"/>
          <w:szCs w:val="24"/>
        </w:rPr>
        <w:t>stan</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ng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2"/>
          <w:sz w:val="24"/>
          <w:szCs w:val="24"/>
        </w:rPr>
        <w:t>b</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rbag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i</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3"/>
          <w:sz w:val="24"/>
          <w:szCs w:val="24"/>
        </w:rPr>
        <w:t>u</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3"/>
          <w:sz w:val="24"/>
          <w:szCs w:val="24"/>
        </w:rPr>
        <w:t xml:space="preserve"> t</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rt</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nt</w:t>
      </w:r>
      <w:r w:rsidRPr="00926DB6">
        <w:rPr>
          <w:rFonts w:ascii="Times New Roman" w:eastAsia="Times New Roman" w:hAnsi="Times New Roman" w:cs="Times New Roman"/>
          <w:spacing w:val="8"/>
          <w:sz w:val="24"/>
          <w:szCs w:val="24"/>
        </w:rPr>
        <w:t>u</w:t>
      </w:r>
      <w:r w:rsidRPr="00926DB6">
        <w:rPr>
          <w:rFonts w:ascii="Times New Roman" w:eastAsia="Times New Roman" w:hAnsi="Times New Roman" w:cs="Times New Roman"/>
          <w:spacing w:val="-1"/>
          <w:sz w:val="24"/>
          <w:szCs w:val="24"/>
        </w:rPr>
        <w:t>”</w:t>
      </w:r>
      <w:r w:rsidRPr="00926DB6">
        <w:rPr>
          <w:rFonts w:ascii="Times New Roman" w:eastAsia="Times New Roman" w:hAnsi="Times New Roman" w:cs="Times New Roman"/>
          <w:sz w:val="24"/>
          <w:szCs w:val="24"/>
        </w:rPr>
        <w:t>. X</w:t>
      </w:r>
      <w:r w:rsidRPr="00926DB6">
        <w:rPr>
          <w:rFonts w:ascii="Times New Roman" w:eastAsia="Times New Roman" w:hAnsi="Times New Roman" w:cs="Times New Roman"/>
          <w:spacing w:val="2"/>
          <w:sz w:val="24"/>
          <w:szCs w:val="24"/>
        </w:rPr>
        <w:t>M</w:t>
      </w:r>
      <w:r w:rsidRPr="00926DB6">
        <w:rPr>
          <w:rFonts w:ascii="Times New Roman" w:eastAsia="Times New Roman" w:hAnsi="Times New Roman" w:cs="Times New Roman"/>
          <w:sz w:val="24"/>
          <w:szCs w:val="24"/>
        </w:rPr>
        <w:t xml:space="preserve">L </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lah</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sa</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m</w:t>
      </w:r>
      <w:r w:rsidRPr="00926DB6">
        <w:rPr>
          <w:rFonts w:ascii="Times New Roman" w:eastAsia="Times New Roman" w:hAnsi="Times New Roman" w:cs="Times New Roman"/>
          <w:spacing w:val="2"/>
          <w:sz w:val="24"/>
          <w:szCs w:val="24"/>
        </w:rPr>
        <w:t>a</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kup</w:t>
      </w:r>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rba</w:t>
      </w:r>
      <w:r w:rsidRPr="00926DB6">
        <w:rPr>
          <w:rFonts w:ascii="Times New Roman" w:eastAsia="Times New Roman" w:hAnsi="Times New Roman" w:cs="Times New Roman"/>
          <w:spacing w:val="3"/>
          <w:sz w:val="24"/>
          <w:szCs w:val="24"/>
        </w:rPr>
        <w:t xml:space="preserve"> </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u</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a</w:t>
      </w:r>
      <w:r w:rsidRPr="00926DB6">
        <w:rPr>
          <w:rFonts w:ascii="Times New Roman" w:eastAsia="Times New Roman" w:hAnsi="Times New Roman" w:cs="Times New Roman"/>
          <w:spacing w:val="6"/>
          <w:sz w:val="24"/>
          <w:szCs w:val="24"/>
        </w:rPr>
        <w:t xml:space="preserve"> </w:t>
      </w:r>
      <w:proofErr w:type="gramStart"/>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 xml:space="preserve">g </w:t>
      </w:r>
      <w:r w:rsidRPr="00926DB6">
        <w:rPr>
          <w:rFonts w:ascii="Times New Roman" w:eastAsia="Times New Roman" w:hAnsi="Times New Roman" w:cs="Times New Roman"/>
          <w:spacing w:val="27"/>
          <w:sz w:val="24"/>
          <w:szCs w:val="24"/>
        </w:rPr>
        <w:t xml:space="preserve"> </w:t>
      </w:r>
      <w:r w:rsidRPr="00926DB6">
        <w:rPr>
          <w:rFonts w:ascii="Times New Roman" w:eastAsia="Times New Roman" w:hAnsi="Times New Roman" w:cs="Times New Roman"/>
          <w:sz w:val="24"/>
          <w:szCs w:val="24"/>
        </w:rPr>
        <w:t>mend</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skripsik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proofErr w:type="gramEnd"/>
      <w:r w:rsidRPr="00926DB6">
        <w:rPr>
          <w:rFonts w:ascii="Times New Roman" w:eastAsia="Times New Roman" w:hAnsi="Times New Roman" w:cs="Times New Roman"/>
          <w:spacing w:val="4"/>
          <w:sz w:val="24"/>
          <w:szCs w:val="24"/>
        </w:rPr>
        <w:t xml:space="preserve"> </w:t>
      </w:r>
      <w:r w:rsidRPr="00926DB6">
        <w:rPr>
          <w:rFonts w:ascii="Times New Roman" w:eastAsia="Times New Roman" w:hAnsi="Times New Roman" w:cs="Times New Roman"/>
          <w:sz w:val="24"/>
          <w:szCs w:val="24"/>
        </w:rPr>
        <w:t>b</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w:t>
      </w:r>
      <w:r w:rsidRPr="00926DB6">
        <w:rPr>
          <w:rFonts w:ascii="Times New Roman" w:eastAsia="Times New Roman" w:hAnsi="Times New Roman" w:cs="Times New Roman"/>
          <w:spacing w:val="1"/>
          <w:sz w:val="24"/>
          <w:szCs w:val="24"/>
        </w:rPr>
        <w:t>ba</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i</w:t>
      </w:r>
      <w:r w:rsidRPr="00926DB6">
        <w:rPr>
          <w:rFonts w:ascii="Times New Roman" w:eastAsia="Times New Roman" w:hAnsi="Times New Roman" w:cs="Times New Roman"/>
          <w:spacing w:val="5"/>
          <w:sz w:val="24"/>
          <w:szCs w:val="24"/>
        </w:rPr>
        <w:t xml:space="preserve"> </w:t>
      </w:r>
      <w:r w:rsidRPr="00926DB6">
        <w:rPr>
          <w:rFonts w:ascii="Times New Roman" w:eastAsia="Times New Roman" w:hAnsi="Times New Roman" w:cs="Times New Roman"/>
          <w:sz w:val="24"/>
          <w:szCs w:val="24"/>
        </w:rPr>
        <w:t>ma</w:t>
      </w:r>
      <w:r w:rsidRPr="00926DB6">
        <w:rPr>
          <w:rFonts w:ascii="Times New Roman" w:eastAsia="Times New Roman" w:hAnsi="Times New Roman" w:cs="Times New Roman"/>
          <w:spacing w:val="-1"/>
          <w:sz w:val="24"/>
          <w:szCs w:val="24"/>
        </w:rPr>
        <w:t>ca</w:t>
      </w:r>
      <w:r w:rsidRPr="00926DB6">
        <w:rPr>
          <w:rFonts w:ascii="Times New Roman" w:eastAsia="Times New Roman" w:hAnsi="Times New Roman" w:cs="Times New Roman"/>
          <w:sz w:val="24"/>
          <w:szCs w:val="24"/>
        </w:rPr>
        <w:t>m d</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ta.</w:t>
      </w:r>
      <w:r w:rsidRPr="00926DB6">
        <w:rPr>
          <w:rFonts w:ascii="Times New Roman" w:eastAsia="Times New Roman" w:hAnsi="Times New Roman" w:cs="Times New Roman"/>
          <w:spacing w:val="21"/>
          <w:sz w:val="24"/>
          <w:szCs w:val="24"/>
        </w:rPr>
        <w:t xml:space="preserve"> </w:t>
      </w:r>
      <w:r w:rsidRPr="00926DB6">
        <w:rPr>
          <w:rFonts w:ascii="Times New Roman" w:eastAsia="Times New Roman" w:hAnsi="Times New Roman" w:cs="Times New Roman"/>
          <w:sz w:val="24"/>
          <w:szCs w:val="24"/>
        </w:rPr>
        <w:t>X</w:t>
      </w:r>
      <w:r w:rsidRPr="00926DB6">
        <w:rPr>
          <w:rFonts w:ascii="Times New Roman" w:eastAsia="Times New Roman" w:hAnsi="Times New Roman" w:cs="Times New Roman"/>
          <w:spacing w:val="2"/>
          <w:sz w:val="24"/>
          <w:szCs w:val="24"/>
        </w:rPr>
        <w:t>M</w:t>
      </w:r>
      <w:r w:rsidRPr="00926DB6">
        <w:rPr>
          <w:rFonts w:ascii="Times New Roman" w:eastAsia="Times New Roman" w:hAnsi="Times New Roman" w:cs="Times New Roman"/>
          <w:sz w:val="24"/>
          <w:szCs w:val="24"/>
        </w:rPr>
        <w:t>L</w:t>
      </w:r>
      <w:r w:rsidRPr="00926DB6">
        <w:rPr>
          <w:rFonts w:ascii="Times New Roman" w:eastAsia="Times New Roman" w:hAnsi="Times New Roman" w:cs="Times New Roman"/>
          <w:spacing w:val="19"/>
          <w:sz w:val="24"/>
          <w:szCs w:val="24"/>
        </w:rPr>
        <w:t xml:space="preserve"> </w:t>
      </w:r>
      <w:r w:rsidRPr="00926DB6">
        <w:rPr>
          <w:rFonts w:ascii="Times New Roman" w:eastAsia="Times New Roman" w:hAnsi="Times New Roman" w:cs="Times New Roman"/>
          <w:sz w:val="24"/>
          <w:szCs w:val="24"/>
        </w:rPr>
        <w:t>me</w:t>
      </w:r>
      <w:r w:rsidRPr="00926DB6">
        <w:rPr>
          <w:rFonts w:ascii="Times New Roman" w:eastAsia="Times New Roman" w:hAnsi="Times New Roman" w:cs="Times New Roman"/>
          <w:spacing w:val="2"/>
          <w:sz w:val="24"/>
          <w:szCs w:val="24"/>
        </w:rPr>
        <w:t>n</w:t>
      </w:r>
      <w:r w:rsidRPr="00926DB6">
        <w:rPr>
          <w:rFonts w:ascii="Times New Roman" w:eastAsia="Times New Roman" w:hAnsi="Times New Roman" w:cs="Times New Roman"/>
          <w:sz w:val="24"/>
          <w:szCs w:val="24"/>
        </w:rPr>
        <w:t>g</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un</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pacing w:val="2"/>
          <w:sz w:val="24"/>
          <w:szCs w:val="24"/>
        </w:rPr>
        <w:t>k</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n</w:t>
      </w:r>
      <w:r w:rsidRPr="00926DB6">
        <w:rPr>
          <w:rFonts w:ascii="Times New Roman" w:eastAsia="Times New Roman" w:hAnsi="Times New Roman" w:cs="Times New Roman"/>
          <w:spacing w:val="21"/>
          <w:sz w:val="24"/>
          <w:szCs w:val="24"/>
        </w:rPr>
        <w:t xml:space="preserve"> </w:t>
      </w:r>
      <w:r w:rsidRPr="00926DB6">
        <w:rPr>
          <w:rFonts w:ascii="Times New Roman" w:eastAsia="Times New Roman" w:hAnsi="Times New Roman" w:cs="Times New Roman"/>
          <w:sz w:val="24"/>
          <w:szCs w:val="24"/>
        </w:rPr>
        <w:t>ma</w:t>
      </w:r>
      <w:r w:rsidRPr="00926DB6">
        <w:rPr>
          <w:rFonts w:ascii="Times New Roman" w:eastAsia="Times New Roman" w:hAnsi="Times New Roman" w:cs="Times New Roman"/>
          <w:spacing w:val="-1"/>
          <w:sz w:val="24"/>
          <w:szCs w:val="24"/>
        </w:rPr>
        <w:t>r</w:t>
      </w:r>
      <w:r w:rsidRPr="00926DB6">
        <w:rPr>
          <w:rFonts w:ascii="Times New Roman" w:eastAsia="Times New Roman" w:hAnsi="Times New Roman" w:cs="Times New Roman"/>
          <w:sz w:val="24"/>
          <w:szCs w:val="24"/>
        </w:rPr>
        <w:t>kup</w:t>
      </w:r>
      <w:r w:rsidRPr="00926DB6">
        <w:rPr>
          <w:rFonts w:ascii="Times New Roman" w:eastAsia="Times New Roman" w:hAnsi="Times New Roman" w:cs="Times New Roman"/>
          <w:spacing w:val="21"/>
          <w:sz w:val="24"/>
          <w:szCs w:val="24"/>
        </w:rPr>
        <w:t xml:space="preserve"> </w:t>
      </w:r>
      <w:r w:rsidRPr="00926DB6">
        <w:rPr>
          <w:rFonts w:ascii="Times New Roman" w:eastAsia="Times New Roman" w:hAnsi="Times New Roman" w:cs="Times New Roman"/>
          <w:sz w:val="24"/>
          <w:szCs w:val="24"/>
        </w:rPr>
        <w:t>t</w:t>
      </w:r>
      <w:r w:rsidRPr="00926DB6">
        <w:rPr>
          <w:rFonts w:ascii="Times New Roman" w:eastAsia="Times New Roman" w:hAnsi="Times New Roman" w:cs="Times New Roman"/>
          <w:spacing w:val="4"/>
          <w:sz w:val="24"/>
          <w:szCs w:val="24"/>
        </w:rPr>
        <w:t>a</w:t>
      </w:r>
      <w:r w:rsidRPr="00926DB6">
        <w:rPr>
          <w:rFonts w:ascii="Times New Roman" w:eastAsia="Times New Roman" w:hAnsi="Times New Roman" w:cs="Times New Roman"/>
          <w:spacing w:val="-2"/>
          <w:sz w:val="24"/>
          <w:szCs w:val="24"/>
        </w:rPr>
        <w:t>g</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22"/>
          <w:sz w:val="24"/>
          <w:szCs w:val="24"/>
        </w:rPr>
        <w:t xml:space="preserve"> </w:t>
      </w:r>
      <w:r w:rsidRPr="00926DB6">
        <w:rPr>
          <w:rFonts w:ascii="Times New Roman" w:eastAsia="Times New Roman" w:hAnsi="Times New Roman" w:cs="Times New Roman"/>
          <w:sz w:val="24"/>
          <w:szCs w:val="24"/>
        </w:rPr>
        <w:t>s</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p</w:t>
      </w:r>
      <w:r w:rsidRPr="00926DB6">
        <w:rPr>
          <w:rFonts w:ascii="Times New Roman" w:eastAsia="Times New Roman" w:hAnsi="Times New Roman" w:cs="Times New Roman"/>
          <w:spacing w:val="-1"/>
          <w:sz w:val="24"/>
          <w:szCs w:val="24"/>
        </w:rPr>
        <w:t>e</w:t>
      </w:r>
      <w:r w:rsidRPr="00926DB6">
        <w:rPr>
          <w:rFonts w:ascii="Times New Roman" w:eastAsia="Times New Roman" w:hAnsi="Times New Roman" w:cs="Times New Roman"/>
          <w:sz w:val="24"/>
          <w:szCs w:val="24"/>
        </w:rPr>
        <w:t>rti</w:t>
      </w:r>
      <w:r w:rsidRPr="00926DB6">
        <w:rPr>
          <w:rFonts w:ascii="Times New Roman" w:eastAsia="Times New Roman" w:hAnsi="Times New Roman" w:cs="Times New Roman"/>
          <w:spacing w:val="22"/>
          <w:sz w:val="24"/>
          <w:szCs w:val="24"/>
        </w:rPr>
        <w:t xml:space="preserve"> </w:t>
      </w:r>
      <w:r w:rsidRPr="00926DB6">
        <w:rPr>
          <w:rFonts w:ascii="Times New Roman" w:eastAsia="Times New Roman" w:hAnsi="Times New Roman" w:cs="Times New Roman"/>
          <w:sz w:val="24"/>
          <w:szCs w:val="24"/>
        </w:rPr>
        <w:t>h</w:t>
      </w:r>
      <w:r w:rsidRPr="00926DB6">
        <w:rPr>
          <w:rFonts w:ascii="Times New Roman" w:eastAsia="Times New Roman" w:hAnsi="Times New Roman" w:cs="Times New Roman"/>
          <w:spacing w:val="1"/>
          <w:sz w:val="24"/>
          <w:szCs w:val="24"/>
        </w:rPr>
        <w:t>a</w:t>
      </w:r>
      <w:r w:rsidRPr="00926DB6">
        <w:rPr>
          <w:rFonts w:ascii="Times New Roman" w:eastAsia="Times New Roman" w:hAnsi="Times New Roman" w:cs="Times New Roman"/>
          <w:sz w:val="24"/>
          <w:szCs w:val="24"/>
        </w:rPr>
        <w:t>l</w:t>
      </w:r>
      <w:r w:rsidRPr="00926DB6">
        <w:rPr>
          <w:rFonts w:ascii="Times New Roman" w:eastAsia="Times New Roman" w:hAnsi="Times New Roman" w:cs="Times New Roman"/>
          <w:spacing w:val="3"/>
          <w:sz w:val="24"/>
          <w:szCs w:val="24"/>
        </w:rPr>
        <w:t>n</w:t>
      </w:r>
      <w:r w:rsidRPr="00926DB6">
        <w:rPr>
          <w:rFonts w:ascii="Times New Roman" w:eastAsia="Times New Roman" w:hAnsi="Times New Roman" w:cs="Times New Roman"/>
          <w:spacing w:val="-5"/>
          <w:sz w:val="24"/>
          <w:szCs w:val="24"/>
        </w:rPr>
        <w:t>y</w:t>
      </w:r>
      <w:r w:rsidRPr="00926DB6">
        <w:rPr>
          <w:rFonts w:ascii="Times New Roman" w:eastAsia="Times New Roman" w:hAnsi="Times New Roman" w:cs="Times New Roman"/>
          <w:sz w:val="24"/>
          <w:szCs w:val="24"/>
        </w:rPr>
        <w:t>a</w:t>
      </w:r>
      <w:r w:rsidRPr="00926DB6">
        <w:rPr>
          <w:rFonts w:ascii="Times New Roman" w:eastAsia="Times New Roman" w:hAnsi="Times New Roman" w:cs="Times New Roman"/>
          <w:spacing w:val="20"/>
          <w:sz w:val="24"/>
          <w:szCs w:val="24"/>
        </w:rPr>
        <w:t xml:space="preserve"> </w:t>
      </w:r>
      <w:r w:rsidRPr="00926DB6">
        <w:rPr>
          <w:rFonts w:ascii="Times New Roman" w:eastAsia="Times New Roman" w:hAnsi="Times New Roman" w:cs="Times New Roman"/>
          <w:sz w:val="24"/>
          <w:szCs w:val="24"/>
        </w:rPr>
        <w:t>HT</w:t>
      </w:r>
      <w:r w:rsidRPr="00926DB6">
        <w:rPr>
          <w:rFonts w:ascii="Times New Roman" w:eastAsia="Times New Roman" w:hAnsi="Times New Roman" w:cs="Times New Roman"/>
          <w:spacing w:val="2"/>
          <w:sz w:val="24"/>
          <w:szCs w:val="24"/>
        </w:rPr>
        <w:t>M</w:t>
      </w:r>
      <w:r w:rsidRPr="00926DB6">
        <w:rPr>
          <w:rFonts w:ascii="Times New Roman" w:eastAsia="Times New Roman" w:hAnsi="Times New Roman" w:cs="Times New Roman"/>
          <w:sz w:val="24"/>
          <w:szCs w:val="24"/>
        </w:rPr>
        <w:t>L</w:t>
      </w:r>
      <w:r w:rsidRPr="00926DB6">
        <w:rPr>
          <w:rFonts w:ascii="Times New Roman" w:eastAsia="Times New Roman" w:hAnsi="Times New Roman" w:cs="Times New Roman"/>
          <w:spacing w:val="21"/>
          <w:sz w:val="24"/>
          <w:szCs w:val="24"/>
        </w:rPr>
        <w:t xml:space="preserve"> </w:t>
      </w:r>
      <w:r w:rsidRPr="00926DB6">
        <w:rPr>
          <w:rFonts w:ascii="Times New Roman" w:eastAsia="Times New Roman" w:hAnsi="Times New Roman" w:cs="Times New Roman"/>
          <w:sz w:val="24"/>
          <w:szCs w:val="24"/>
        </w:rPr>
        <w:t>(</w:t>
      </w:r>
      <w:r w:rsidRPr="00926DB6">
        <w:rPr>
          <w:rFonts w:ascii="Times New Roman" w:eastAsia="Times New Roman" w:hAnsi="Times New Roman" w:cs="Times New Roman"/>
          <w:i/>
          <w:sz w:val="24"/>
          <w:szCs w:val="24"/>
        </w:rPr>
        <w:t>H</w:t>
      </w:r>
      <w:r w:rsidRPr="00926DB6">
        <w:rPr>
          <w:rFonts w:ascii="Times New Roman" w:eastAsia="Times New Roman" w:hAnsi="Times New Roman" w:cs="Times New Roman"/>
          <w:i/>
          <w:spacing w:val="-1"/>
          <w:sz w:val="24"/>
          <w:szCs w:val="24"/>
        </w:rPr>
        <w:t>y</w:t>
      </w:r>
      <w:r w:rsidRPr="00926DB6">
        <w:rPr>
          <w:rFonts w:ascii="Times New Roman" w:eastAsia="Times New Roman" w:hAnsi="Times New Roman" w:cs="Times New Roman"/>
          <w:i/>
          <w:spacing w:val="2"/>
          <w:sz w:val="24"/>
          <w:szCs w:val="24"/>
        </w:rPr>
        <w:t>p</w:t>
      </w:r>
      <w:r w:rsidRPr="00926DB6">
        <w:rPr>
          <w:rFonts w:ascii="Times New Roman" w:eastAsia="Times New Roman" w:hAnsi="Times New Roman" w:cs="Times New Roman"/>
          <w:i/>
          <w:spacing w:val="-1"/>
          <w:sz w:val="24"/>
          <w:szCs w:val="24"/>
        </w:rPr>
        <w:t>e</w:t>
      </w:r>
      <w:r w:rsidRPr="00926DB6">
        <w:rPr>
          <w:rFonts w:ascii="Times New Roman" w:eastAsia="Times New Roman" w:hAnsi="Times New Roman" w:cs="Times New Roman"/>
          <w:i/>
          <w:sz w:val="24"/>
          <w:szCs w:val="24"/>
        </w:rPr>
        <w:t>rte</w:t>
      </w:r>
      <w:r w:rsidRPr="00926DB6">
        <w:rPr>
          <w:rFonts w:ascii="Times New Roman" w:eastAsia="Times New Roman" w:hAnsi="Times New Roman" w:cs="Times New Roman"/>
          <w:i/>
          <w:spacing w:val="-1"/>
          <w:sz w:val="24"/>
          <w:szCs w:val="24"/>
        </w:rPr>
        <w:t>x</w:t>
      </w:r>
      <w:r w:rsidRPr="00926DB6">
        <w:rPr>
          <w:rFonts w:ascii="Times New Roman" w:eastAsia="Times New Roman" w:hAnsi="Times New Roman" w:cs="Times New Roman"/>
          <w:i/>
          <w:sz w:val="24"/>
          <w:szCs w:val="24"/>
        </w:rPr>
        <w:t>t</w:t>
      </w:r>
      <w:r w:rsidRPr="00926DB6">
        <w:rPr>
          <w:rFonts w:ascii="Times New Roman" w:eastAsia="Times New Roman" w:hAnsi="Times New Roman" w:cs="Times New Roman"/>
          <w:i/>
          <w:spacing w:val="24"/>
          <w:sz w:val="24"/>
          <w:szCs w:val="24"/>
        </w:rPr>
        <w:t xml:space="preserve"> </w:t>
      </w:r>
      <w:r w:rsidRPr="00926DB6">
        <w:rPr>
          <w:rFonts w:ascii="Times New Roman" w:eastAsia="Times New Roman" w:hAnsi="Times New Roman" w:cs="Times New Roman"/>
          <w:i/>
          <w:spacing w:val="-1"/>
          <w:sz w:val="24"/>
          <w:szCs w:val="24"/>
        </w:rPr>
        <w:t>M</w:t>
      </w:r>
      <w:r w:rsidRPr="00926DB6">
        <w:rPr>
          <w:rFonts w:ascii="Times New Roman" w:eastAsia="Times New Roman" w:hAnsi="Times New Roman" w:cs="Times New Roman"/>
          <w:i/>
          <w:sz w:val="24"/>
          <w:szCs w:val="24"/>
        </w:rPr>
        <w:t>arkup</w:t>
      </w:r>
      <w:r w:rsidRPr="00926DB6">
        <w:rPr>
          <w:rFonts w:ascii="Times New Roman" w:eastAsia="Times New Roman" w:hAnsi="Times New Roman" w:cs="Times New Roman"/>
          <w:i/>
          <w:spacing w:val="1"/>
          <w:position w:val="-1"/>
          <w:sz w:val="24"/>
          <w:szCs w:val="24"/>
        </w:rPr>
        <w:t>L</w:t>
      </w:r>
      <w:r w:rsidRPr="00926DB6">
        <w:rPr>
          <w:rFonts w:ascii="Times New Roman" w:eastAsia="Times New Roman" w:hAnsi="Times New Roman" w:cs="Times New Roman"/>
          <w:i/>
          <w:position w:val="-1"/>
          <w:sz w:val="24"/>
          <w:szCs w:val="24"/>
        </w:rPr>
        <w:t>anguag</w:t>
      </w:r>
      <w:r w:rsidRPr="00926DB6">
        <w:rPr>
          <w:rFonts w:ascii="Times New Roman" w:eastAsia="Times New Roman" w:hAnsi="Times New Roman" w:cs="Times New Roman"/>
          <w:i/>
          <w:spacing w:val="-1"/>
          <w:position w:val="-1"/>
          <w:sz w:val="24"/>
          <w:szCs w:val="24"/>
        </w:rPr>
        <w:t>e</w:t>
      </w:r>
      <w:r w:rsidRPr="00926DB6">
        <w:rPr>
          <w:rFonts w:ascii="Times New Roman" w:eastAsia="Times New Roman" w:hAnsi="Times New Roman" w:cs="Times New Roman"/>
          <w:position w:val="-1"/>
          <w:sz w:val="24"/>
          <w:szCs w:val="24"/>
        </w:rPr>
        <w:t>) n</w:t>
      </w:r>
      <w:r w:rsidRPr="00926DB6">
        <w:rPr>
          <w:rFonts w:ascii="Times New Roman" w:eastAsia="Times New Roman" w:hAnsi="Times New Roman" w:cs="Times New Roman"/>
          <w:spacing w:val="-2"/>
          <w:position w:val="-1"/>
          <w:sz w:val="24"/>
          <w:szCs w:val="24"/>
        </w:rPr>
        <w:t>a</w:t>
      </w:r>
      <w:r w:rsidRPr="00926DB6">
        <w:rPr>
          <w:rFonts w:ascii="Times New Roman" w:eastAsia="Times New Roman" w:hAnsi="Times New Roman" w:cs="Times New Roman"/>
          <w:position w:val="-1"/>
          <w:sz w:val="24"/>
          <w:szCs w:val="24"/>
        </w:rPr>
        <w:t>mun pe</w:t>
      </w:r>
      <w:r w:rsidRPr="00926DB6">
        <w:rPr>
          <w:rFonts w:ascii="Times New Roman" w:eastAsia="Times New Roman" w:hAnsi="Times New Roman" w:cs="Times New Roman"/>
          <w:spacing w:val="2"/>
          <w:position w:val="-1"/>
          <w:sz w:val="24"/>
          <w:szCs w:val="24"/>
        </w:rPr>
        <w:t>n</w:t>
      </w:r>
      <w:r w:rsidRPr="00926DB6">
        <w:rPr>
          <w:rFonts w:ascii="Times New Roman" w:eastAsia="Times New Roman" w:hAnsi="Times New Roman" w:cs="Times New Roman"/>
          <w:position w:val="-1"/>
          <w:sz w:val="24"/>
          <w:szCs w:val="24"/>
        </w:rPr>
        <w:t>ggun</w:t>
      </w:r>
      <w:r w:rsidRPr="00926DB6">
        <w:rPr>
          <w:rFonts w:ascii="Times New Roman" w:eastAsia="Times New Roman" w:hAnsi="Times New Roman" w:cs="Times New Roman"/>
          <w:spacing w:val="-1"/>
          <w:position w:val="-1"/>
          <w:sz w:val="24"/>
          <w:szCs w:val="24"/>
        </w:rPr>
        <w:t>aa</w:t>
      </w:r>
      <w:r w:rsidRPr="00926DB6">
        <w:rPr>
          <w:rFonts w:ascii="Times New Roman" w:eastAsia="Times New Roman" w:hAnsi="Times New Roman" w:cs="Times New Roman"/>
          <w:position w:val="-1"/>
          <w:sz w:val="24"/>
          <w:szCs w:val="24"/>
        </w:rPr>
        <w:t>n</w:t>
      </w:r>
      <w:r w:rsidRPr="00926DB6">
        <w:rPr>
          <w:rFonts w:ascii="Times New Roman" w:eastAsia="Times New Roman" w:hAnsi="Times New Roman" w:cs="Times New Roman"/>
          <w:spacing w:val="5"/>
          <w:position w:val="-1"/>
          <w:sz w:val="24"/>
          <w:szCs w:val="24"/>
        </w:rPr>
        <w:t>n</w:t>
      </w:r>
      <w:r w:rsidRPr="00926DB6">
        <w:rPr>
          <w:rFonts w:ascii="Times New Roman" w:eastAsia="Times New Roman" w:hAnsi="Times New Roman" w:cs="Times New Roman"/>
          <w:spacing w:val="-5"/>
          <w:position w:val="-1"/>
          <w:sz w:val="24"/>
          <w:szCs w:val="24"/>
        </w:rPr>
        <w:t>y</w:t>
      </w:r>
      <w:r w:rsidRPr="00926DB6">
        <w:rPr>
          <w:rFonts w:ascii="Times New Roman" w:eastAsia="Times New Roman" w:hAnsi="Times New Roman" w:cs="Times New Roman"/>
          <w:position w:val="-1"/>
          <w:sz w:val="24"/>
          <w:szCs w:val="24"/>
        </w:rPr>
        <w:t>a</w:t>
      </w:r>
      <w:r w:rsidRPr="00926DB6">
        <w:rPr>
          <w:rFonts w:ascii="Times New Roman" w:eastAsia="Times New Roman" w:hAnsi="Times New Roman" w:cs="Times New Roman"/>
          <w:spacing w:val="-1"/>
          <w:position w:val="-1"/>
          <w:sz w:val="24"/>
          <w:szCs w:val="24"/>
        </w:rPr>
        <w:t xml:space="preserve"> </w:t>
      </w:r>
      <w:r w:rsidRPr="00926DB6">
        <w:rPr>
          <w:rFonts w:ascii="Times New Roman" w:eastAsia="Times New Roman" w:hAnsi="Times New Roman" w:cs="Times New Roman"/>
          <w:position w:val="-1"/>
          <w:sz w:val="24"/>
          <w:szCs w:val="24"/>
        </w:rPr>
        <w:t>t</w:t>
      </w:r>
      <w:r w:rsidRPr="00926DB6">
        <w:rPr>
          <w:rFonts w:ascii="Times New Roman" w:eastAsia="Times New Roman" w:hAnsi="Times New Roman" w:cs="Times New Roman"/>
          <w:spacing w:val="1"/>
          <w:position w:val="-1"/>
          <w:sz w:val="24"/>
          <w:szCs w:val="24"/>
        </w:rPr>
        <w:t>i</w:t>
      </w:r>
      <w:r w:rsidRPr="00926DB6">
        <w:rPr>
          <w:rFonts w:ascii="Times New Roman" w:eastAsia="Times New Roman" w:hAnsi="Times New Roman" w:cs="Times New Roman"/>
          <w:position w:val="-1"/>
          <w:sz w:val="24"/>
          <w:szCs w:val="24"/>
        </w:rPr>
        <w:t>d</w:t>
      </w:r>
      <w:r w:rsidRPr="00926DB6">
        <w:rPr>
          <w:rFonts w:ascii="Times New Roman" w:eastAsia="Times New Roman" w:hAnsi="Times New Roman" w:cs="Times New Roman"/>
          <w:spacing w:val="-1"/>
          <w:position w:val="-1"/>
          <w:sz w:val="24"/>
          <w:szCs w:val="24"/>
        </w:rPr>
        <w:t>a</w:t>
      </w:r>
      <w:r w:rsidRPr="00926DB6">
        <w:rPr>
          <w:rFonts w:ascii="Times New Roman" w:eastAsia="Times New Roman" w:hAnsi="Times New Roman" w:cs="Times New Roman"/>
          <w:position w:val="-1"/>
          <w:sz w:val="24"/>
          <w:szCs w:val="24"/>
        </w:rPr>
        <w:t>k t</w:t>
      </w:r>
      <w:r w:rsidRPr="00926DB6">
        <w:rPr>
          <w:rFonts w:ascii="Times New Roman" w:eastAsia="Times New Roman" w:hAnsi="Times New Roman" w:cs="Times New Roman"/>
          <w:spacing w:val="2"/>
          <w:position w:val="-1"/>
          <w:sz w:val="24"/>
          <w:szCs w:val="24"/>
        </w:rPr>
        <w:t>e</w:t>
      </w:r>
      <w:r w:rsidRPr="00926DB6">
        <w:rPr>
          <w:rFonts w:ascii="Times New Roman" w:eastAsia="Times New Roman" w:hAnsi="Times New Roman" w:cs="Times New Roman"/>
          <w:position w:val="-1"/>
          <w:sz w:val="24"/>
          <w:szCs w:val="24"/>
        </w:rPr>
        <w:t>rb</w:t>
      </w:r>
      <w:r w:rsidRPr="00926DB6">
        <w:rPr>
          <w:rFonts w:ascii="Times New Roman" w:eastAsia="Times New Roman" w:hAnsi="Times New Roman" w:cs="Times New Roman"/>
          <w:spacing w:val="-2"/>
          <w:position w:val="-1"/>
          <w:sz w:val="24"/>
          <w:szCs w:val="24"/>
        </w:rPr>
        <w:t>a</w:t>
      </w:r>
      <w:r w:rsidRPr="00926DB6">
        <w:rPr>
          <w:rFonts w:ascii="Times New Roman" w:eastAsia="Times New Roman" w:hAnsi="Times New Roman" w:cs="Times New Roman"/>
          <w:position w:val="-1"/>
          <w:sz w:val="24"/>
          <w:szCs w:val="24"/>
        </w:rPr>
        <w:t xml:space="preserve">tas </w:t>
      </w:r>
      <w:r w:rsidRPr="00926DB6">
        <w:rPr>
          <w:rFonts w:ascii="Times New Roman" w:eastAsia="Times New Roman" w:hAnsi="Times New Roman" w:cs="Times New Roman"/>
          <w:spacing w:val="2"/>
          <w:position w:val="-1"/>
          <w:sz w:val="24"/>
          <w:szCs w:val="24"/>
        </w:rPr>
        <w:t>p</w:t>
      </w:r>
      <w:r w:rsidRPr="00926DB6">
        <w:rPr>
          <w:rFonts w:ascii="Times New Roman" w:eastAsia="Times New Roman" w:hAnsi="Times New Roman" w:cs="Times New Roman"/>
          <w:spacing w:val="-1"/>
          <w:position w:val="-1"/>
          <w:sz w:val="24"/>
          <w:szCs w:val="24"/>
        </w:rPr>
        <w:t>a</w:t>
      </w:r>
      <w:r w:rsidRPr="00926DB6">
        <w:rPr>
          <w:rFonts w:ascii="Times New Roman" w:eastAsia="Times New Roman" w:hAnsi="Times New Roman" w:cs="Times New Roman"/>
          <w:position w:val="-1"/>
          <w:sz w:val="24"/>
          <w:szCs w:val="24"/>
        </w:rPr>
        <w:t>da</w:t>
      </w:r>
      <w:r w:rsidRPr="00926DB6">
        <w:rPr>
          <w:rFonts w:ascii="Times New Roman" w:eastAsia="Times New Roman" w:hAnsi="Times New Roman" w:cs="Times New Roman"/>
          <w:spacing w:val="-1"/>
          <w:position w:val="-1"/>
          <w:sz w:val="24"/>
          <w:szCs w:val="24"/>
        </w:rPr>
        <w:t xml:space="preserve"> </w:t>
      </w:r>
      <w:r w:rsidRPr="00926DB6">
        <w:rPr>
          <w:rFonts w:ascii="Times New Roman" w:eastAsia="Times New Roman" w:hAnsi="Times New Roman" w:cs="Times New Roman"/>
          <w:position w:val="-1"/>
          <w:sz w:val="24"/>
          <w:szCs w:val="24"/>
        </w:rPr>
        <w:t>tampi</w:t>
      </w:r>
      <w:r w:rsidRPr="00926DB6">
        <w:rPr>
          <w:rFonts w:ascii="Times New Roman" w:eastAsia="Times New Roman" w:hAnsi="Times New Roman" w:cs="Times New Roman"/>
          <w:spacing w:val="1"/>
          <w:position w:val="-1"/>
          <w:sz w:val="24"/>
          <w:szCs w:val="24"/>
        </w:rPr>
        <w:t>l</w:t>
      </w:r>
      <w:r w:rsidRPr="00926DB6">
        <w:rPr>
          <w:rFonts w:ascii="Times New Roman" w:eastAsia="Times New Roman" w:hAnsi="Times New Roman" w:cs="Times New Roman"/>
          <w:spacing w:val="-1"/>
          <w:position w:val="-1"/>
          <w:sz w:val="24"/>
          <w:szCs w:val="24"/>
        </w:rPr>
        <w:t>a</w:t>
      </w:r>
      <w:r w:rsidRPr="00926DB6">
        <w:rPr>
          <w:rFonts w:ascii="Times New Roman" w:eastAsia="Times New Roman" w:hAnsi="Times New Roman" w:cs="Times New Roman"/>
          <w:position w:val="-1"/>
          <w:sz w:val="24"/>
          <w:szCs w:val="24"/>
        </w:rPr>
        <w:t>n h</w:t>
      </w:r>
      <w:r w:rsidRPr="00926DB6">
        <w:rPr>
          <w:rFonts w:ascii="Times New Roman" w:eastAsia="Times New Roman" w:hAnsi="Times New Roman" w:cs="Times New Roman"/>
          <w:spacing w:val="-1"/>
          <w:position w:val="-1"/>
          <w:sz w:val="24"/>
          <w:szCs w:val="24"/>
        </w:rPr>
        <w:t>a</w:t>
      </w:r>
      <w:r w:rsidRPr="00926DB6">
        <w:rPr>
          <w:rFonts w:ascii="Times New Roman" w:eastAsia="Times New Roman" w:hAnsi="Times New Roman" w:cs="Times New Roman"/>
          <w:position w:val="-1"/>
          <w:sz w:val="24"/>
          <w:szCs w:val="24"/>
        </w:rPr>
        <w:t>lam</w:t>
      </w:r>
      <w:r w:rsidRPr="00926DB6">
        <w:rPr>
          <w:rFonts w:ascii="Times New Roman" w:eastAsia="Times New Roman" w:hAnsi="Times New Roman" w:cs="Times New Roman"/>
          <w:spacing w:val="-1"/>
          <w:position w:val="-1"/>
          <w:sz w:val="24"/>
          <w:szCs w:val="24"/>
        </w:rPr>
        <w:t>a</w:t>
      </w:r>
      <w:r w:rsidRPr="00926DB6">
        <w:rPr>
          <w:rFonts w:ascii="Times New Roman" w:eastAsia="Times New Roman" w:hAnsi="Times New Roman" w:cs="Times New Roman"/>
          <w:position w:val="-1"/>
          <w:sz w:val="24"/>
          <w:szCs w:val="24"/>
        </w:rPr>
        <w:t>n</w:t>
      </w:r>
      <w:r w:rsidRPr="00926DB6">
        <w:rPr>
          <w:rFonts w:ascii="Times New Roman" w:eastAsia="Times New Roman" w:hAnsi="Times New Roman" w:cs="Times New Roman"/>
          <w:spacing w:val="2"/>
          <w:position w:val="-1"/>
          <w:sz w:val="24"/>
          <w:szCs w:val="24"/>
        </w:rPr>
        <w:t xml:space="preserve"> </w:t>
      </w:r>
      <w:r w:rsidRPr="00926DB6">
        <w:rPr>
          <w:rFonts w:ascii="Times New Roman" w:eastAsia="Times New Roman" w:hAnsi="Times New Roman" w:cs="Times New Roman"/>
          <w:position w:val="-1"/>
          <w:sz w:val="24"/>
          <w:szCs w:val="24"/>
        </w:rPr>
        <w:t>w</w:t>
      </w:r>
      <w:r w:rsidRPr="00926DB6">
        <w:rPr>
          <w:rFonts w:ascii="Times New Roman" w:eastAsia="Times New Roman" w:hAnsi="Times New Roman" w:cs="Times New Roman"/>
          <w:spacing w:val="1"/>
          <w:position w:val="-1"/>
          <w:sz w:val="24"/>
          <w:szCs w:val="24"/>
        </w:rPr>
        <w:t>e</w:t>
      </w:r>
      <w:r w:rsidR="00C7729A">
        <w:rPr>
          <w:rFonts w:ascii="Times New Roman" w:eastAsia="Times New Roman" w:hAnsi="Times New Roman" w:cs="Times New Roman"/>
          <w:position w:val="-1"/>
          <w:sz w:val="24"/>
          <w:szCs w:val="24"/>
        </w:rPr>
        <w:t xml:space="preserve">b saja. </w:t>
      </w:r>
      <w:r w:rsidR="00C7729A" w:rsidRPr="00926DB6">
        <w:rPr>
          <w:rFonts w:ascii="Times New Roman" w:eastAsia="Times New Roman" w:hAnsi="Times New Roman" w:cs="Times New Roman"/>
          <w:sz w:val="24"/>
          <w:szCs w:val="24"/>
        </w:rPr>
        <w:t>And</w:t>
      </w:r>
      <w:r w:rsidR="00C7729A" w:rsidRPr="00926DB6">
        <w:rPr>
          <w:rFonts w:ascii="Times New Roman" w:eastAsia="Times New Roman" w:hAnsi="Times New Roman" w:cs="Times New Roman"/>
          <w:spacing w:val="-1"/>
          <w:sz w:val="24"/>
          <w:szCs w:val="24"/>
        </w:rPr>
        <w:t>r</w:t>
      </w:r>
      <w:r w:rsidR="00C7729A" w:rsidRPr="00926DB6">
        <w:rPr>
          <w:rFonts w:ascii="Times New Roman" w:eastAsia="Times New Roman" w:hAnsi="Times New Roman" w:cs="Times New Roman"/>
          <w:sz w:val="24"/>
          <w:szCs w:val="24"/>
        </w:rPr>
        <w:t>oid</w:t>
      </w:r>
      <w:r w:rsidR="00C7729A" w:rsidRPr="00926DB6">
        <w:rPr>
          <w:rFonts w:ascii="Times New Roman" w:eastAsia="Times New Roman" w:hAnsi="Times New Roman" w:cs="Times New Roman"/>
          <w:spacing w:val="2"/>
          <w:sz w:val="24"/>
          <w:szCs w:val="24"/>
        </w:rPr>
        <w:t xml:space="preserve"> </w:t>
      </w:r>
      <w:r w:rsidR="00C7729A" w:rsidRPr="00926DB6">
        <w:rPr>
          <w:rFonts w:ascii="Times New Roman" w:eastAsia="Times New Roman" w:hAnsi="Times New Roman" w:cs="Times New Roman"/>
          <w:sz w:val="24"/>
          <w:szCs w:val="24"/>
        </w:rPr>
        <w:t>stud</w:t>
      </w:r>
      <w:r w:rsidR="00C7729A" w:rsidRPr="00926DB6">
        <w:rPr>
          <w:rFonts w:ascii="Times New Roman" w:eastAsia="Times New Roman" w:hAnsi="Times New Roman" w:cs="Times New Roman"/>
          <w:spacing w:val="1"/>
          <w:sz w:val="24"/>
          <w:szCs w:val="24"/>
        </w:rPr>
        <w:t>i</w:t>
      </w:r>
      <w:r w:rsidR="00C7729A" w:rsidRPr="00926DB6">
        <w:rPr>
          <w:rFonts w:ascii="Times New Roman" w:eastAsia="Times New Roman" w:hAnsi="Times New Roman" w:cs="Times New Roman"/>
          <w:sz w:val="24"/>
          <w:szCs w:val="24"/>
        </w:rPr>
        <w:t>o juga</w:t>
      </w:r>
      <w:r w:rsidR="00C7729A" w:rsidRPr="00926DB6">
        <w:rPr>
          <w:rFonts w:ascii="Times New Roman" w:eastAsia="Times New Roman" w:hAnsi="Times New Roman" w:cs="Times New Roman"/>
          <w:spacing w:val="2"/>
          <w:sz w:val="24"/>
          <w:szCs w:val="24"/>
        </w:rPr>
        <w:t xml:space="preserve"> </w:t>
      </w:r>
      <w:r w:rsidR="00C7729A" w:rsidRPr="00926DB6">
        <w:rPr>
          <w:rFonts w:ascii="Times New Roman" w:eastAsia="Times New Roman" w:hAnsi="Times New Roman" w:cs="Times New Roman"/>
          <w:sz w:val="24"/>
          <w:szCs w:val="24"/>
        </w:rPr>
        <w:t>te</w:t>
      </w:r>
      <w:r w:rsidR="00C7729A" w:rsidRPr="00926DB6">
        <w:rPr>
          <w:rFonts w:ascii="Times New Roman" w:eastAsia="Times New Roman" w:hAnsi="Times New Roman" w:cs="Times New Roman"/>
          <w:spacing w:val="-1"/>
          <w:sz w:val="24"/>
          <w:szCs w:val="24"/>
        </w:rPr>
        <w:t>r</w:t>
      </w:r>
      <w:r w:rsidR="00C7729A" w:rsidRPr="00926DB6">
        <w:rPr>
          <w:rFonts w:ascii="Times New Roman" w:eastAsia="Times New Roman" w:hAnsi="Times New Roman" w:cs="Times New Roman"/>
          <w:sz w:val="24"/>
          <w:szCs w:val="24"/>
        </w:rPr>
        <w:t>in</w:t>
      </w:r>
      <w:r w:rsidR="00C7729A" w:rsidRPr="00926DB6">
        <w:rPr>
          <w:rFonts w:ascii="Times New Roman" w:eastAsia="Times New Roman" w:hAnsi="Times New Roman" w:cs="Times New Roman"/>
          <w:spacing w:val="1"/>
          <w:sz w:val="24"/>
          <w:szCs w:val="24"/>
        </w:rPr>
        <w:t>te</w:t>
      </w:r>
      <w:r w:rsidR="00C7729A" w:rsidRPr="00926DB6">
        <w:rPr>
          <w:rFonts w:ascii="Times New Roman" w:eastAsia="Times New Roman" w:hAnsi="Times New Roman" w:cs="Times New Roman"/>
          <w:spacing w:val="-2"/>
          <w:sz w:val="24"/>
          <w:szCs w:val="24"/>
        </w:rPr>
        <w:t>g</w:t>
      </w:r>
      <w:r w:rsidR="00C7729A" w:rsidRPr="00926DB6">
        <w:rPr>
          <w:rFonts w:ascii="Times New Roman" w:eastAsia="Times New Roman" w:hAnsi="Times New Roman" w:cs="Times New Roman"/>
          <w:sz w:val="24"/>
          <w:szCs w:val="24"/>
        </w:rPr>
        <w:t>r</w:t>
      </w:r>
      <w:r w:rsidR="00C7729A" w:rsidRPr="00926DB6">
        <w:rPr>
          <w:rFonts w:ascii="Times New Roman" w:eastAsia="Times New Roman" w:hAnsi="Times New Roman" w:cs="Times New Roman"/>
          <w:spacing w:val="-2"/>
          <w:sz w:val="24"/>
          <w:szCs w:val="24"/>
        </w:rPr>
        <w:t>a</w:t>
      </w:r>
      <w:r w:rsidR="00C7729A" w:rsidRPr="00926DB6">
        <w:rPr>
          <w:rFonts w:ascii="Times New Roman" w:eastAsia="Times New Roman" w:hAnsi="Times New Roman" w:cs="Times New Roman"/>
          <w:sz w:val="24"/>
          <w:szCs w:val="24"/>
        </w:rPr>
        <w:t>si</w:t>
      </w:r>
      <w:r w:rsidR="00C7729A" w:rsidRPr="00926DB6">
        <w:rPr>
          <w:rFonts w:ascii="Times New Roman" w:eastAsia="Times New Roman" w:hAnsi="Times New Roman" w:cs="Times New Roman"/>
          <w:spacing w:val="1"/>
          <w:sz w:val="24"/>
          <w:szCs w:val="24"/>
        </w:rPr>
        <w:t xml:space="preserve"> </w:t>
      </w:r>
      <w:r w:rsidR="00C7729A" w:rsidRPr="00926DB6">
        <w:rPr>
          <w:rFonts w:ascii="Times New Roman" w:eastAsia="Times New Roman" w:hAnsi="Times New Roman" w:cs="Times New Roman"/>
          <w:spacing w:val="2"/>
          <w:sz w:val="24"/>
          <w:szCs w:val="24"/>
        </w:rPr>
        <w:t>d</w:t>
      </w:r>
      <w:r w:rsidR="00C7729A" w:rsidRPr="00926DB6">
        <w:rPr>
          <w:rFonts w:ascii="Times New Roman" w:eastAsia="Times New Roman" w:hAnsi="Times New Roman" w:cs="Times New Roman"/>
          <w:spacing w:val="-1"/>
          <w:sz w:val="24"/>
          <w:szCs w:val="24"/>
        </w:rPr>
        <w:t>e</w:t>
      </w:r>
      <w:r w:rsidR="00C7729A" w:rsidRPr="00926DB6">
        <w:rPr>
          <w:rFonts w:ascii="Times New Roman" w:eastAsia="Times New Roman" w:hAnsi="Times New Roman" w:cs="Times New Roman"/>
          <w:spacing w:val="2"/>
          <w:sz w:val="24"/>
          <w:szCs w:val="24"/>
        </w:rPr>
        <w:t>n</w:t>
      </w:r>
      <w:r w:rsidR="00C7729A" w:rsidRPr="00926DB6">
        <w:rPr>
          <w:rFonts w:ascii="Times New Roman" w:eastAsia="Times New Roman" w:hAnsi="Times New Roman" w:cs="Times New Roman"/>
          <w:spacing w:val="-2"/>
          <w:sz w:val="24"/>
          <w:szCs w:val="24"/>
        </w:rPr>
        <w:t>g</w:t>
      </w:r>
      <w:r w:rsidR="00C7729A" w:rsidRPr="00926DB6">
        <w:rPr>
          <w:rFonts w:ascii="Times New Roman" w:eastAsia="Times New Roman" w:hAnsi="Times New Roman" w:cs="Times New Roman"/>
          <w:spacing w:val="-1"/>
          <w:sz w:val="24"/>
          <w:szCs w:val="24"/>
        </w:rPr>
        <w:t>a</w:t>
      </w:r>
      <w:r w:rsidR="00C7729A" w:rsidRPr="00926DB6">
        <w:rPr>
          <w:rFonts w:ascii="Times New Roman" w:eastAsia="Times New Roman" w:hAnsi="Times New Roman" w:cs="Times New Roman"/>
          <w:sz w:val="24"/>
          <w:szCs w:val="24"/>
        </w:rPr>
        <w:t>n</w:t>
      </w:r>
      <w:r w:rsidR="00C7729A" w:rsidRPr="00926DB6">
        <w:rPr>
          <w:rFonts w:ascii="Times New Roman" w:eastAsia="Times New Roman" w:hAnsi="Times New Roman" w:cs="Times New Roman"/>
          <w:spacing w:val="5"/>
          <w:sz w:val="24"/>
          <w:szCs w:val="24"/>
        </w:rPr>
        <w:t xml:space="preserve"> </w:t>
      </w:r>
      <w:r w:rsidR="00C7729A" w:rsidRPr="00926DB6">
        <w:rPr>
          <w:rFonts w:ascii="Times New Roman" w:eastAsia="Times New Roman" w:hAnsi="Times New Roman" w:cs="Times New Roman"/>
          <w:sz w:val="24"/>
          <w:szCs w:val="24"/>
        </w:rPr>
        <w:t>And</w:t>
      </w:r>
      <w:r w:rsidR="00C7729A" w:rsidRPr="00926DB6">
        <w:rPr>
          <w:rFonts w:ascii="Times New Roman" w:eastAsia="Times New Roman" w:hAnsi="Times New Roman" w:cs="Times New Roman"/>
          <w:spacing w:val="-1"/>
          <w:sz w:val="24"/>
          <w:szCs w:val="24"/>
        </w:rPr>
        <w:t>r</w:t>
      </w:r>
      <w:r w:rsidR="00C7729A" w:rsidRPr="00926DB6">
        <w:rPr>
          <w:rFonts w:ascii="Times New Roman" w:eastAsia="Times New Roman" w:hAnsi="Times New Roman" w:cs="Times New Roman"/>
          <w:sz w:val="24"/>
          <w:szCs w:val="24"/>
        </w:rPr>
        <w:t>oid</w:t>
      </w:r>
      <w:r w:rsidR="00C7729A" w:rsidRPr="00926DB6">
        <w:rPr>
          <w:rFonts w:ascii="Times New Roman" w:eastAsia="Times New Roman" w:hAnsi="Times New Roman" w:cs="Times New Roman"/>
          <w:spacing w:val="4"/>
          <w:sz w:val="24"/>
          <w:szCs w:val="24"/>
        </w:rPr>
        <w:t xml:space="preserve"> </w:t>
      </w:r>
      <w:r w:rsidR="00C7729A" w:rsidRPr="00926DB6">
        <w:rPr>
          <w:rFonts w:ascii="Times New Roman" w:eastAsia="Times New Roman" w:hAnsi="Times New Roman" w:cs="Times New Roman"/>
          <w:spacing w:val="1"/>
          <w:sz w:val="24"/>
          <w:szCs w:val="24"/>
        </w:rPr>
        <w:t>S</w:t>
      </w:r>
      <w:r w:rsidR="00C7729A" w:rsidRPr="00926DB6">
        <w:rPr>
          <w:rFonts w:ascii="Times New Roman" w:eastAsia="Times New Roman" w:hAnsi="Times New Roman" w:cs="Times New Roman"/>
          <w:sz w:val="24"/>
          <w:szCs w:val="24"/>
        </w:rPr>
        <w:t xml:space="preserve">DK </w:t>
      </w:r>
      <w:r w:rsidR="00C7729A" w:rsidRPr="00926DB6">
        <w:rPr>
          <w:rFonts w:ascii="Times New Roman" w:eastAsia="Times New Roman" w:hAnsi="Times New Roman" w:cs="Times New Roman"/>
          <w:spacing w:val="-1"/>
          <w:sz w:val="24"/>
          <w:szCs w:val="24"/>
        </w:rPr>
        <w:t>(</w:t>
      </w:r>
      <w:r w:rsidR="00C7729A" w:rsidRPr="00926DB6">
        <w:rPr>
          <w:rFonts w:ascii="Times New Roman" w:eastAsia="Times New Roman" w:hAnsi="Times New Roman" w:cs="Times New Roman"/>
          <w:i/>
          <w:sz w:val="24"/>
          <w:szCs w:val="24"/>
        </w:rPr>
        <w:t>Sof</w:t>
      </w:r>
      <w:r w:rsidR="00C7729A" w:rsidRPr="00926DB6">
        <w:rPr>
          <w:rFonts w:ascii="Times New Roman" w:eastAsia="Times New Roman" w:hAnsi="Times New Roman" w:cs="Times New Roman"/>
          <w:i/>
          <w:spacing w:val="1"/>
          <w:sz w:val="24"/>
          <w:szCs w:val="24"/>
        </w:rPr>
        <w:t>t</w:t>
      </w:r>
      <w:r w:rsidR="00C7729A" w:rsidRPr="00926DB6">
        <w:rPr>
          <w:rFonts w:ascii="Times New Roman" w:eastAsia="Times New Roman" w:hAnsi="Times New Roman" w:cs="Times New Roman"/>
          <w:i/>
          <w:spacing w:val="3"/>
          <w:sz w:val="24"/>
          <w:szCs w:val="24"/>
        </w:rPr>
        <w:t>w</w:t>
      </w:r>
      <w:r w:rsidR="00C7729A" w:rsidRPr="00926DB6">
        <w:rPr>
          <w:rFonts w:ascii="Times New Roman" w:eastAsia="Times New Roman" w:hAnsi="Times New Roman" w:cs="Times New Roman"/>
          <w:i/>
          <w:sz w:val="24"/>
          <w:szCs w:val="24"/>
        </w:rPr>
        <w:t>are D</w:t>
      </w:r>
      <w:r w:rsidR="00C7729A" w:rsidRPr="00926DB6">
        <w:rPr>
          <w:rFonts w:ascii="Times New Roman" w:eastAsia="Times New Roman" w:hAnsi="Times New Roman" w:cs="Times New Roman"/>
          <w:i/>
          <w:spacing w:val="-1"/>
          <w:sz w:val="24"/>
          <w:szCs w:val="24"/>
        </w:rPr>
        <w:t>eve</w:t>
      </w:r>
      <w:r w:rsidR="00C7729A" w:rsidRPr="00926DB6">
        <w:rPr>
          <w:rFonts w:ascii="Times New Roman" w:eastAsia="Times New Roman" w:hAnsi="Times New Roman" w:cs="Times New Roman"/>
          <w:i/>
          <w:sz w:val="24"/>
          <w:szCs w:val="24"/>
        </w:rPr>
        <w:t>lop</w:t>
      </w:r>
      <w:r w:rsidR="00C7729A" w:rsidRPr="00926DB6">
        <w:rPr>
          <w:rFonts w:ascii="Times New Roman" w:eastAsia="Times New Roman" w:hAnsi="Times New Roman" w:cs="Times New Roman"/>
          <w:i/>
          <w:spacing w:val="2"/>
          <w:sz w:val="24"/>
          <w:szCs w:val="24"/>
        </w:rPr>
        <w:t>m</w:t>
      </w:r>
      <w:r w:rsidR="00C7729A" w:rsidRPr="00926DB6">
        <w:rPr>
          <w:rFonts w:ascii="Times New Roman" w:eastAsia="Times New Roman" w:hAnsi="Times New Roman" w:cs="Times New Roman"/>
          <w:i/>
          <w:spacing w:val="-1"/>
          <w:sz w:val="24"/>
          <w:szCs w:val="24"/>
        </w:rPr>
        <w:t>e</w:t>
      </w:r>
      <w:r w:rsidR="00C7729A" w:rsidRPr="00926DB6">
        <w:rPr>
          <w:rFonts w:ascii="Times New Roman" w:eastAsia="Times New Roman" w:hAnsi="Times New Roman" w:cs="Times New Roman"/>
          <w:i/>
          <w:sz w:val="24"/>
          <w:szCs w:val="24"/>
        </w:rPr>
        <w:t>nt</w:t>
      </w:r>
      <w:r w:rsidR="00C7729A" w:rsidRPr="00926DB6">
        <w:rPr>
          <w:rFonts w:ascii="Times New Roman" w:eastAsia="Times New Roman" w:hAnsi="Times New Roman" w:cs="Times New Roman"/>
          <w:i/>
          <w:spacing w:val="1"/>
          <w:sz w:val="24"/>
          <w:szCs w:val="24"/>
        </w:rPr>
        <w:t xml:space="preserve"> </w:t>
      </w:r>
      <w:r w:rsidR="00C7729A" w:rsidRPr="00926DB6">
        <w:rPr>
          <w:rFonts w:ascii="Times New Roman" w:eastAsia="Times New Roman" w:hAnsi="Times New Roman" w:cs="Times New Roman"/>
          <w:i/>
          <w:sz w:val="24"/>
          <w:szCs w:val="24"/>
        </w:rPr>
        <w:t>Ki</w:t>
      </w:r>
      <w:r w:rsidR="00C7729A" w:rsidRPr="00926DB6">
        <w:rPr>
          <w:rFonts w:ascii="Times New Roman" w:eastAsia="Times New Roman" w:hAnsi="Times New Roman" w:cs="Times New Roman"/>
          <w:i/>
          <w:spacing w:val="2"/>
          <w:sz w:val="24"/>
          <w:szCs w:val="24"/>
        </w:rPr>
        <w:t>t</w:t>
      </w:r>
      <w:r w:rsidR="00C7729A" w:rsidRPr="00926DB6">
        <w:rPr>
          <w:rFonts w:ascii="Times New Roman" w:eastAsia="Times New Roman" w:hAnsi="Times New Roman" w:cs="Times New Roman"/>
          <w:sz w:val="24"/>
          <w:szCs w:val="24"/>
        </w:rPr>
        <w:t>) unt</w:t>
      </w:r>
      <w:r w:rsidR="00C7729A" w:rsidRPr="00926DB6">
        <w:rPr>
          <w:rFonts w:ascii="Times New Roman" w:eastAsia="Times New Roman" w:hAnsi="Times New Roman" w:cs="Times New Roman"/>
          <w:spacing w:val="3"/>
          <w:sz w:val="24"/>
          <w:szCs w:val="24"/>
        </w:rPr>
        <w:t>u</w:t>
      </w:r>
      <w:r w:rsidR="00C7729A" w:rsidRPr="00926DB6">
        <w:rPr>
          <w:rFonts w:ascii="Times New Roman" w:eastAsia="Times New Roman" w:hAnsi="Times New Roman" w:cs="Times New Roman"/>
          <w:sz w:val="24"/>
          <w:szCs w:val="24"/>
        </w:rPr>
        <w:t>k</w:t>
      </w:r>
      <w:r w:rsidR="00C7729A" w:rsidRPr="00926DB6">
        <w:rPr>
          <w:rFonts w:ascii="Times New Roman" w:eastAsia="Times New Roman" w:hAnsi="Times New Roman" w:cs="Times New Roman"/>
          <w:spacing w:val="1"/>
          <w:sz w:val="24"/>
          <w:szCs w:val="24"/>
        </w:rPr>
        <w:t xml:space="preserve"> </w:t>
      </w:r>
      <w:r w:rsidR="00C7729A" w:rsidRPr="00926DB6">
        <w:rPr>
          <w:rFonts w:ascii="Times New Roman" w:eastAsia="Times New Roman" w:hAnsi="Times New Roman" w:cs="Times New Roman"/>
          <w:i/>
          <w:sz w:val="24"/>
          <w:szCs w:val="24"/>
        </w:rPr>
        <w:t>d</w:t>
      </w:r>
      <w:r w:rsidR="00C7729A" w:rsidRPr="00926DB6">
        <w:rPr>
          <w:rFonts w:ascii="Times New Roman" w:eastAsia="Times New Roman" w:hAnsi="Times New Roman" w:cs="Times New Roman"/>
          <w:i/>
          <w:spacing w:val="-1"/>
          <w:sz w:val="24"/>
          <w:szCs w:val="24"/>
        </w:rPr>
        <w:t>e</w:t>
      </w:r>
      <w:r w:rsidR="00C7729A" w:rsidRPr="00926DB6">
        <w:rPr>
          <w:rFonts w:ascii="Times New Roman" w:eastAsia="Times New Roman" w:hAnsi="Times New Roman" w:cs="Times New Roman"/>
          <w:i/>
          <w:sz w:val="24"/>
          <w:szCs w:val="24"/>
        </w:rPr>
        <w:t>ploy</w:t>
      </w:r>
      <w:r w:rsidR="00C7729A" w:rsidRPr="00926DB6">
        <w:rPr>
          <w:rFonts w:ascii="Times New Roman" w:eastAsia="Times New Roman" w:hAnsi="Times New Roman" w:cs="Times New Roman"/>
          <w:i/>
          <w:spacing w:val="1"/>
          <w:sz w:val="24"/>
          <w:szCs w:val="24"/>
        </w:rPr>
        <w:t xml:space="preserve"> </w:t>
      </w:r>
      <w:r w:rsidR="00C7729A" w:rsidRPr="00926DB6">
        <w:rPr>
          <w:rFonts w:ascii="Times New Roman" w:eastAsia="Times New Roman" w:hAnsi="Times New Roman" w:cs="Times New Roman"/>
          <w:spacing w:val="2"/>
          <w:sz w:val="24"/>
          <w:szCs w:val="24"/>
        </w:rPr>
        <w:t>k</w:t>
      </w:r>
      <w:r w:rsidR="00C7729A" w:rsidRPr="00926DB6">
        <w:rPr>
          <w:rFonts w:ascii="Times New Roman" w:eastAsia="Times New Roman" w:hAnsi="Times New Roman" w:cs="Times New Roman"/>
          <w:sz w:val="24"/>
          <w:szCs w:val="24"/>
        </w:rPr>
        <w:t xml:space="preserve">e </w:t>
      </w:r>
      <w:r w:rsidR="00C7729A" w:rsidRPr="00926DB6">
        <w:rPr>
          <w:rFonts w:ascii="Times New Roman" w:eastAsia="Times New Roman" w:hAnsi="Times New Roman" w:cs="Times New Roman"/>
          <w:spacing w:val="2"/>
          <w:sz w:val="24"/>
          <w:szCs w:val="24"/>
        </w:rPr>
        <w:t>p</w:t>
      </w:r>
      <w:r w:rsidR="00C7729A" w:rsidRPr="00926DB6">
        <w:rPr>
          <w:rFonts w:ascii="Times New Roman" w:eastAsia="Times New Roman" w:hAnsi="Times New Roman" w:cs="Times New Roman"/>
          <w:spacing w:val="-1"/>
          <w:sz w:val="24"/>
          <w:szCs w:val="24"/>
        </w:rPr>
        <w:t>e</w:t>
      </w:r>
      <w:r w:rsidR="00C7729A" w:rsidRPr="00926DB6">
        <w:rPr>
          <w:rFonts w:ascii="Times New Roman" w:eastAsia="Times New Roman" w:hAnsi="Times New Roman" w:cs="Times New Roman"/>
          <w:sz w:val="24"/>
          <w:szCs w:val="24"/>
        </w:rPr>
        <w:t>r</w:t>
      </w:r>
      <w:r w:rsidR="00C7729A" w:rsidRPr="00926DB6">
        <w:rPr>
          <w:rFonts w:ascii="Times New Roman" w:eastAsia="Times New Roman" w:hAnsi="Times New Roman" w:cs="Times New Roman"/>
          <w:spacing w:val="-2"/>
          <w:sz w:val="24"/>
          <w:szCs w:val="24"/>
        </w:rPr>
        <w:t>a</w:t>
      </w:r>
      <w:r w:rsidR="00C7729A" w:rsidRPr="00926DB6">
        <w:rPr>
          <w:rFonts w:ascii="Times New Roman" w:eastAsia="Times New Roman" w:hAnsi="Times New Roman" w:cs="Times New Roman"/>
          <w:spacing w:val="2"/>
          <w:sz w:val="24"/>
          <w:szCs w:val="24"/>
        </w:rPr>
        <w:t>n</w:t>
      </w:r>
      <w:r w:rsidR="00C7729A" w:rsidRPr="00926DB6">
        <w:rPr>
          <w:rFonts w:ascii="Times New Roman" w:eastAsia="Times New Roman" w:hAnsi="Times New Roman" w:cs="Times New Roman"/>
          <w:spacing w:val="-2"/>
          <w:sz w:val="24"/>
          <w:szCs w:val="24"/>
        </w:rPr>
        <w:t>g</w:t>
      </w:r>
      <w:r w:rsidR="00C7729A" w:rsidRPr="00926DB6">
        <w:rPr>
          <w:rFonts w:ascii="Times New Roman" w:eastAsia="Times New Roman" w:hAnsi="Times New Roman" w:cs="Times New Roman"/>
          <w:spacing w:val="2"/>
          <w:sz w:val="24"/>
          <w:szCs w:val="24"/>
        </w:rPr>
        <w:t>k</w:t>
      </w:r>
      <w:r w:rsidR="00C7729A" w:rsidRPr="00926DB6">
        <w:rPr>
          <w:rFonts w:ascii="Times New Roman" w:eastAsia="Times New Roman" w:hAnsi="Times New Roman" w:cs="Times New Roman"/>
          <w:spacing w:val="-1"/>
          <w:sz w:val="24"/>
          <w:szCs w:val="24"/>
        </w:rPr>
        <w:t>a</w:t>
      </w:r>
      <w:r w:rsidR="00C7729A" w:rsidRPr="00926DB6">
        <w:rPr>
          <w:rFonts w:ascii="Times New Roman" w:eastAsia="Times New Roman" w:hAnsi="Times New Roman" w:cs="Times New Roman"/>
          <w:sz w:val="24"/>
          <w:szCs w:val="24"/>
        </w:rPr>
        <w:t>t</w:t>
      </w:r>
      <w:r w:rsidR="00C7729A" w:rsidRPr="00926DB6">
        <w:rPr>
          <w:rFonts w:ascii="Times New Roman" w:eastAsia="Times New Roman" w:hAnsi="Times New Roman" w:cs="Times New Roman"/>
          <w:spacing w:val="3"/>
          <w:sz w:val="24"/>
          <w:szCs w:val="24"/>
        </w:rPr>
        <w:t xml:space="preserve"> </w:t>
      </w:r>
      <w:r w:rsidR="00C7729A" w:rsidRPr="00926DB6">
        <w:rPr>
          <w:rFonts w:ascii="Times New Roman" w:eastAsia="Times New Roman" w:hAnsi="Times New Roman" w:cs="Times New Roman"/>
          <w:spacing w:val="-1"/>
          <w:sz w:val="24"/>
          <w:szCs w:val="24"/>
        </w:rPr>
        <w:t>a</w:t>
      </w:r>
      <w:r w:rsidR="00C7729A" w:rsidRPr="00926DB6">
        <w:rPr>
          <w:rFonts w:ascii="Times New Roman" w:eastAsia="Times New Roman" w:hAnsi="Times New Roman" w:cs="Times New Roman"/>
          <w:sz w:val="24"/>
          <w:szCs w:val="24"/>
        </w:rPr>
        <w:t>ndroid.</w:t>
      </w:r>
    </w:p>
    <w:p w:rsidR="002E70CE" w:rsidRDefault="002E70CE" w:rsidP="00D07A01">
      <w:pPr>
        <w:jc w:val="both"/>
        <w:rPr>
          <w:rFonts w:ascii="Times New Roman" w:eastAsia="Times New Roman" w:hAnsi="Times New Roman" w:cs="Times New Roman"/>
          <w:sz w:val="24"/>
          <w:szCs w:val="24"/>
        </w:rPr>
      </w:pPr>
    </w:p>
    <w:p w:rsidR="002E70CE" w:rsidRDefault="00F569EA" w:rsidP="00F569EA">
      <w:pPr>
        <w:ind w:left="720"/>
        <w:rPr>
          <w:sz w:val="24"/>
          <w:szCs w:val="24"/>
        </w:rPr>
      </w:pPr>
      <w:r>
        <w:rPr>
          <w:rFonts w:ascii="Times New Roman" w:eastAsia="Times New Roman" w:hAnsi="Times New Roman" w:cs="Times New Roman"/>
          <w:b/>
          <w:sz w:val="24"/>
          <w:szCs w:val="24"/>
        </w:rPr>
        <w:t>2.2</w:t>
      </w:r>
      <w:r>
        <w:rPr>
          <w:rFonts w:ascii="Times New Roman" w:eastAsia="Times New Roman" w:hAnsi="Times New Roman" w:cs="Times New Roman"/>
          <w:b/>
          <w:sz w:val="24"/>
          <w:szCs w:val="24"/>
        </w:rPr>
        <w:tab/>
      </w:r>
      <w:r w:rsidR="002E70CE">
        <w:rPr>
          <w:rFonts w:ascii="Times New Roman" w:eastAsia="Times New Roman" w:hAnsi="Times New Roman" w:cs="Times New Roman"/>
          <w:b/>
          <w:spacing w:val="1"/>
          <w:sz w:val="24"/>
          <w:szCs w:val="24"/>
        </w:rPr>
        <w:t>S</w:t>
      </w:r>
      <w:r w:rsidR="002E70CE">
        <w:rPr>
          <w:rFonts w:ascii="Times New Roman" w:eastAsia="Times New Roman" w:hAnsi="Times New Roman" w:cs="Times New Roman"/>
          <w:b/>
          <w:sz w:val="24"/>
          <w:szCs w:val="24"/>
        </w:rPr>
        <w:t>ist</w:t>
      </w:r>
      <w:r w:rsidR="002E70CE">
        <w:rPr>
          <w:rFonts w:ascii="Times New Roman" w:eastAsia="Times New Roman" w:hAnsi="Times New Roman" w:cs="Times New Roman"/>
          <w:b/>
          <w:spacing w:val="-1"/>
          <w:sz w:val="24"/>
          <w:szCs w:val="24"/>
        </w:rPr>
        <w:t>e</w:t>
      </w:r>
      <w:r w:rsidR="002E70CE">
        <w:rPr>
          <w:rFonts w:ascii="Times New Roman" w:eastAsia="Times New Roman" w:hAnsi="Times New Roman" w:cs="Times New Roman"/>
          <w:b/>
          <w:sz w:val="24"/>
          <w:szCs w:val="24"/>
        </w:rPr>
        <w:t>m</w:t>
      </w:r>
    </w:p>
    <w:p w:rsidR="00196D43" w:rsidRPr="00196D43" w:rsidRDefault="00196D43" w:rsidP="00F569EA">
      <w:pPr>
        <w:ind w:left="720"/>
        <w:rPr>
          <w:sz w:val="24"/>
          <w:szCs w:val="24"/>
        </w:rPr>
      </w:pPr>
    </w:p>
    <w:p w:rsidR="002E70CE" w:rsidRDefault="002E70CE" w:rsidP="00F569EA">
      <w:pPr>
        <w:spacing w:line="360" w:lineRule="auto"/>
        <w:ind w:left="720" w:right="20" w:firstLine="720"/>
        <w:jc w:val="both"/>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eca</w:t>
      </w:r>
      <w:r>
        <w:rPr>
          <w:rFonts w:ascii="Times New Roman" w:eastAsia="Times New Roman" w:hAnsi="Times New Roman" w:cs="Times New Roman"/>
          <w:sz w:val="24"/>
          <w:szCs w:val="24"/>
        </w:rPr>
        <w:t>ra umum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dide</w:t>
      </w:r>
      <w:r>
        <w:rPr>
          <w:rFonts w:ascii="Times New Roman" w:eastAsia="Times New Roman" w:hAnsi="Times New Roman" w:cs="Times New Roman"/>
          <w:spacing w:val="-1"/>
          <w:sz w:val="24"/>
          <w:szCs w:val="24"/>
        </w:rPr>
        <w:t>fe</w:t>
      </w:r>
      <w:r>
        <w:rPr>
          <w:rFonts w:ascii="Times New Roman" w:eastAsia="Times New Roman" w:hAnsi="Times New Roman" w:cs="Times New Roman"/>
          <w:sz w:val="24"/>
          <w:szCs w:val="24"/>
        </w:rPr>
        <w:t>nis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kumpu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obje</w:t>
      </w:r>
      <w:r>
        <w:rPr>
          <w:rFonts w:ascii="Times New Roman" w:eastAsia="Times New Roman" w:hAnsi="Times New Roman" w:cs="Times New Roman"/>
          <w:spacing w:val="4"/>
          <w:sz w:val="24"/>
          <w:szCs w:val="24"/>
        </w:rPr>
        <w:t>k</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objek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 xml:space="preserve">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rint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hubu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objek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bisa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ihat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tuan</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untuk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proofErr w:type="gramStart"/>
      <w:r>
        <w:rPr>
          <w:rFonts w:ascii="Times New Roman" w:eastAsia="Times New Roman" w:hAnsi="Times New Roman" w:cs="Times New Roman"/>
          <w:spacing w:val="-1"/>
          <w:sz w:val="24"/>
          <w:szCs w:val="24"/>
        </w:rPr>
        <w:t>Ha</w:t>
      </w:r>
      <w:r>
        <w:rPr>
          <w:rFonts w:ascii="Times New Roman" w:eastAsia="Times New Roman" w:hAnsi="Times New Roman" w:cs="Times New Roman"/>
          <w:sz w:val="24"/>
          <w:szCs w:val="24"/>
        </w:rPr>
        <w:t>nif</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2015</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 mempu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ik</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sif</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sif</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tentu,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ko</w:t>
      </w:r>
      <w:r>
        <w:rPr>
          <w:rFonts w:ascii="Times New Roman" w:eastAsia="Times New Roman" w:hAnsi="Times New Roman" w:cs="Times New Roman"/>
          <w:spacing w:val="3"/>
          <w:sz w:val="24"/>
          <w:szCs w:val="24"/>
        </w:rPr>
        <w:t>m</w:t>
      </w:r>
      <w:r>
        <w:rPr>
          <w:rFonts w:ascii="Times New Roman" w:eastAsia="Times New Roman" w:hAnsi="Times New Roman" w:cs="Times New Roman"/>
          <w:sz w:val="24"/>
          <w:szCs w:val="24"/>
        </w:rPr>
        <w:t>pon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n</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komponen  (</w:t>
      </w:r>
      <w:proofErr w:type="gramEnd"/>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ompo</w:t>
      </w:r>
      <w:r>
        <w:rPr>
          <w:rFonts w:ascii="Times New Roman" w:eastAsia="Times New Roman" w:hAnsi="Times New Roman" w:cs="Times New Roman"/>
          <w:i/>
          <w:spacing w:val="2"/>
          <w:sz w:val="24"/>
          <w:szCs w:val="24"/>
        </w:rPr>
        <w:t>n</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nt</w:t>
      </w:r>
      <w:r>
        <w:rPr>
          <w:rFonts w:ascii="Times New Roman" w:eastAsia="Times New Roman" w:hAnsi="Times New Roman" w:cs="Times New Roman"/>
          <w:i/>
          <w:spacing w:val="2"/>
          <w:sz w:val="24"/>
          <w:szCs w:val="24"/>
        </w:rPr>
        <w:t>s</w:t>
      </w:r>
      <w:r>
        <w:rPr>
          <w:rFonts w:ascii="Times New Roman" w:eastAsia="Times New Roman" w:hAnsi="Times New Roman" w:cs="Times New Roman"/>
          <w:sz w:val="24"/>
          <w:szCs w:val="24"/>
        </w:rPr>
        <w:t>),  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tas  (</w:t>
      </w:r>
      <w:r>
        <w:rPr>
          <w:rFonts w:ascii="Times New Roman" w:eastAsia="Times New Roman" w:hAnsi="Times New Roman" w:cs="Times New Roman"/>
          <w:i/>
          <w:sz w:val="24"/>
          <w:szCs w:val="24"/>
        </w:rPr>
        <w:t>boundar</w:t>
      </w:r>
      <w:r>
        <w:rPr>
          <w:rFonts w:ascii="Times New Roman" w:eastAsia="Times New Roman" w:hAnsi="Times New Roman" w:cs="Times New Roman"/>
          <w:i/>
          <w:spacing w:val="2"/>
          <w:sz w:val="24"/>
          <w:szCs w:val="24"/>
        </w:rPr>
        <w:t>y</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lu</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ironm</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nt</w:t>
      </w:r>
      <w:r>
        <w:rPr>
          <w:rFonts w:ascii="Times New Roman" w:eastAsia="Times New Roman" w:hAnsi="Times New Roman" w:cs="Times New Roman"/>
          <w:i/>
          <w:spacing w:val="1"/>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bung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in</w:t>
      </w:r>
      <w:r>
        <w:rPr>
          <w:rFonts w:ascii="Times New Roman" w:eastAsia="Times New Roman" w:hAnsi="Times New Roman" w:cs="Times New Roman"/>
          <w:i/>
          <w:spacing w:val="1"/>
          <w:sz w:val="24"/>
          <w:szCs w:val="24"/>
        </w:rPr>
        <w:t>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rfac</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mas</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inpu</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outpu</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o</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w:t>
      </w:r>
      <w:r>
        <w:rPr>
          <w:rFonts w:ascii="Times New Roman" w:eastAsia="Times New Roman" w:hAnsi="Times New Roman" w:cs="Times New Roman"/>
          <w:i/>
          <w:sz w:val="24"/>
          <w:szCs w:val="24"/>
        </w:rPr>
        <w:t>pro</w:t>
      </w:r>
      <w:r>
        <w:rPr>
          <w:rFonts w:ascii="Times New Roman" w:eastAsia="Times New Roman" w:hAnsi="Times New Roman" w:cs="Times New Roman"/>
          <w:i/>
          <w:spacing w:val="1"/>
          <w:sz w:val="24"/>
          <w:szCs w:val="24"/>
        </w:rPr>
        <w:t>c</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s</w:t>
      </w:r>
      <w:r>
        <w:rPr>
          <w:rFonts w:ascii="Times New Roman" w:eastAsia="Times New Roman" w:hAnsi="Times New Roman" w:cs="Times New Roman"/>
          <w:sz w:val="24"/>
          <w:szCs w:val="24"/>
        </w:rPr>
        <w:t>), d</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obje</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iv</w:t>
      </w:r>
      <w:r>
        <w:rPr>
          <w:rFonts w:ascii="Times New Roman" w:eastAsia="Times New Roman" w:hAnsi="Times New Roman" w:cs="Times New Roman"/>
          <w:i/>
          <w:spacing w:val="-1"/>
          <w:sz w:val="24"/>
          <w:szCs w:val="24"/>
        </w:rPr>
        <w:t>e</w:t>
      </w:r>
      <w:r>
        <w:rPr>
          <w:rFonts w:ascii="Times New Roman" w:eastAsia="Times New Roman" w:hAnsi="Times New Roman" w:cs="Times New Roman"/>
          <w:i/>
          <w:spacing w:val="1"/>
          <w:sz w:val="24"/>
          <w:szCs w:val="24"/>
        </w:rPr>
        <w:t>s</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tau </w:t>
      </w:r>
      <w:r>
        <w:rPr>
          <w:rFonts w:ascii="Times New Roman" w:eastAsia="Times New Roman" w:hAnsi="Times New Roman" w:cs="Times New Roman"/>
          <w:spacing w:val="2"/>
          <w:sz w:val="24"/>
          <w:szCs w:val="24"/>
        </w:rPr>
        <w:t>t</w:t>
      </w:r>
      <w:r>
        <w:rPr>
          <w:rFonts w:ascii="Times New Roman" w:eastAsia="Times New Roman" w:hAnsi="Times New Roman" w:cs="Times New Roman"/>
          <w:sz w:val="24"/>
          <w:szCs w:val="24"/>
        </w:rPr>
        <w:t xml:space="preserve">ujuan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goal</w:t>
      </w:r>
      <w:r>
        <w:rPr>
          <w:rFonts w:ascii="Times New Roman" w:eastAsia="Times New Roman" w:hAnsi="Times New Roman" w:cs="Times New Roman"/>
          <w:spacing w:val="-1"/>
          <w:sz w:val="24"/>
          <w:szCs w:val="24"/>
        </w:rPr>
        <w:t>).</w:t>
      </w:r>
    </w:p>
    <w:p w:rsidR="002E70CE" w:rsidRDefault="002E70CE" w:rsidP="00F569EA">
      <w:pPr>
        <w:spacing w:before="5" w:line="160" w:lineRule="exact"/>
        <w:ind w:left="720"/>
        <w:rPr>
          <w:sz w:val="16"/>
          <w:szCs w:val="16"/>
        </w:rPr>
      </w:pPr>
    </w:p>
    <w:p w:rsidR="002E70CE" w:rsidRPr="00196D43" w:rsidRDefault="002E70CE" w:rsidP="00F569EA">
      <w:pPr>
        <w:ind w:left="720"/>
        <w:rPr>
          <w:sz w:val="24"/>
          <w:szCs w:val="24"/>
        </w:rPr>
      </w:pP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41"/>
          <w:sz w:val="24"/>
          <w:szCs w:val="24"/>
        </w:rPr>
        <w:t xml:space="preserve"> </w:t>
      </w:r>
      <w:r w:rsidR="00D07A01">
        <w:rPr>
          <w:rFonts w:ascii="Times New Roman" w:eastAsia="Times New Roman" w:hAnsi="Times New Roman" w:cs="Times New Roman"/>
          <w:spacing w:val="41"/>
          <w:sz w:val="24"/>
          <w:szCs w:val="24"/>
        </w:rPr>
        <w:tab/>
      </w:r>
      <w:r>
        <w:rPr>
          <w:rFonts w:ascii="Times New Roman" w:eastAsia="Times New Roman" w:hAnsi="Times New Roman" w:cs="Times New Roman"/>
          <w:sz w:val="24"/>
          <w:szCs w:val="24"/>
        </w:rPr>
        <w:t>Kompon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p>
    <w:p w:rsidR="00D07A01" w:rsidRDefault="002E70CE" w:rsidP="00D07A01">
      <w:pPr>
        <w:spacing w:line="360" w:lineRule="auto"/>
        <w:ind w:left="720" w:right="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diri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ju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lah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komponen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rint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ksi,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rti</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 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Kompon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8"/>
          <w:sz w:val="24"/>
          <w:szCs w:val="24"/>
        </w:rPr>
        <w:t>n</w:t>
      </w:r>
      <w:r>
        <w:rPr>
          <w:rFonts w:ascii="Times New Roman" w:eastAsia="Times New Roman" w:hAnsi="Times New Roman" w:cs="Times New Roman"/>
          <w:sz w:val="24"/>
          <w:szCs w:val="24"/>
        </w:rPr>
        <w:t>- komponen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lem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lem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rupa 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u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rduli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2"/>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lalu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ko</w:t>
      </w:r>
      <w:r>
        <w:rPr>
          <w:rFonts w:ascii="Times New Roman" w:eastAsia="Times New Roman" w:hAnsi="Times New Roman" w:cs="Times New Roman"/>
          <w:spacing w:val="3"/>
          <w:sz w:val="24"/>
          <w:szCs w:val="24"/>
        </w:rPr>
        <w:t>m</w:t>
      </w:r>
      <w:r>
        <w:rPr>
          <w:rFonts w:ascii="Times New Roman" w:eastAsia="Times New Roman" w:hAnsi="Times New Roman" w:cs="Times New Roman"/>
          <w:sz w:val="24"/>
          <w:szCs w:val="24"/>
        </w:rPr>
        <w:t>pon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komponen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2"/>
          <w:sz w:val="24"/>
          <w:szCs w:val="24"/>
        </w:rPr>
        <w:t xml:space="preserve"> s</w:t>
      </w:r>
      <w:r>
        <w:rPr>
          <w:rFonts w:ascii="Times New Roman" w:eastAsia="Times New Roman" w:hAnsi="Times New Roman" w:cs="Times New Roman"/>
          <w:sz w:val="24"/>
          <w:szCs w:val="24"/>
        </w:rPr>
        <w:t>ubsist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ia</w:t>
      </w:r>
      <w:r>
        <w:rPr>
          <w:rFonts w:ascii="Times New Roman" w:eastAsia="Times New Roman" w:hAnsi="Times New Roman" w:cs="Times New Roman"/>
          <w:sz w:val="24"/>
          <w:szCs w:val="24"/>
        </w:rPr>
        <w:t>p 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sif</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sif</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suatu fun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m</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ruhi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eca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 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luruh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mempu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lebih</w:t>
      </w:r>
      <w:r>
        <w:rPr>
          <w:rFonts w:ascii="Times New Roman" w:eastAsia="Times New Roman" w:hAnsi="Times New Roman" w:cs="Times New Roman"/>
          <w:spacing w:val="2"/>
          <w:sz w:val="24"/>
          <w:szCs w:val="24"/>
        </w:rPr>
        <w:t xml:space="preserve">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disebut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sup</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tu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 xml:space="preserve">but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suatu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industri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lebih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diseb</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t 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sup</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dipand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industri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disebut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kian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 bi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a</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proofErr w:type="gramStart"/>
      <w:r>
        <w:rPr>
          <w:rFonts w:ascii="Times New Roman" w:eastAsia="Times New Roman" w:hAnsi="Times New Roman" w:cs="Times New Roman"/>
          <w:sz w:val="24"/>
          <w:szCs w:val="24"/>
        </w:rPr>
        <w:t>dipand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tu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 xml:space="preserve">maka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 xml:space="preserve">stem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kuntansi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lau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kuntansi dipand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suatu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maka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sup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industri a</w:t>
      </w:r>
      <w:r>
        <w:rPr>
          <w:rFonts w:ascii="Times New Roman" w:eastAsia="Times New Roman" w:hAnsi="Times New Roman" w:cs="Times New Roman"/>
          <w:spacing w:val="-1"/>
          <w:sz w:val="24"/>
          <w:szCs w:val="24"/>
        </w:rPr>
        <w:t>da</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h supra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sup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sidR="000D6F16">
        <w:rPr>
          <w:rFonts w:ascii="Times New Roman" w:eastAsia="Times New Roman" w:hAnsi="Times New Roman" w:cs="Times New Roman"/>
          <w:sz w:val="24"/>
          <w:szCs w:val="24"/>
        </w:rPr>
        <w:t>system</w:t>
      </w:r>
    </w:p>
    <w:p w:rsidR="000D6F16" w:rsidRDefault="000D6F16" w:rsidP="00D07A01">
      <w:pPr>
        <w:spacing w:line="360" w:lineRule="auto"/>
        <w:ind w:left="720" w:right="20"/>
        <w:jc w:val="both"/>
        <w:rPr>
          <w:rFonts w:ascii="Times New Roman" w:eastAsia="Times New Roman" w:hAnsi="Times New Roman" w:cs="Times New Roman"/>
          <w:sz w:val="24"/>
          <w:szCs w:val="24"/>
        </w:rPr>
      </w:pPr>
    </w:p>
    <w:p w:rsidR="00D07A01" w:rsidRPr="00196D43" w:rsidRDefault="00D07A01" w:rsidP="00D07A01">
      <w:pPr>
        <w:spacing w:before="29"/>
        <w:ind w:left="720"/>
        <w:rPr>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b/>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tas 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p>
    <w:p w:rsidR="00D07A01" w:rsidRPr="00196D43" w:rsidRDefault="00D07A01" w:rsidP="00D07A01">
      <w:pPr>
        <w:spacing w:line="360" w:lineRule="auto"/>
        <w:ind w:left="720" w:right="82"/>
        <w:jc w:val="both"/>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boundar</w:t>
      </w:r>
      <w:r>
        <w:rPr>
          <w:rFonts w:ascii="Times New Roman" w:eastAsia="Times New Roman" w:hAnsi="Times New Roman" w:cs="Times New Roman"/>
          <w:i/>
          <w:spacing w:val="-1"/>
          <w:sz w:val="24"/>
          <w:szCs w:val="24"/>
        </w:rPr>
        <w:t>y</w:t>
      </w:r>
      <w:r>
        <w:rPr>
          <w:rFonts w:ascii="Times New Roman" w:eastAsia="Times New Roman" w:hAnsi="Times New Roman" w:cs="Times New Roman"/>
          <w:sz w:val="24"/>
          <w:szCs w:val="24"/>
        </w:rPr>
        <w: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sua</w:t>
      </w:r>
      <w:r>
        <w:rPr>
          <w:rFonts w:ascii="Times New Roman" w:eastAsia="Times New Roman" w:hAnsi="Times New Roman" w:cs="Times New Roman"/>
          <w:spacing w:val="2"/>
          <w:sz w:val="24"/>
          <w:szCs w:val="24"/>
        </w:rPr>
        <w:t>t</w:t>
      </w:r>
      <w:r>
        <w:rPr>
          <w:rFonts w:ascii="Times New Roman" w:eastAsia="Times New Roman" w:hAnsi="Times New Roman" w:cs="Times New Roman"/>
          <w:sz w:val="24"/>
          <w:szCs w:val="24"/>
        </w:rPr>
        <w:t>u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 lain</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lua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memun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kin</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2"/>
          <w:sz w:val="24"/>
          <w:szCs w:val="24"/>
        </w:rPr>
        <w:t xml:space="preserve">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tas su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 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 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 xml:space="preserve">njukkan </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kup</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pacing w:val="2"/>
          <w:sz w:val="24"/>
          <w:szCs w:val="24"/>
        </w:rPr>
        <w:t>s</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 dari sis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t.</w:t>
      </w:r>
    </w:p>
    <w:p w:rsidR="00D07A01" w:rsidRPr="00D07A01" w:rsidRDefault="00D07A01" w:rsidP="00D07A01">
      <w:pPr>
        <w:spacing w:line="360" w:lineRule="auto"/>
        <w:ind w:left="720" w:right="20"/>
        <w:jc w:val="both"/>
        <w:rPr>
          <w:rFonts w:ascii="Times New Roman" w:eastAsia="Times New Roman" w:hAnsi="Times New Roman" w:cs="Times New Roman"/>
          <w:sz w:val="24"/>
          <w:szCs w:val="24"/>
        </w:rPr>
        <w:sectPr w:rsidR="00D07A01" w:rsidRPr="00D07A01">
          <w:headerReference w:type="default" r:id="rId10"/>
          <w:pgSz w:w="11920" w:h="16840"/>
          <w:pgMar w:top="920" w:right="1580" w:bottom="280" w:left="1680" w:header="731" w:footer="0" w:gutter="0"/>
          <w:pgNumType w:start="8"/>
          <w:cols w:space="720"/>
        </w:sectPr>
      </w:pPr>
    </w:p>
    <w:p w:rsidR="002E70CE" w:rsidRDefault="002E70CE" w:rsidP="00D07A01">
      <w:pPr>
        <w:spacing w:before="16" w:line="280" w:lineRule="exact"/>
        <w:rPr>
          <w:sz w:val="28"/>
          <w:szCs w:val="28"/>
        </w:rPr>
      </w:pPr>
    </w:p>
    <w:p w:rsidR="002E70CE" w:rsidRPr="00196D43" w:rsidRDefault="002E70CE" w:rsidP="00F569EA">
      <w:pPr>
        <w:ind w:left="720"/>
        <w:rPr>
          <w:sz w:val="24"/>
          <w:szCs w:val="24"/>
        </w:rPr>
      </w:pP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41"/>
          <w:sz w:val="24"/>
          <w:szCs w:val="24"/>
        </w:rPr>
        <w:t xml:space="preserve"> </w:t>
      </w:r>
      <w:r w:rsidR="00D07A01">
        <w:rPr>
          <w:rFonts w:ascii="Times New Roman" w:eastAsia="Times New Roman" w:hAnsi="Times New Roman" w:cs="Times New Roman"/>
          <w:spacing w:val="41"/>
          <w:sz w:val="24"/>
          <w:szCs w:val="24"/>
        </w:rPr>
        <w:tab/>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p>
    <w:p w:rsidR="002E70CE" w:rsidRPr="00196D43" w:rsidRDefault="002E70CE" w:rsidP="00D07A01">
      <w:pPr>
        <w:spacing w:line="360" w:lineRule="auto"/>
        <w:ind w:left="720" w:right="20"/>
        <w:jc w:val="both"/>
        <w:rPr>
          <w:sz w:val="24"/>
          <w:szCs w:val="24"/>
        </w:rPr>
      </w:pP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luar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e</w:t>
      </w:r>
      <w:r>
        <w:rPr>
          <w:rFonts w:ascii="Times New Roman" w:eastAsia="Times New Roman" w:hAnsi="Times New Roman" w:cs="Times New Roman"/>
          <w:i/>
          <w:spacing w:val="2"/>
          <w:sz w:val="24"/>
          <w:szCs w:val="24"/>
        </w:rPr>
        <w:t>n</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ironm</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proofErr w:type="gramStart"/>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mem</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ruhi  o</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4"/>
          <w:sz w:val="24"/>
          <w:szCs w:val="24"/>
        </w:rPr>
        <w:t xml:space="preserve"> </w:t>
      </w:r>
      <w:proofErr w:type="gramStart"/>
      <w:r>
        <w:rPr>
          <w:rFonts w:ascii="Times New Roman" w:eastAsia="Times New Roman" w:hAnsi="Times New Roman" w:cs="Times New Roman"/>
          <w:spacing w:val="-5"/>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luar</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rsi</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untu</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rsi</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 xml:space="preserve">ut. </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lu</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untu</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kian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tap</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dipeliha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ikan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dikend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maka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mengg</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hidup da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 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p>
    <w:p w:rsidR="002E70CE" w:rsidRPr="00196D43" w:rsidRDefault="002E70CE" w:rsidP="00D07A01">
      <w:pPr>
        <w:ind w:left="720" w:right="20"/>
        <w:rPr>
          <w:sz w:val="24"/>
          <w:szCs w:val="24"/>
        </w:rPr>
      </w:pPr>
      <w:r>
        <w:rPr>
          <w:rFonts w:ascii="Times New Roman" w:eastAsia="Times New Roman" w:hAnsi="Times New Roman" w:cs="Times New Roman"/>
          <w:sz w:val="24"/>
          <w:szCs w:val="24"/>
        </w:rPr>
        <w:t xml:space="preserve">d.     </w:t>
      </w:r>
      <w:r>
        <w:rPr>
          <w:rFonts w:ascii="Times New Roman" w:eastAsia="Times New Roman" w:hAnsi="Times New Roman" w:cs="Times New Roman"/>
          <w:spacing w:val="26"/>
          <w:sz w:val="24"/>
          <w:szCs w:val="24"/>
        </w:rPr>
        <w:t xml:space="preserve"> </w:t>
      </w:r>
      <w:r w:rsidR="00D07A01">
        <w:rPr>
          <w:rFonts w:ascii="Times New Roman" w:eastAsia="Times New Roman" w:hAnsi="Times New Roman" w:cs="Times New Roman"/>
          <w:spacing w:val="26"/>
          <w:sz w:val="24"/>
          <w:szCs w:val="24"/>
        </w:rPr>
        <w:tab/>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uhub</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p>
    <w:p w:rsidR="002E70CE" w:rsidRPr="00196D43" w:rsidRDefault="002E70CE" w:rsidP="00D07A01">
      <w:pPr>
        <w:spacing w:line="359" w:lineRule="auto"/>
        <w:ind w:left="720" w:right="20"/>
        <w:jc w:val="both"/>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hubu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w:t>
      </w:r>
      <w:proofErr w:type="gramEnd"/>
      <w:r>
        <w:rPr>
          <w:rFonts w:ascii="Times New Roman" w:eastAsia="Times New Roman" w:hAnsi="Times New Roman" w:cs="Times New Roman"/>
          <w:i/>
          <w:sz w:val="24"/>
          <w:szCs w:val="24"/>
        </w:rPr>
        <w:t>in</w:t>
      </w:r>
      <w:r>
        <w:rPr>
          <w:rFonts w:ascii="Times New Roman" w:eastAsia="Times New Roman" w:hAnsi="Times New Roman" w:cs="Times New Roman"/>
          <w:i/>
          <w:spacing w:val="1"/>
          <w:sz w:val="24"/>
          <w:szCs w:val="24"/>
        </w:rPr>
        <w:t>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rfac</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media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hubu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ra   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u 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stem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 xml:space="preserve">ubsistem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lain</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3"/>
          <w:sz w:val="24"/>
          <w:szCs w:val="24"/>
        </w:rPr>
        <w:t xml:space="preserve"> </w:t>
      </w:r>
      <w:proofErr w:type="gramStart"/>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lalui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hubu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ni memun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kinkan sumb</w:t>
      </w:r>
      <w:r>
        <w:rPr>
          <w:rFonts w:ascii="Times New Roman" w:eastAsia="Times New Roman" w:hAnsi="Times New Roman" w:cs="Times New Roman"/>
          <w:spacing w:val="1"/>
          <w:sz w:val="24"/>
          <w:szCs w:val="24"/>
        </w:rPr>
        <w:t>er</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sumb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 d</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ke 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4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z w:val="24"/>
          <w:szCs w:val="24"/>
        </w:rPr>
        <w:t>lain.</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lua</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pacing w:val="2"/>
          <w:sz w:val="24"/>
          <w:szCs w:val="24"/>
        </w:rPr>
        <w:t>(</w:t>
      </w:r>
      <w:r>
        <w:rPr>
          <w:rFonts w:ascii="Times New Roman" w:eastAsia="Times New Roman" w:hAnsi="Times New Roman" w:cs="Times New Roman"/>
          <w:i/>
          <w:sz w:val="24"/>
          <w:szCs w:val="24"/>
        </w:rPr>
        <w:t>outpu</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49"/>
          <w:sz w:val="24"/>
          <w:szCs w:val="24"/>
        </w:rPr>
        <w:t xml:space="preserve"> </w:t>
      </w:r>
      <w:r>
        <w:rPr>
          <w:rFonts w:ascii="Times New Roman" w:eastAsia="Times New Roman" w:hAnsi="Times New Roman" w:cs="Times New Roman"/>
          <w:sz w:val="24"/>
          <w:szCs w:val="24"/>
        </w:rPr>
        <w:t>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i 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   masuk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i/>
          <w:sz w:val="24"/>
          <w:szCs w:val="24"/>
        </w:rPr>
        <w:t>inpu</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   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stem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lain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w:t>
      </w:r>
      <w:r>
        <w:rPr>
          <w:rFonts w:ascii="Times New Roman" w:eastAsia="Times New Roman" w:hAnsi="Times New Roman" w:cs="Times New Roman"/>
          <w:spacing w:val="2"/>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lui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hubu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hubu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rint</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subs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lain</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ntuk 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 kes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p>
    <w:p w:rsidR="002E70CE" w:rsidRPr="00196D43" w:rsidRDefault="002E70CE" w:rsidP="00D07A01">
      <w:pPr>
        <w:ind w:left="720" w:right="20"/>
        <w:rPr>
          <w:sz w:val="24"/>
          <w:szCs w:val="24"/>
        </w:rPr>
      </w:pPr>
      <w:r>
        <w:rPr>
          <w:rFonts w:ascii="Times New Roman" w:eastAsia="Times New Roman" w:hAnsi="Times New Roman" w:cs="Times New Roman"/>
          <w:spacing w:val="-1"/>
          <w:sz w:val="24"/>
          <w:szCs w:val="24"/>
        </w:rPr>
        <w:t>e</w:t>
      </w:r>
      <w:r w:rsidR="00D07A01">
        <w:rPr>
          <w:rFonts w:ascii="Times New Roman" w:eastAsia="Times New Roman" w:hAnsi="Times New Roman" w:cs="Times New Roman"/>
          <w:sz w:val="24"/>
          <w:szCs w:val="24"/>
        </w:rPr>
        <w:t>.</w:t>
      </w:r>
      <w:r w:rsidR="00D07A01">
        <w:rPr>
          <w:rFonts w:ascii="Times New Roman" w:eastAsia="Times New Roman" w:hAnsi="Times New Roman" w:cs="Times New Roman"/>
          <w:sz w:val="24"/>
          <w:szCs w:val="24"/>
        </w:rPr>
        <w:tab/>
      </w:r>
      <w:r>
        <w:rPr>
          <w:rFonts w:ascii="Times New Roman" w:eastAsia="Times New Roman" w:hAnsi="Times New Roman" w:cs="Times New Roman"/>
          <w:sz w:val="24"/>
          <w:szCs w:val="24"/>
        </w:rPr>
        <w:t>Masuk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p>
    <w:p w:rsidR="00D07A01" w:rsidRDefault="002E70CE" w:rsidP="00D07A01">
      <w:pPr>
        <w:spacing w:line="360" w:lineRule="auto"/>
        <w:ind w:left="72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w:t>
      </w:r>
      <w:r>
        <w:rPr>
          <w:rFonts w:ascii="Times New Roman" w:eastAsia="Times New Roman" w:hAnsi="Times New Roman" w:cs="Times New Roman"/>
          <w:i/>
          <w:sz w:val="24"/>
          <w:szCs w:val="24"/>
        </w:rPr>
        <w:t>inpu</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sukk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Masu</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a masuk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lat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mainten</w:t>
      </w:r>
      <w:r>
        <w:rPr>
          <w:rFonts w:ascii="Times New Roman" w:eastAsia="Times New Roman" w:hAnsi="Times New Roman" w:cs="Times New Roman"/>
          <w:i/>
          <w:spacing w:val="-1"/>
          <w:sz w:val="24"/>
          <w:szCs w:val="24"/>
        </w:rPr>
        <w:t>e</w:t>
      </w:r>
      <w:r>
        <w:rPr>
          <w:rFonts w:ascii="Times New Roman" w:eastAsia="Times New Roman" w:hAnsi="Times New Roman" w:cs="Times New Roman"/>
          <w:i/>
          <w:spacing w:val="2"/>
          <w:sz w:val="24"/>
          <w:szCs w:val="24"/>
        </w:rPr>
        <w:t>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 i</w:t>
      </w:r>
      <w:r>
        <w:rPr>
          <w:rFonts w:ascii="Times New Roman" w:eastAsia="Times New Roman" w:hAnsi="Times New Roman" w:cs="Times New Roman"/>
          <w:i/>
          <w:spacing w:val="3"/>
          <w:sz w:val="24"/>
          <w:szCs w:val="24"/>
        </w:rPr>
        <w:t>n</w:t>
      </w:r>
      <w:r>
        <w:rPr>
          <w:rFonts w:ascii="Times New Roman" w:eastAsia="Times New Roman" w:hAnsi="Times New Roman" w:cs="Times New Roman"/>
          <w:i/>
          <w:sz w:val="24"/>
          <w:szCs w:val="24"/>
        </w:rPr>
        <w:t>pu</w:t>
      </w:r>
      <w:r>
        <w:rPr>
          <w:rFonts w:ascii="Times New Roman" w:eastAsia="Times New Roman" w:hAnsi="Times New Roman" w:cs="Times New Roman"/>
          <w:i/>
          <w:spacing w:val="2"/>
          <w:sz w:val="24"/>
          <w:szCs w:val="24"/>
        </w:rPr>
        <w:t>t</w:t>
      </w:r>
      <w:r>
        <w:rPr>
          <w:rFonts w:ascii="Times New Roman" w:eastAsia="Times New Roman" w:hAnsi="Times New Roman" w:cs="Times New Roman"/>
          <w:sz w:val="24"/>
          <w:szCs w:val="24"/>
        </w:rPr>
        <w:t>)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masuk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signal</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inpu</w:t>
      </w:r>
      <w:r>
        <w:rPr>
          <w:rFonts w:ascii="Times New Roman" w:eastAsia="Times New Roman" w:hAnsi="Times New Roman" w:cs="Times New Roman"/>
          <w:i/>
          <w:spacing w:val="2"/>
          <w:sz w:val="24"/>
          <w:szCs w:val="24"/>
        </w:rPr>
        <w:t>t</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ain</w:t>
      </w:r>
      <w:r>
        <w:rPr>
          <w:rFonts w:ascii="Times New Roman" w:eastAsia="Times New Roman" w:hAnsi="Times New Roman" w:cs="Times New Roman"/>
          <w:i/>
          <w:spacing w:val="1"/>
          <w:sz w:val="24"/>
          <w:szCs w:val="24"/>
        </w:rPr>
        <w:t>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nan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input</w:t>
      </w:r>
      <w:r>
        <w:rPr>
          <w:rFonts w:ascii="Times New Roman" w:eastAsia="Times New Roman" w:hAnsi="Times New Roman" w:cs="Times New Roman"/>
          <w:i/>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dipro</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didap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tkan</w:t>
      </w:r>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proofErr w:type="gramStart"/>
      <w:r>
        <w:rPr>
          <w:rFonts w:ascii="Times New Roman" w:eastAsia="Times New Roman" w:hAnsi="Times New Roman" w:cs="Times New Roman"/>
          <w:spacing w:val="1"/>
          <w:sz w:val="24"/>
          <w:szCs w:val="24"/>
        </w:rPr>
        <w:t>Se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ontoh</w:t>
      </w:r>
      <w:proofErr w:type="gramEnd"/>
      <w:r>
        <w:rPr>
          <w:rFonts w:ascii="Times New Roman" w:eastAsia="Times New Roman" w:hAnsi="Times New Roman" w:cs="Times New Roman"/>
          <w:sz w:val="24"/>
          <w:szCs w:val="24"/>
        </w:rPr>
        <w:t xml:space="preserve">  didal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  kompu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maintenan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pacing w:val="3"/>
          <w:sz w:val="24"/>
          <w:szCs w:val="24"/>
        </w:rPr>
        <w:t>i</w:t>
      </w:r>
      <w:r>
        <w:rPr>
          <w:rFonts w:ascii="Times New Roman" w:eastAsia="Times New Roman" w:hAnsi="Times New Roman" w:cs="Times New Roman"/>
          <w:i/>
          <w:sz w:val="24"/>
          <w:szCs w:val="24"/>
        </w:rPr>
        <w:t>nput</w:t>
      </w:r>
      <w:r>
        <w:rPr>
          <w:rFonts w:ascii="Times New Roman" w:eastAsia="Times New Roman" w:hAnsi="Times New Roman" w:cs="Times New Roman"/>
          <w:i/>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kompu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z w:val="24"/>
          <w:szCs w:val="24"/>
        </w:rPr>
        <w:t>signal in</w:t>
      </w:r>
      <w:r>
        <w:rPr>
          <w:rFonts w:ascii="Times New Roman" w:eastAsia="Times New Roman" w:hAnsi="Times New Roman" w:cs="Times New Roman"/>
          <w:i/>
          <w:spacing w:val="3"/>
          <w:sz w:val="24"/>
          <w:szCs w:val="24"/>
        </w:rPr>
        <w:t>p</w:t>
      </w:r>
      <w:r>
        <w:rPr>
          <w:rFonts w:ascii="Times New Roman" w:eastAsia="Times New Roman" w:hAnsi="Times New Roman" w:cs="Times New Roman"/>
          <w:i/>
          <w:sz w:val="24"/>
          <w:szCs w:val="24"/>
        </w:rPr>
        <w:t>ut</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untuk dio</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menj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i info</w:t>
      </w:r>
      <w:r>
        <w:rPr>
          <w:rFonts w:ascii="Times New Roman" w:eastAsia="Times New Roman" w:hAnsi="Times New Roman" w:cs="Times New Roman"/>
          <w:spacing w:val="-1"/>
          <w:sz w:val="24"/>
          <w:szCs w:val="24"/>
        </w:rPr>
        <w:t>r</w:t>
      </w:r>
      <w:r w:rsidR="00D07A01">
        <w:rPr>
          <w:rFonts w:ascii="Times New Roman" w:eastAsia="Times New Roman" w:hAnsi="Times New Roman" w:cs="Times New Roman"/>
          <w:sz w:val="24"/>
          <w:szCs w:val="24"/>
        </w:rPr>
        <w:t>masi</w:t>
      </w:r>
    </w:p>
    <w:p w:rsidR="00D07A01" w:rsidRPr="00196D43" w:rsidRDefault="00D07A01" w:rsidP="00D07A01">
      <w:pPr>
        <w:spacing w:before="29"/>
        <w:ind w:left="720" w:right="20"/>
        <w:rPr>
          <w:sz w:val="24"/>
          <w:szCs w:val="24"/>
        </w:rPr>
      </w:pP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lua</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p>
    <w:p w:rsidR="00D07A01" w:rsidRDefault="00D07A01" w:rsidP="00D07A01">
      <w:pPr>
        <w:spacing w:line="360" w:lineRule="auto"/>
        <w:ind w:left="720" w:right="20"/>
        <w:jc w:val="both"/>
        <w:rPr>
          <w:sz w:val="24"/>
          <w:szCs w:val="24"/>
        </w:rPr>
        <w:sectPr w:rsidR="00D07A01">
          <w:pgSz w:w="11920" w:h="16840"/>
          <w:pgMar w:top="960" w:right="1580" w:bottom="280" w:left="1680" w:header="731" w:footer="0" w:gutter="0"/>
          <w:cols w:space="720"/>
        </w:sect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m</w:t>
      </w:r>
      <w:r>
        <w:rPr>
          <w:rFonts w:ascii="Times New Roman" w:eastAsia="Times New Roman" w:hAnsi="Times New Roman" w:cs="Times New Roman"/>
          <w:sz w:val="24"/>
          <w:szCs w:val="24"/>
        </w:rPr>
        <w:t>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olah</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masuk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odu</w:t>
      </w:r>
      <w:r>
        <w:rPr>
          <w:rFonts w:ascii="Times New Roman" w:eastAsia="Times New Roman" w:hAnsi="Times New Roman" w:cs="Times New Roman"/>
          <w:spacing w:val="3"/>
          <w:sz w:val="24"/>
          <w:szCs w:val="24"/>
        </w:rPr>
        <w:t>k</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olah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masuk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rupa</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w:t>
      </w:r>
      <w:proofErr w:type="gramStart"/>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proofErr w:type="gramEnd"/>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lain</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lua</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pa 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jadi.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ntansi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olah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nsaksi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lapo</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lapo</w:t>
      </w:r>
      <w:r>
        <w:rPr>
          <w:rFonts w:ascii="Times New Roman" w:eastAsia="Times New Roman" w:hAnsi="Times New Roman" w:cs="Times New Roman"/>
          <w:spacing w:val="-1"/>
          <w:sz w:val="24"/>
          <w:szCs w:val="24"/>
        </w:rPr>
        <w:t>ra</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por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lain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dibu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uh</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oleh 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jem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p>
    <w:p w:rsidR="002E70CE" w:rsidRDefault="002E70CE" w:rsidP="00D07A01">
      <w:pPr>
        <w:spacing w:before="16" w:line="280" w:lineRule="exact"/>
        <w:ind w:right="20"/>
        <w:rPr>
          <w:sz w:val="28"/>
          <w:szCs w:val="28"/>
        </w:rPr>
      </w:pPr>
    </w:p>
    <w:p w:rsidR="002E70CE" w:rsidRPr="00196D43" w:rsidRDefault="002E70CE" w:rsidP="00D07A01">
      <w:pPr>
        <w:ind w:left="720" w:right="20"/>
        <w:rPr>
          <w:sz w:val="24"/>
          <w:szCs w:val="24"/>
        </w:rPr>
      </w:pPr>
      <w:r>
        <w:rPr>
          <w:rFonts w:ascii="Times New Roman" w:eastAsia="Times New Roman" w:hAnsi="Times New Roman" w:cs="Times New Roman"/>
          <w:spacing w:val="-2"/>
          <w:sz w:val="24"/>
          <w:szCs w:val="24"/>
        </w:rPr>
        <w:t>g</w:t>
      </w:r>
      <w:r w:rsidR="00D07A01">
        <w:rPr>
          <w:rFonts w:ascii="Times New Roman" w:eastAsia="Times New Roman" w:hAnsi="Times New Roman" w:cs="Times New Roman"/>
          <w:sz w:val="24"/>
          <w:szCs w:val="24"/>
        </w:rPr>
        <w:t>.</w:t>
      </w:r>
      <w:r w:rsidR="00D07A01">
        <w:rPr>
          <w:rFonts w:ascii="Times New Roman" w:eastAsia="Times New Roman" w:hAnsi="Times New Roman" w:cs="Times New Roman"/>
          <w:sz w:val="24"/>
          <w:szCs w:val="24"/>
        </w:rPr>
        <w:tab/>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p>
    <w:p w:rsidR="00196D43" w:rsidRDefault="002E70CE" w:rsidP="00D07A01">
      <w:pPr>
        <w:spacing w:line="360" w:lineRule="auto"/>
        <w:ind w:left="720" w:right="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sti me</w:t>
      </w:r>
      <w:r>
        <w:rPr>
          <w:rFonts w:ascii="Times New Roman" w:eastAsia="Times New Roman" w:hAnsi="Times New Roman" w:cs="Times New Roman"/>
          <w:spacing w:val="-2"/>
          <w:sz w:val="24"/>
          <w:szCs w:val="24"/>
        </w:rPr>
        <w:t>m</w:t>
      </w:r>
      <w:r>
        <w:rPr>
          <w:rFonts w:ascii="Times New Roman" w:eastAsia="Times New Roman" w:hAnsi="Times New Roman" w:cs="Times New Roman"/>
          <w:sz w:val="24"/>
          <w:szCs w:val="24"/>
        </w:rPr>
        <w:t>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goal</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(obj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lau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 mempu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maka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da </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masuk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dibu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sistem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lua</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dihasi</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sidR="00196D43">
        <w:rPr>
          <w:rFonts w:ascii="Times New Roman" w:eastAsia="Times New Roman" w:hAnsi="Times New Roman" w:cs="Times New Roman"/>
          <w:spacing w:val="3"/>
          <w:sz w:val="24"/>
          <w:szCs w:val="24"/>
        </w:rPr>
        <w:t>system</w:t>
      </w:r>
    </w:p>
    <w:p w:rsidR="00D07A01" w:rsidRPr="00D07A01" w:rsidRDefault="00D07A01" w:rsidP="00D07A01">
      <w:pPr>
        <w:spacing w:line="360" w:lineRule="auto"/>
        <w:ind w:left="720" w:right="20"/>
        <w:jc w:val="both"/>
        <w:rPr>
          <w:rFonts w:ascii="Times New Roman" w:eastAsia="Times New Roman" w:hAnsi="Times New Roman" w:cs="Times New Roman"/>
          <w:sz w:val="24"/>
          <w:szCs w:val="24"/>
        </w:rPr>
      </w:pPr>
    </w:p>
    <w:p w:rsidR="002E70CE" w:rsidRDefault="00D07A01" w:rsidP="00F569EA">
      <w:pPr>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2.3</w:t>
      </w:r>
      <w:r>
        <w:rPr>
          <w:rFonts w:ascii="Times New Roman" w:eastAsia="Times New Roman" w:hAnsi="Times New Roman" w:cs="Times New Roman"/>
          <w:b/>
          <w:sz w:val="24"/>
          <w:szCs w:val="24"/>
        </w:rPr>
        <w:tab/>
      </w:r>
      <w:r w:rsidR="002E70CE">
        <w:rPr>
          <w:rFonts w:ascii="Times New Roman" w:eastAsia="Times New Roman" w:hAnsi="Times New Roman" w:cs="Times New Roman"/>
          <w:b/>
          <w:spacing w:val="-3"/>
          <w:sz w:val="24"/>
          <w:szCs w:val="24"/>
        </w:rPr>
        <w:t>P</w:t>
      </w:r>
      <w:r w:rsidR="002E70CE">
        <w:rPr>
          <w:rFonts w:ascii="Times New Roman" w:eastAsia="Times New Roman" w:hAnsi="Times New Roman" w:cs="Times New Roman"/>
          <w:b/>
          <w:spacing w:val="-1"/>
          <w:sz w:val="24"/>
          <w:szCs w:val="24"/>
        </w:rPr>
        <w:t>e</w:t>
      </w:r>
      <w:r w:rsidR="002E70CE">
        <w:rPr>
          <w:rFonts w:ascii="Times New Roman" w:eastAsia="Times New Roman" w:hAnsi="Times New Roman" w:cs="Times New Roman"/>
          <w:b/>
          <w:spacing w:val="1"/>
          <w:sz w:val="24"/>
          <w:szCs w:val="24"/>
        </w:rPr>
        <w:t>n</w:t>
      </w:r>
      <w:r w:rsidR="002E70CE">
        <w:rPr>
          <w:rFonts w:ascii="Times New Roman" w:eastAsia="Times New Roman" w:hAnsi="Times New Roman" w:cs="Times New Roman"/>
          <w:b/>
          <w:sz w:val="24"/>
          <w:szCs w:val="24"/>
        </w:rPr>
        <w:t>jad</w:t>
      </w:r>
      <w:r w:rsidR="002E70CE">
        <w:rPr>
          <w:rFonts w:ascii="Times New Roman" w:eastAsia="Times New Roman" w:hAnsi="Times New Roman" w:cs="Times New Roman"/>
          <w:b/>
          <w:spacing w:val="2"/>
          <w:sz w:val="24"/>
          <w:szCs w:val="24"/>
        </w:rPr>
        <w:t>w</w:t>
      </w:r>
      <w:r w:rsidR="002E70CE">
        <w:rPr>
          <w:rFonts w:ascii="Times New Roman" w:eastAsia="Times New Roman" w:hAnsi="Times New Roman" w:cs="Times New Roman"/>
          <w:b/>
          <w:sz w:val="24"/>
          <w:szCs w:val="24"/>
        </w:rPr>
        <w:t>alan</w:t>
      </w:r>
    </w:p>
    <w:p w:rsidR="00196D43" w:rsidRPr="00196D43" w:rsidRDefault="00196D43" w:rsidP="00F569EA">
      <w:pPr>
        <w:ind w:left="720"/>
        <w:rPr>
          <w:sz w:val="24"/>
          <w:szCs w:val="24"/>
        </w:rPr>
      </w:pPr>
    </w:p>
    <w:p w:rsidR="002E70CE" w:rsidRDefault="002E70CE" w:rsidP="00D07A01">
      <w:pPr>
        <w:spacing w:line="359" w:lineRule="auto"/>
        <w:ind w:left="720" w:right="20" w:firstLine="720"/>
        <w:jc w:val="both"/>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lan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putus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a</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ba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industri.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lokasi </w:t>
      </w:r>
      <w:r>
        <w:rPr>
          <w:rFonts w:ascii="Times New Roman" w:eastAsia="Times New Roman" w:hAnsi="Times New Roman" w:cs="Times New Roman"/>
          <w:i/>
          <w:sz w:val="24"/>
          <w:szCs w:val="24"/>
        </w:rPr>
        <w:t>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sourc</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2"/>
          <w:sz w:val="24"/>
          <w:szCs w:val="24"/>
        </w:rPr>
        <w:t xml:space="preserve">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ode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dibe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untuk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opt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malk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satu tu</w:t>
      </w:r>
      <w:r>
        <w:rPr>
          <w:rFonts w:ascii="Times New Roman" w:eastAsia="Times New Roman" w:hAnsi="Times New Roman" w:cs="Times New Roman"/>
          <w:spacing w:val="3"/>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bih.</w:t>
      </w:r>
    </w:p>
    <w:p w:rsidR="002E70CE" w:rsidRDefault="002E70CE" w:rsidP="00F569EA">
      <w:pPr>
        <w:spacing w:before="8" w:line="160" w:lineRule="exact"/>
        <w:ind w:left="720"/>
        <w:rPr>
          <w:sz w:val="16"/>
          <w:szCs w:val="16"/>
        </w:rPr>
      </w:pPr>
    </w:p>
    <w:p w:rsidR="002E70CE" w:rsidRPr="00D07A01" w:rsidRDefault="002E70CE" w:rsidP="00D07A01">
      <w:pPr>
        <w:spacing w:line="359" w:lineRule="auto"/>
        <w:ind w:left="720" w:right="20" w:firstLine="720"/>
        <w:jc w:val="both"/>
        <w:rPr>
          <w:sz w:val="24"/>
          <w:szCs w:val="24"/>
        </w:rPr>
      </w:pPr>
      <w:proofErr w:type="gramStart"/>
      <w:r>
        <w:rPr>
          <w:rFonts w:ascii="Times New Roman" w:eastAsia="Times New Roman" w:hAnsi="Times New Roman" w:cs="Times New Roman"/>
          <w:i/>
          <w:sz w:val="24"/>
          <w:szCs w:val="24"/>
        </w:rPr>
        <w:t>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sourc</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 xml:space="preserve">s </w:t>
      </w:r>
      <w:r>
        <w:rPr>
          <w:rFonts w:ascii="Times New Roman" w:eastAsia="Times New Roman" w:hAnsi="Times New Roman" w:cs="Times New Roman"/>
          <w:i/>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lam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nisasi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 xml:space="preserve">ihat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w:t>
      </w:r>
      <w:r>
        <w:rPr>
          <w:rFonts w:ascii="Times New Roman" w:eastAsia="Times New Roman" w:hAnsi="Times New Roman" w:cs="Times New Roman"/>
          <w:spacing w:val="2"/>
          <w:sz w:val="24"/>
          <w:szCs w:val="24"/>
        </w:rPr>
        <w:t>k</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pacing w:val="2"/>
          <w:sz w:val="24"/>
          <w:szCs w:val="24"/>
        </w:rPr>
        <w:t>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so</w:t>
      </w:r>
      <w:r>
        <w:rPr>
          <w:rFonts w:ascii="Times New Roman" w:eastAsia="Times New Roman" w:hAnsi="Times New Roman" w:cs="Times New Roman"/>
          <w:i/>
          <w:spacing w:val="2"/>
          <w:sz w:val="24"/>
          <w:szCs w:val="24"/>
        </w:rPr>
        <w:t>u</w:t>
      </w:r>
      <w:r>
        <w:rPr>
          <w:rFonts w:ascii="Times New Roman" w:eastAsia="Times New Roman" w:hAnsi="Times New Roman" w:cs="Times New Roman"/>
          <w:i/>
          <w:sz w:val="24"/>
          <w:szCs w:val="24"/>
        </w:rPr>
        <w:t>r</w:t>
      </w:r>
      <w:r>
        <w:rPr>
          <w:rFonts w:ascii="Times New Roman" w:eastAsia="Times New Roman" w:hAnsi="Times New Roman" w:cs="Times New Roman"/>
          <w:i/>
          <w:spacing w:val="-1"/>
          <w:sz w:val="24"/>
          <w:szCs w:val="24"/>
        </w:rPr>
        <w:t>ce</w:t>
      </w:r>
      <w:r>
        <w:rPr>
          <w:rFonts w:ascii="Times New Roman" w:eastAsia="Times New Roman" w:hAnsi="Times New Roman" w:cs="Times New Roman"/>
          <w:i/>
          <w:sz w:val="24"/>
          <w:szCs w:val="24"/>
        </w:rPr>
        <w:t>s</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rupa mesin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z w:val="24"/>
          <w:szCs w:val="24"/>
        </w:rPr>
        <w:t>airpor</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r</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temp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konstruksi,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lain</w:t>
      </w:r>
      <w:r>
        <w:rPr>
          <w:rFonts w:ascii="Times New Roman" w:eastAsia="Times New Roman" w:hAnsi="Times New Roman" w:cs="Times New Roman"/>
          <w:spacing w:val="2"/>
          <w:sz w:val="24"/>
          <w:szCs w:val="24"/>
        </w:rPr>
        <w:t xml:space="preserve">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a jeni</w:t>
      </w:r>
      <w:r>
        <w:rPr>
          <w:rFonts w:ascii="Times New Roman" w:eastAsia="Times New Roman" w:hAnsi="Times New Roman" w:cs="Times New Roman"/>
          <w:spacing w:val="4"/>
          <w:sz w:val="24"/>
          <w:szCs w:val="24"/>
        </w:rPr>
        <w:t>s</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jenis</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oses </w:t>
      </w:r>
      <w:proofErr w:type="gramStart"/>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oduksi,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tak</w:t>
      </w:r>
      <w:r>
        <w:rPr>
          <w:rFonts w:ascii="Times New Roman" w:eastAsia="Times New Roman" w:hAnsi="Times New Roman" w:cs="Times New Roman"/>
          <w:i/>
          <w:spacing w:val="-1"/>
          <w:sz w:val="24"/>
          <w:szCs w:val="24"/>
        </w:rPr>
        <w:t>e</w:t>
      </w:r>
      <w:proofErr w:type="gramEnd"/>
      <w:r>
        <w:rPr>
          <w:rFonts w:ascii="Times New Roman" w:eastAsia="Times New Roman" w:hAnsi="Times New Roman" w:cs="Times New Roman"/>
          <w:i/>
          <w:sz w:val="24"/>
          <w:szCs w:val="24"/>
        </w:rPr>
        <w:t>-of</w:t>
      </w:r>
      <w:r>
        <w:rPr>
          <w:rFonts w:ascii="Times New Roman" w:eastAsia="Times New Roman" w:hAnsi="Times New Roman" w:cs="Times New Roman"/>
          <w:i/>
          <w:spacing w:val="1"/>
          <w:sz w:val="24"/>
          <w:szCs w:val="24"/>
        </w:rPr>
        <w:t>f</w:t>
      </w:r>
      <w:r>
        <w:rPr>
          <w:rFonts w:ascii="Times New Roman" w:eastAsia="Times New Roman" w:hAnsi="Times New Roman" w:cs="Times New Roman"/>
          <w:i/>
          <w:sz w:val="24"/>
          <w:szCs w:val="24"/>
        </w:rPr>
        <w:t xml:space="preserve">s </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 xml:space="preserve">and </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land</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 xml:space="preserve">ngs </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airpor</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h</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lan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k </w:t>
      </w:r>
      <w:r>
        <w:rPr>
          <w:rFonts w:ascii="Times New Roman" w:eastAsia="Times New Roman" w:hAnsi="Times New Roman" w:cs="Times New Roman"/>
          <w:spacing w:val="2"/>
          <w:sz w:val="24"/>
          <w:szCs w:val="24"/>
        </w:rPr>
        <w:t>k</w:t>
      </w:r>
      <w:r>
        <w:rPr>
          <w:rFonts w:ascii="Times New Roman" w:eastAsia="Times New Roman" w:hAnsi="Times New Roman" w:cs="Times New Roman"/>
          <w:sz w:val="24"/>
          <w:szCs w:val="24"/>
        </w:rPr>
        <w:t xml:space="preserve">onstruksi.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 mempu</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lev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rio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proofErr w:type="gramStart"/>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tentu,,</w:t>
      </w:r>
      <w:proofErr w:type="gramEnd"/>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khir</w:t>
      </w:r>
      <w:r>
        <w:rPr>
          <w:rFonts w:ascii="Times New Roman" w:eastAsia="Times New Roman" w:hAnsi="Times New Roman" w:cs="Times New Roman"/>
          <w:spacing w:val="4"/>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Tuju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juga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ihat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rbed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rupa memin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malk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ian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lain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rupa memin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malk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lah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disel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jatuh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tempo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(Mi</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ae</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inendo, 2010)</w:t>
      </w:r>
    </w:p>
    <w:p w:rsidR="002E70CE" w:rsidRDefault="002E70CE" w:rsidP="00D07A01">
      <w:pPr>
        <w:spacing w:line="359" w:lineRule="auto"/>
        <w:ind w:left="720" w:right="20" w:firstLine="720"/>
        <w:jc w:val="both"/>
        <w:rPr>
          <w:sz w:val="24"/>
          <w:szCs w:val="24"/>
        </w:rPr>
        <w:sectPr w:rsidR="002E70CE">
          <w:pgSz w:w="11920" w:h="16840"/>
          <w:pgMar w:top="960" w:right="1580" w:bottom="280" w:left="1680" w:header="731" w:footer="0" w:gutter="0"/>
          <w:cols w:space="720"/>
        </w:sectPr>
      </w:pPr>
      <w:r>
        <w:rPr>
          <w:rFonts w:ascii="Times New Roman" w:eastAsia="Times New Roman" w:hAnsi="Times New Roman" w:cs="Times New Roman"/>
          <w:sz w:val="24"/>
          <w:szCs w:val="24"/>
        </w:rPr>
        <w:t>Mas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mas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ul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ih sul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mem</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rtimb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4"/>
          <w:sz w:val="24"/>
          <w:szCs w:val="24"/>
        </w:rPr>
        <w:t>(</w:t>
      </w:r>
      <w:r>
        <w:rPr>
          <w:rFonts w:ascii="Times New Roman" w:eastAsia="Times New Roman" w:hAnsi="Times New Roman" w:cs="Times New Roman"/>
          <w:i/>
          <w:sz w:val="24"/>
          <w:szCs w:val="24"/>
        </w:rPr>
        <w:t>mult</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ple</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obje</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ve</w:t>
      </w:r>
      <w:r>
        <w:rPr>
          <w:rFonts w:ascii="Times New Roman" w:eastAsia="Times New Roman" w:hAnsi="Times New Roman" w:cs="Times New Roman"/>
          <w:i/>
          <w:spacing w:val="2"/>
          <w:sz w:val="24"/>
          <w:szCs w:val="24"/>
        </w:rPr>
        <w:t>s</w:t>
      </w:r>
      <w:r>
        <w:rPr>
          <w:rFonts w:ascii="Times New Roman" w:eastAsia="Times New Roman" w:hAnsi="Times New Roman" w:cs="Times New Roman"/>
          <w:sz w:val="24"/>
          <w:szCs w:val="24"/>
        </w:rPr>
        <w:t>). Ad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42"/>
          <w:sz w:val="24"/>
          <w:szCs w:val="24"/>
        </w:rPr>
        <w:t xml:space="preserve"> </w:t>
      </w:r>
      <w:r>
        <w:rPr>
          <w:rFonts w:ascii="Times New Roman" w:eastAsia="Times New Roman" w:hAnsi="Times New Roman" w:cs="Times New Roman"/>
          <w:sz w:val="24"/>
          <w:szCs w:val="24"/>
        </w:rPr>
        <w:t>komb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z w:val="24"/>
          <w:szCs w:val="24"/>
        </w:rPr>
        <w:t>mas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4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lan</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kibat</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48"/>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sidR="00196D43">
        <w:rPr>
          <w:rFonts w:ascii="Times New Roman" w:eastAsia="Times New Roman" w:hAnsi="Times New Roman" w:cs="Times New Roman"/>
          <w:sz w:val="24"/>
          <w:szCs w:val="24"/>
        </w:rPr>
        <w:t>di</w:t>
      </w:r>
    </w:p>
    <w:p w:rsidR="002E70CE" w:rsidRDefault="002E70CE" w:rsidP="00F569EA">
      <w:pPr>
        <w:spacing w:before="16" w:line="280" w:lineRule="exact"/>
        <w:ind w:left="720" w:right="20" w:firstLine="900"/>
        <w:rPr>
          <w:sz w:val="28"/>
          <w:szCs w:val="28"/>
        </w:rPr>
      </w:pPr>
    </w:p>
    <w:p w:rsidR="002E70CE" w:rsidRDefault="002E70CE" w:rsidP="00D07A01">
      <w:pPr>
        <w:spacing w:before="29" w:line="359" w:lineRule="auto"/>
        <w:ind w:left="720" w:right="20" w:firstLine="720"/>
        <w:jc w:val="both"/>
        <w:rPr>
          <w:sz w:val="24"/>
          <w:szCs w:val="24"/>
        </w:rPr>
      </w:pPr>
      <w:r>
        <w:rPr>
          <w:rFonts w:ascii="Times New Roman" w:eastAsia="Times New Roman" w:hAnsi="Times New Roman" w:cs="Times New Roman"/>
          <w:sz w:val="24"/>
          <w:szCs w:val="24"/>
        </w:rPr>
        <w:t>sul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untuk disel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laupun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ra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mat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matika.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l</w:t>
      </w:r>
      <w:r>
        <w:rPr>
          <w:rFonts w:ascii="Times New Roman" w:eastAsia="Times New Roman" w:hAnsi="Times New Roman" w:cs="Times New Roman"/>
          <w:spacing w:val="-1"/>
          <w:sz w:val="24"/>
          <w:szCs w:val="24"/>
        </w:rPr>
        <w:t>-</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 f</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ktor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rtom</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usu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om</w:t>
      </w:r>
      <w:r>
        <w:rPr>
          <w:rFonts w:ascii="Times New Roman" w:eastAsia="Times New Roman" w:hAnsi="Times New Roman" w:cs="Times New Roman"/>
          <w:i/>
          <w:spacing w:val="2"/>
          <w:sz w:val="24"/>
          <w:szCs w:val="24"/>
        </w:rPr>
        <w:t>p</w:t>
      </w:r>
      <w:r>
        <w:rPr>
          <w:rFonts w:ascii="Times New Roman" w:eastAsia="Times New Roman" w:hAnsi="Times New Roman" w:cs="Times New Roman"/>
          <w:i/>
          <w:sz w:val="24"/>
          <w:szCs w:val="24"/>
        </w:rPr>
        <w:t>letion</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m</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f</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ow</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m</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u</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utan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vi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masuk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w:t>
      </w:r>
      <w:r>
        <w:rPr>
          <w:rFonts w:ascii="Times New Roman" w:eastAsia="Times New Roman" w:hAnsi="Times New Roman" w:cs="Times New Roman"/>
          <w:i/>
          <w:sz w:val="24"/>
          <w:szCs w:val="24"/>
        </w:rPr>
        <w:t>wai</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ing</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me</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 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oses</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proc</w:t>
      </w:r>
      <w:r>
        <w:rPr>
          <w:rFonts w:ascii="Times New Roman" w:eastAsia="Times New Roman" w:hAnsi="Times New Roman" w:cs="Times New Roman"/>
          <w:i/>
          <w:spacing w:val="-2"/>
          <w:sz w:val="24"/>
          <w:szCs w:val="24"/>
        </w:rPr>
        <w:t>e</w:t>
      </w:r>
      <w:r>
        <w:rPr>
          <w:rFonts w:ascii="Times New Roman" w:eastAsia="Times New Roman" w:hAnsi="Times New Roman" w:cs="Times New Roman"/>
          <w:i/>
          <w:sz w:val="24"/>
          <w:szCs w:val="24"/>
        </w:rPr>
        <w:t>ss</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ng</w:t>
      </w:r>
      <w:r>
        <w:rPr>
          <w:rFonts w:ascii="Times New Roman" w:eastAsia="Times New Roman" w:hAnsi="Times New Roman" w:cs="Times New Roman"/>
          <w:i/>
          <w:spacing w:val="57"/>
          <w:sz w:val="24"/>
          <w:szCs w:val="24"/>
        </w:rPr>
        <w:t xml:space="preserve"> </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m</w:t>
      </w:r>
      <w:r>
        <w:rPr>
          <w:rFonts w:ascii="Times New Roman" w:eastAsia="Times New Roman" w:hAnsi="Times New Roman" w:cs="Times New Roman"/>
          <w:i/>
          <w:spacing w:val="2"/>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57"/>
          <w:sz w:val="24"/>
          <w:szCs w:val="24"/>
        </w:rPr>
        <w:t xml:space="preserve"> </w:t>
      </w:r>
      <w:proofErr w:type="gramStart"/>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 xml:space="preserve">lan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proofErr w:type="gramEnd"/>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ca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opt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mal 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men</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hi semua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Ya</w:t>
      </w:r>
      <w:r>
        <w:rPr>
          <w:rFonts w:ascii="Times New Roman" w:eastAsia="Times New Roman" w:hAnsi="Times New Roman" w:cs="Times New Roman"/>
          <w:sz w:val="24"/>
          <w:szCs w:val="24"/>
        </w:rPr>
        <w:t>nti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Nitra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ianip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20</w:t>
      </w:r>
      <w:r>
        <w:rPr>
          <w:rFonts w:ascii="Times New Roman" w:eastAsia="Times New Roman" w:hAnsi="Times New Roman" w:cs="Times New Roman"/>
          <w:spacing w:val="-1"/>
          <w:sz w:val="24"/>
          <w:szCs w:val="24"/>
        </w:rPr>
        <w:t>1</w:t>
      </w:r>
      <w:r>
        <w:rPr>
          <w:rFonts w:ascii="Times New Roman" w:eastAsia="Times New Roman" w:hAnsi="Times New Roman" w:cs="Times New Roman"/>
          <w:sz w:val="24"/>
          <w:szCs w:val="24"/>
        </w:rPr>
        <w:t>0)</w:t>
      </w:r>
    </w:p>
    <w:p w:rsidR="002E70CE" w:rsidRDefault="002E70CE" w:rsidP="00F569EA">
      <w:pPr>
        <w:spacing w:before="5" w:line="160" w:lineRule="exact"/>
        <w:ind w:left="720" w:right="20" w:firstLine="900"/>
        <w:rPr>
          <w:sz w:val="16"/>
          <w:szCs w:val="16"/>
        </w:rPr>
      </w:pPr>
    </w:p>
    <w:p w:rsidR="002E70CE" w:rsidRPr="00196D43" w:rsidRDefault="002E70CE" w:rsidP="00D07A01">
      <w:pPr>
        <w:spacing w:line="360" w:lineRule="auto"/>
        <w:ind w:left="720" w:right="20" w:firstLine="720"/>
        <w:jc w:val="both"/>
        <w:rPr>
          <w:sz w:val="24"/>
          <w:szCs w:val="24"/>
        </w:rPr>
      </w:pPr>
      <w:r>
        <w:rPr>
          <w:rFonts w:ascii="Times New Roman" w:eastAsia="Times New Roman" w:hAnsi="Times New Roman" w:cs="Times New Roman"/>
          <w:sz w:val="24"/>
          <w:szCs w:val="24"/>
        </w:rPr>
        <w:t>Tuju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60"/>
          <w:sz w:val="24"/>
          <w:szCs w:val="24"/>
        </w:rPr>
        <w:t xml:space="preserve"> </w:t>
      </w:r>
      <w:proofErr w:type="gramStart"/>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proofErr w:type="gramEnd"/>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untuk  men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lam</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tan</w:t>
      </w:r>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tas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ktu </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tukan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nuhi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tas </w:t>
      </w:r>
      <w:r>
        <w:rPr>
          <w:rFonts w:ascii="Times New Roman" w:eastAsia="Times New Roman" w:hAnsi="Times New Roman" w:cs="Times New Roman"/>
          <w:spacing w:val="2"/>
          <w:sz w:val="24"/>
          <w:szCs w:val="24"/>
        </w:rPr>
        <w:t xml:space="preserve"> 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ktu </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disetujui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kons</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men,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juga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meni</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tkan p</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dukt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fitas 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r</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ra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pacing w:val="2"/>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rodu</w:t>
      </w:r>
      <w:r>
        <w:rPr>
          <w:rFonts w:ascii="Times New Roman" w:eastAsia="Times New Roman" w:hAnsi="Times New Roman" w:cs="Times New Roman"/>
          <w:spacing w:val="-1"/>
          <w:sz w:val="24"/>
          <w:szCs w:val="24"/>
        </w:rPr>
        <w:t>k</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fitas</w:t>
      </w:r>
      <w:r>
        <w:rPr>
          <w:rFonts w:ascii="Times New Roman" w:eastAsia="Times New Roman" w:hAnsi="Times New Roman" w:cs="Times New Roman"/>
          <w:spacing w:val="55"/>
          <w:sz w:val="24"/>
          <w:szCs w:val="24"/>
        </w:rPr>
        <w:t xml:space="preserve"> </w:t>
      </w:r>
      <w:proofErr w:type="gramStart"/>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r</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 xml:space="preserve"> maka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ggur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rku</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lan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su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 bi</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 xml:space="preserve">duksi.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makin 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 suatu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makin 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untu</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j</w:t>
      </w:r>
      <w:r>
        <w:rPr>
          <w:rFonts w:ascii="Times New Roman" w:eastAsia="Times New Roman" w:hAnsi="Times New Roman" w:cs="Times New Roman"/>
          <w:spacing w:val="3"/>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bisa   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di   </w:t>
      </w:r>
      <w:r>
        <w:rPr>
          <w:rFonts w:ascii="Times New Roman" w:eastAsia="Times New Roman" w:hAnsi="Times New Roman" w:cs="Times New Roman"/>
          <w:spacing w:val="-1"/>
          <w:sz w:val="24"/>
          <w:szCs w:val="24"/>
        </w:rPr>
        <w:t>ac</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untuk menin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untu</w:t>
      </w:r>
      <w:r>
        <w:rPr>
          <w:rFonts w:ascii="Times New Roman" w:eastAsia="Times New Roman" w:hAnsi="Times New Roman" w:cs="Times New Roman"/>
          <w:spacing w:val="3"/>
          <w:sz w:val="24"/>
          <w:szCs w:val="24"/>
        </w:rPr>
        <w:t>n</w:t>
      </w:r>
      <w:r>
        <w:rPr>
          <w:rFonts w:ascii="Times New Roman" w:eastAsia="Times New Roman" w:hAnsi="Times New Roman" w:cs="Times New Roman"/>
          <w:sz w:val="24"/>
          <w:szCs w:val="24"/>
        </w:rPr>
        <w:t>gan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st</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lam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muas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2E70CE" w:rsidRDefault="002E70CE" w:rsidP="002E70CE">
      <w:pPr>
        <w:spacing w:line="200" w:lineRule="exact"/>
      </w:pPr>
    </w:p>
    <w:p w:rsidR="002E70CE" w:rsidRDefault="00D07A01" w:rsidP="00D07A01">
      <w:pPr>
        <w:ind w:left="720" w:right="2807"/>
        <w:jc w:val="both"/>
        <w:rPr>
          <w:sz w:val="24"/>
          <w:szCs w:val="24"/>
        </w:rPr>
      </w:pPr>
      <w:r>
        <w:rPr>
          <w:rFonts w:ascii="Times New Roman" w:eastAsia="Times New Roman" w:hAnsi="Times New Roman" w:cs="Times New Roman"/>
          <w:b/>
          <w:sz w:val="24"/>
          <w:szCs w:val="24"/>
        </w:rPr>
        <w:t>2.4</w:t>
      </w:r>
      <w:r>
        <w:rPr>
          <w:rFonts w:ascii="Times New Roman" w:eastAsia="Times New Roman" w:hAnsi="Times New Roman" w:cs="Times New Roman"/>
          <w:b/>
          <w:sz w:val="24"/>
          <w:szCs w:val="24"/>
        </w:rPr>
        <w:tab/>
      </w:r>
      <w:r w:rsidR="002E70CE">
        <w:rPr>
          <w:rFonts w:ascii="Times New Roman" w:eastAsia="Times New Roman" w:hAnsi="Times New Roman" w:cs="Times New Roman"/>
          <w:b/>
          <w:spacing w:val="1"/>
          <w:sz w:val="24"/>
          <w:szCs w:val="24"/>
        </w:rPr>
        <w:t>S</w:t>
      </w:r>
      <w:r w:rsidR="002E70CE">
        <w:rPr>
          <w:rFonts w:ascii="Times New Roman" w:eastAsia="Times New Roman" w:hAnsi="Times New Roman" w:cs="Times New Roman"/>
          <w:b/>
          <w:sz w:val="24"/>
          <w:szCs w:val="24"/>
        </w:rPr>
        <w:t xml:space="preserve">DLC </w:t>
      </w:r>
      <w:r w:rsidR="002E70CE">
        <w:rPr>
          <w:rFonts w:ascii="Times New Roman" w:eastAsia="Times New Roman" w:hAnsi="Times New Roman" w:cs="Times New Roman"/>
          <w:b/>
          <w:spacing w:val="-1"/>
          <w:sz w:val="24"/>
          <w:szCs w:val="24"/>
        </w:rPr>
        <w:t>(</w:t>
      </w:r>
      <w:r w:rsidR="002E70CE">
        <w:rPr>
          <w:rFonts w:ascii="Times New Roman" w:eastAsia="Times New Roman" w:hAnsi="Times New Roman" w:cs="Times New Roman"/>
          <w:b/>
          <w:spacing w:val="1"/>
          <w:sz w:val="24"/>
          <w:szCs w:val="24"/>
        </w:rPr>
        <w:t>S</w:t>
      </w:r>
      <w:r w:rsidR="002E70CE">
        <w:rPr>
          <w:rFonts w:ascii="Times New Roman" w:eastAsia="Times New Roman" w:hAnsi="Times New Roman" w:cs="Times New Roman"/>
          <w:b/>
          <w:sz w:val="24"/>
          <w:szCs w:val="24"/>
        </w:rPr>
        <w:t>yst</w:t>
      </w:r>
      <w:r w:rsidR="002E70CE">
        <w:rPr>
          <w:rFonts w:ascii="Times New Roman" w:eastAsia="Times New Roman" w:hAnsi="Times New Roman" w:cs="Times New Roman"/>
          <w:b/>
          <w:spacing w:val="1"/>
          <w:sz w:val="24"/>
          <w:szCs w:val="24"/>
        </w:rPr>
        <w:t>e</w:t>
      </w:r>
      <w:r w:rsidR="002E70CE">
        <w:rPr>
          <w:rFonts w:ascii="Times New Roman" w:eastAsia="Times New Roman" w:hAnsi="Times New Roman" w:cs="Times New Roman"/>
          <w:b/>
          <w:sz w:val="24"/>
          <w:szCs w:val="24"/>
        </w:rPr>
        <w:t>m</w:t>
      </w:r>
      <w:r w:rsidR="002E70CE">
        <w:rPr>
          <w:rFonts w:ascii="Times New Roman" w:eastAsia="Times New Roman" w:hAnsi="Times New Roman" w:cs="Times New Roman"/>
          <w:b/>
          <w:spacing w:val="-3"/>
          <w:sz w:val="24"/>
          <w:szCs w:val="24"/>
        </w:rPr>
        <w:t xml:space="preserve"> </w:t>
      </w:r>
      <w:r w:rsidR="002E70CE">
        <w:rPr>
          <w:rFonts w:ascii="Times New Roman" w:eastAsia="Times New Roman" w:hAnsi="Times New Roman" w:cs="Times New Roman"/>
          <w:b/>
          <w:sz w:val="24"/>
          <w:szCs w:val="24"/>
        </w:rPr>
        <w:t>D</w:t>
      </w:r>
      <w:r w:rsidR="002E70CE">
        <w:rPr>
          <w:rFonts w:ascii="Times New Roman" w:eastAsia="Times New Roman" w:hAnsi="Times New Roman" w:cs="Times New Roman"/>
          <w:b/>
          <w:spacing w:val="1"/>
          <w:sz w:val="24"/>
          <w:szCs w:val="24"/>
        </w:rPr>
        <w:t>e</w:t>
      </w:r>
      <w:r w:rsidR="002E70CE">
        <w:rPr>
          <w:rFonts w:ascii="Times New Roman" w:eastAsia="Times New Roman" w:hAnsi="Times New Roman" w:cs="Times New Roman"/>
          <w:b/>
          <w:sz w:val="24"/>
          <w:szCs w:val="24"/>
        </w:rPr>
        <w:t>v</w:t>
      </w:r>
      <w:r w:rsidR="002E70CE">
        <w:rPr>
          <w:rFonts w:ascii="Times New Roman" w:eastAsia="Times New Roman" w:hAnsi="Times New Roman" w:cs="Times New Roman"/>
          <w:b/>
          <w:spacing w:val="-1"/>
          <w:sz w:val="24"/>
          <w:szCs w:val="24"/>
        </w:rPr>
        <w:t>e</w:t>
      </w:r>
      <w:r w:rsidR="002E70CE">
        <w:rPr>
          <w:rFonts w:ascii="Times New Roman" w:eastAsia="Times New Roman" w:hAnsi="Times New Roman" w:cs="Times New Roman"/>
          <w:b/>
          <w:sz w:val="24"/>
          <w:szCs w:val="24"/>
        </w:rPr>
        <w:t>lo</w:t>
      </w:r>
      <w:r w:rsidR="002E70CE">
        <w:rPr>
          <w:rFonts w:ascii="Times New Roman" w:eastAsia="Times New Roman" w:hAnsi="Times New Roman" w:cs="Times New Roman"/>
          <w:b/>
          <w:spacing w:val="1"/>
          <w:sz w:val="24"/>
          <w:szCs w:val="24"/>
        </w:rPr>
        <w:t>p</w:t>
      </w:r>
      <w:r w:rsidR="002E70CE">
        <w:rPr>
          <w:rFonts w:ascii="Times New Roman" w:eastAsia="Times New Roman" w:hAnsi="Times New Roman" w:cs="Times New Roman"/>
          <w:b/>
          <w:spacing w:val="-3"/>
          <w:sz w:val="24"/>
          <w:szCs w:val="24"/>
        </w:rPr>
        <w:t>m</w:t>
      </w:r>
      <w:r w:rsidR="002E70CE">
        <w:rPr>
          <w:rFonts w:ascii="Times New Roman" w:eastAsia="Times New Roman" w:hAnsi="Times New Roman" w:cs="Times New Roman"/>
          <w:b/>
          <w:spacing w:val="-1"/>
          <w:sz w:val="24"/>
          <w:szCs w:val="24"/>
        </w:rPr>
        <w:t>e</w:t>
      </w:r>
      <w:r w:rsidR="002E70CE">
        <w:rPr>
          <w:rFonts w:ascii="Times New Roman" w:eastAsia="Times New Roman" w:hAnsi="Times New Roman" w:cs="Times New Roman"/>
          <w:b/>
          <w:spacing w:val="1"/>
          <w:sz w:val="24"/>
          <w:szCs w:val="24"/>
        </w:rPr>
        <w:t>n</w:t>
      </w:r>
      <w:r w:rsidR="002E70CE">
        <w:rPr>
          <w:rFonts w:ascii="Times New Roman" w:eastAsia="Times New Roman" w:hAnsi="Times New Roman" w:cs="Times New Roman"/>
          <w:b/>
          <w:sz w:val="24"/>
          <w:szCs w:val="24"/>
        </w:rPr>
        <w:t>t Li</w:t>
      </w:r>
      <w:r w:rsidR="002E70CE">
        <w:rPr>
          <w:rFonts w:ascii="Times New Roman" w:eastAsia="Times New Roman" w:hAnsi="Times New Roman" w:cs="Times New Roman"/>
          <w:b/>
          <w:spacing w:val="2"/>
          <w:sz w:val="24"/>
          <w:szCs w:val="24"/>
        </w:rPr>
        <w:t>f</w:t>
      </w:r>
      <w:r w:rsidR="002E70CE">
        <w:rPr>
          <w:rFonts w:ascii="Times New Roman" w:eastAsia="Times New Roman" w:hAnsi="Times New Roman" w:cs="Times New Roman"/>
          <w:b/>
          <w:sz w:val="24"/>
          <w:szCs w:val="24"/>
        </w:rPr>
        <w:t>e</w:t>
      </w:r>
      <w:r w:rsidR="002E70CE">
        <w:rPr>
          <w:rFonts w:ascii="Times New Roman" w:eastAsia="Times New Roman" w:hAnsi="Times New Roman" w:cs="Times New Roman"/>
          <w:b/>
          <w:spacing w:val="-1"/>
          <w:sz w:val="24"/>
          <w:szCs w:val="24"/>
        </w:rPr>
        <w:t xml:space="preserve"> </w:t>
      </w:r>
      <w:r w:rsidR="002E70CE">
        <w:rPr>
          <w:rFonts w:ascii="Times New Roman" w:eastAsia="Times New Roman" w:hAnsi="Times New Roman" w:cs="Times New Roman"/>
          <w:b/>
          <w:sz w:val="24"/>
          <w:szCs w:val="24"/>
        </w:rPr>
        <w:t>Cy</w:t>
      </w:r>
      <w:r w:rsidR="002E70CE">
        <w:rPr>
          <w:rFonts w:ascii="Times New Roman" w:eastAsia="Times New Roman" w:hAnsi="Times New Roman" w:cs="Times New Roman"/>
          <w:b/>
          <w:spacing w:val="-1"/>
          <w:sz w:val="24"/>
          <w:szCs w:val="24"/>
        </w:rPr>
        <w:t>c</w:t>
      </w:r>
      <w:r w:rsidR="002E70CE">
        <w:rPr>
          <w:rFonts w:ascii="Times New Roman" w:eastAsia="Times New Roman" w:hAnsi="Times New Roman" w:cs="Times New Roman"/>
          <w:b/>
          <w:sz w:val="24"/>
          <w:szCs w:val="24"/>
        </w:rPr>
        <w:t>l</w:t>
      </w:r>
      <w:r w:rsidR="002E70CE">
        <w:rPr>
          <w:rFonts w:ascii="Times New Roman" w:eastAsia="Times New Roman" w:hAnsi="Times New Roman" w:cs="Times New Roman"/>
          <w:b/>
          <w:spacing w:val="4"/>
          <w:sz w:val="24"/>
          <w:szCs w:val="24"/>
        </w:rPr>
        <w:t>e</w:t>
      </w:r>
      <w:r w:rsidR="002E70CE">
        <w:rPr>
          <w:rFonts w:ascii="Times New Roman" w:eastAsia="Times New Roman" w:hAnsi="Times New Roman" w:cs="Times New Roman"/>
          <w:b/>
          <w:sz w:val="24"/>
          <w:szCs w:val="24"/>
        </w:rPr>
        <w:t>)</w:t>
      </w:r>
    </w:p>
    <w:p w:rsidR="002E70CE" w:rsidRDefault="002E70CE" w:rsidP="002E70CE">
      <w:pPr>
        <w:spacing w:line="200" w:lineRule="exact"/>
      </w:pPr>
    </w:p>
    <w:p w:rsidR="002E70CE" w:rsidRDefault="002E70CE" w:rsidP="00D07A01">
      <w:pPr>
        <w:spacing w:line="360" w:lineRule="auto"/>
        <w:ind w:left="720" w:right="77" w:firstLine="720"/>
        <w:jc w:val="both"/>
        <w:rPr>
          <w:sz w:val="24"/>
          <w:szCs w:val="24"/>
        </w:rPr>
      </w:pPr>
      <w:proofErr w:type="gramStart"/>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 xml:space="preserve">rut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Rosa</w:t>
      </w:r>
      <w:proofErr w:type="gramEnd"/>
      <w:r>
        <w:rPr>
          <w:rFonts w:ascii="Times New Roman" w:eastAsia="Times New Roman" w:hAnsi="Times New Roman" w:cs="Times New Roman"/>
          <w:sz w:val="24"/>
          <w:szCs w:val="24"/>
        </w:rPr>
        <w:t xml:space="preserv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S</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hudin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(201</w:t>
      </w:r>
      <w:r>
        <w:rPr>
          <w:rFonts w:ascii="Times New Roman" w:eastAsia="Times New Roman" w:hAnsi="Times New Roman" w:cs="Times New Roman"/>
          <w:spacing w:val="-1"/>
          <w:sz w:val="24"/>
          <w:szCs w:val="24"/>
        </w:rPr>
        <w:t>5</w:t>
      </w:r>
      <w:r>
        <w:rPr>
          <w:rFonts w:ascii="Times New Roman" w:eastAsia="Times New Roman" w:hAnsi="Times New Roman" w:cs="Times New Roman"/>
          <w:sz w:val="24"/>
          <w:szCs w:val="24"/>
        </w:rPr>
        <w:t xml:space="preserve">:26)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mpu</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hwa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SD</w:t>
      </w:r>
      <w:r>
        <w:rPr>
          <w:rFonts w:ascii="Times New Roman" w:eastAsia="Times New Roman" w:hAnsi="Times New Roman" w:cs="Times New Roman"/>
          <w:i/>
          <w:spacing w:val="-2"/>
          <w:sz w:val="24"/>
          <w:szCs w:val="24"/>
        </w:rPr>
        <w:t>L</w:t>
      </w:r>
      <w:r>
        <w:rPr>
          <w:rFonts w:ascii="Times New Roman" w:eastAsia="Times New Roman" w:hAnsi="Times New Roman" w:cs="Times New Roman"/>
          <w:i/>
          <w:sz w:val="24"/>
          <w:szCs w:val="24"/>
        </w:rPr>
        <w:t xml:space="preserve">C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stem</w:t>
      </w:r>
      <w:r>
        <w:rPr>
          <w:rFonts w:ascii="Times New Roman" w:eastAsia="Times New Roman" w:hAnsi="Times New Roman" w:cs="Times New Roman"/>
          <w:i/>
          <w:spacing w:val="45"/>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e</w:t>
      </w:r>
      <w:r>
        <w:rPr>
          <w:rFonts w:ascii="Times New Roman" w:eastAsia="Times New Roman" w:hAnsi="Times New Roman" w:cs="Times New Roman"/>
          <w:i/>
          <w:spacing w:val="1"/>
          <w:sz w:val="24"/>
          <w:szCs w:val="24"/>
        </w:rPr>
        <w:t>v</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lopm</w:t>
      </w:r>
      <w:r>
        <w:rPr>
          <w:rFonts w:ascii="Times New Roman" w:eastAsia="Times New Roman" w:hAnsi="Times New Roman" w:cs="Times New Roman"/>
          <w:i/>
          <w:spacing w:val="-1"/>
          <w:sz w:val="24"/>
          <w:szCs w:val="24"/>
        </w:rPr>
        <w:t>e</w:t>
      </w:r>
      <w:r>
        <w:rPr>
          <w:rFonts w:ascii="Times New Roman" w:eastAsia="Times New Roman" w:hAnsi="Times New Roman" w:cs="Times New Roman"/>
          <w:i/>
          <w:spacing w:val="2"/>
          <w:sz w:val="24"/>
          <w:szCs w:val="24"/>
        </w:rPr>
        <w:t>n</w:t>
      </w:r>
      <w:r>
        <w:rPr>
          <w:rFonts w:ascii="Times New Roman" w:eastAsia="Times New Roman" w:hAnsi="Times New Roman" w:cs="Times New Roman"/>
          <w:i/>
          <w:sz w:val="24"/>
          <w:szCs w:val="24"/>
        </w:rPr>
        <w:t>t</w:t>
      </w:r>
      <w:r>
        <w:rPr>
          <w:rFonts w:ascii="Times New Roman" w:eastAsia="Times New Roman" w:hAnsi="Times New Roman" w:cs="Times New Roman"/>
          <w:i/>
          <w:spacing w:val="47"/>
          <w:sz w:val="24"/>
          <w:szCs w:val="24"/>
        </w:rPr>
        <w:t xml:space="preserve"> </w:t>
      </w:r>
      <w:r>
        <w:rPr>
          <w:rFonts w:ascii="Times New Roman" w:eastAsia="Times New Roman" w:hAnsi="Times New Roman" w:cs="Times New Roman"/>
          <w:i/>
          <w:sz w:val="24"/>
          <w:szCs w:val="24"/>
        </w:rPr>
        <w:t>life</w:t>
      </w:r>
      <w:r>
        <w:rPr>
          <w:rFonts w:ascii="Times New Roman" w:eastAsia="Times New Roman" w:hAnsi="Times New Roman" w:cs="Times New Roman"/>
          <w:i/>
          <w:spacing w:val="45"/>
          <w:sz w:val="24"/>
          <w:szCs w:val="24"/>
        </w:rPr>
        <w:t xml:space="preserve"> </w:t>
      </w:r>
      <w:r>
        <w:rPr>
          <w:rFonts w:ascii="Times New Roman" w:eastAsia="Times New Roman" w:hAnsi="Times New Roman" w:cs="Times New Roman"/>
          <w:i/>
          <w:spacing w:val="-1"/>
          <w:sz w:val="24"/>
          <w:szCs w:val="24"/>
        </w:rPr>
        <w:t>cyc</w:t>
      </w:r>
      <w:r>
        <w:rPr>
          <w:rFonts w:ascii="Times New Roman" w:eastAsia="Times New Roman" w:hAnsi="Times New Roman" w:cs="Times New Roman"/>
          <w:i/>
          <w:sz w:val="24"/>
          <w:szCs w:val="24"/>
        </w:rPr>
        <w:t>le</w:t>
      </w:r>
      <w:r>
        <w:rPr>
          <w:rFonts w:ascii="Times New Roman" w:eastAsia="Times New Roman" w:hAnsi="Times New Roman" w:cs="Times New Roman"/>
          <w:i/>
          <w:spacing w:val="4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ring</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z w:val="24"/>
          <w:szCs w:val="24"/>
        </w:rPr>
        <w:t>disebut</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stem</w:t>
      </w:r>
      <w:r>
        <w:rPr>
          <w:rFonts w:ascii="Times New Roman" w:eastAsia="Times New Roman" w:hAnsi="Times New Roman" w:cs="Times New Roman"/>
          <w:i/>
          <w:spacing w:val="45"/>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eve</w:t>
      </w:r>
      <w:r>
        <w:rPr>
          <w:rFonts w:ascii="Times New Roman" w:eastAsia="Times New Roman" w:hAnsi="Times New Roman" w:cs="Times New Roman"/>
          <w:i/>
          <w:sz w:val="24"/>
          <w:szCs w:val="24"/>
        </w:rPr>
        <w:t>lo</w:t>
      </w:r>
      <w:r>
        <w:rPr>
          <w:rFonts w:ascii="Times New Roman" w:eastAsia="Times New Roman" w:hAnsi="Times New Roman" w:cs="Times New Roman"/>
          <w:i/>
          <w:spacing w:val="3"/>
          <w:sz w:val="24"/>
          <w:szCs w:val="24"/>
        </w:rPr>
        <w:t>p</w:t>
      </w:r>
      <w:r>
        <w:rPr>
          <w:rFonts w:ascii="Times New Roman" w:eastAsia="Times New Roman" w:hAnsi="Times New Roman" w:cs="Times New Roman"/>
          <w:i/>
          <w:sz w:val="24"/>
          <w:szCs w:val="24"/>
        </w:rPr>
        <w:t>m</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nt</w:t>
      </w:r>
      <w:r>
        <w:rPr>
          <w:rFonts w:ascii="Times New Roman" w:eastAsia="Times New Roman" w:hAnsi="Times New Roman" w:cs="Times New Roman"/>
          <w:i/>
          <w:spacing w:val="46"/>
          <w:sz w:val="24"/>
          <w:szCs w:val="24"/>
        </w:rPr>
        <w:t xml:space="preserve"> </w:t>
      </w:r>
      <w:r>
        <w:rPr>
          <w:rFonts w:ascii="Times New Roman" w:eastAsia="Times New Roman" w:hAnsi="Times New Roman" w:cs="Times New Roman"/>
          <w:i/>
          <w:sz w:val="24"/>
          <w:szCs w:val="24"/>
        </w:rPr>
        <w:t>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 xml:space="preserve">fe </w:t>
      </w:r>
      <w:r>
        <w:rPr>
          <w:rFonts w:ascii="Times New Roman" w:eastAsia="Times New Roman" w:hAnsi="Times New Roman" w:cs="Times New Roman"/>
          <w:i/>
          <w:spacing w:val="-1"/>
          <w:sz w:val="24"/>
          <w:szCs w:val="24"/>
        </w:rPr>
        <w:t>cyc</w:t>
      </w:r>
      <w:r>
        <w:rPr>
          <w:rFonts w:ascii="Times New Roman" w:eastAsia="Times New Roman" w:hAnsi="Times New Roman" w:cs="Times New Roman"/>
          <w:i/>
          <w:sz w:val="24"/>
          <w:szCs w:val="24"/>
        </w:rPr>
        <w:t>le</w:t>
      </w:r>
      <w:r>
        <w:rPr>
          <w:rFonts w:ascii="Times New Roman" w:eastAsia="Times New Roman" w:hAnsi="Times New Roman" w:cs="Times New Roman"/>
          <w:i/>
          <w:spacing w:val="3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poses   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lunak </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z w:val="24"/>
          <w:szCs w:val="24"/>
        </w:rPr>
        <w:t>mode</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model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z w:val="24"/>
          <w:szCs w:val="24"/>
        </w:rPr>
        <w:t>metodolo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20"/>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o</w:t>
      </w:r>
      <w:r>
        <w:rPr>
          <w:rFonts w:ascii="Times New Roman" w:eastAsia="Times New Roman" w:hAnsi="Times New Roman" w:cs="Times New Roman"/>
          <w:spacing w:val="-1"/>
          <w:sz w:val="24"/>
          <w:szCs w:val="24"/>
        </w:rPr>
        <w:t>ra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sistem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 se</w:t>
      </w:r>
      <w:r>
        <w:rPr>
          <w:rFonts w:ascii="Times New Roman" w:eastAsia="Times New Roman" w:hAnsi="Times New Roman" w:cs="Times New Roman"/>
          <w:spacing w:val="-1"/>
          <w:sz w:val="24"/>
          <w:szCs w:val="24"/>
        </w:rPr>
        <w:t>be</w:t>
      </w:r>
      <w:r>
        <w:rPr>
          <w:rFonts w:ascii="Times New Roman" w:eastAsia="Times New Roman" w:hAnsi="Times New Roman" w:cs="Times New Roman"/>
          <w:sz w:val="24"/>
          <w:szCs w:val="24"/>
        </w:rPr>
        <w:t>lu</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p>
    <w:p w:rsidR="002E70CE" w:rsidRDefault="002E70CE" w:rsidP="002E70CE">
      <w:pPr>
        <w:spacing w:before="5" w:line="160" w:lineRule="exact"/>
        <w:rPr>
          <w:sz w:val="16"/>
          <w:szCs w:val="16"/>
        </w:rPr>
      </w:pPr>
    </w:p>
    <w:p w:rsidR="00196D43" w:rsidRPr="00196D43" w:rsidRDefault="002E70CE" w:rsidP="001D586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f</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ll</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menu</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ut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Rosa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a</w:t>
      </w:r>
      <w:r>
        <w:rPr>
          <w:rFonts w:ascii="Times New Roman" w:eastAsia="Times New Roman" w:hAnsi="Times New Roman" w:cs="Times New Roman"/>
          <w:sz w:val="24"/>
          <w:szCs w:val="24"/>
        </w:rPr>
        <w:t xml:space="preserve">hudin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201</w:t>
      </w:r>
      <w:r>
        <w:rPr>
          <w:rFonts w:ascii="Times New Roman" w:eastAsia="Times New Roman" w:hAnsi="Times New Roman" w:cs="Times New Roman"/>
          <w:spacing w:val="-1"/>
          <w:sz w:val="24"/>
          <w:szCs w:val="24"/>
        </w:rPr>
        <w:t>5</w:t>
      </w:r>
      <w:r>
        <w:rPr>
          <w:rFonts w:ascii="Times New Roman" w:eastAsia="Times New Roman" w:hAnsi="Times New Roman" w:cs="Times New Roman"/>
          <w:sz w:val="24"/>
          <w:szCs w:val="24"/>
        </w:rPr>
        <w:t xml:space="preserve">:28)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Model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5"/>
          <w:sz w:val="24"/>
          <w:szCs w:val="24"/>
        </w:rPr>
        <w:t>L</w:t>
      </w:r>
      <w:r>
        <w:rPr>
          <w:rFonts w:ascii="Times New Roman" w:eastAsia="Times New Roman" w:hAnsi="Times New Roman" w:cs="Times New Roman"/>
          <w:sz w:val="24"/>
          <w:szCs w:val="24"/>
        </w:rPr>
        <w:t xml:space="preserve">C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ir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un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w:t>
      </w:r>
      <w:r>
        <w:rPr>
          <w:rFonts w:ascii="Times New Roman" w:eastAsia="Times New Roman" w:hAnsi="Times New Roman" w:cs="Times New Roman"/>
          <w:i/>
          <w:sz w:val="24"/>
          <w:szCs w:val="24"/>
        </w:rPr>
        <w:t>waterfal</w:t>
      </w:r>
      <w:r>
        <w:rPr>
          <w:rFonts w:ascii="Times New Roman" w:eastAsia="Times New Roman" w:hAnsi="Times New Roman" w:cs="Times New Roman"/>
          <w:i/>
          <w:spacing w:val="1"/>
          <w:sz w:val="24"/>
          <w:szCs w:val="24"/>
        </w:rPr>
        <w:t>l</w:t>
      </w:r>
      <w:r>
        <w:rPr>
          <w:rFonts w:ascii="Times New Roman" w:eastAsia="Times New Roman" w:hAnsi="Times New Roman" w:cs="Times New Roman"/>
          <w:sz w:val="24"/>
          <w:szCs w:val="24"/>
        </w:rPr>
        <w:t>)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ring</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j</w:t>
      </w:r>
      <w:r>
        <w:rPr>
          <w:rFonts w:ascii="Times New Roman" w:eastAsia="Times New Roman" w:hAnsi="Times New Roman" w:cs="Times New Roman"/>
          <w:spacing w:val="3"/>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   di</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but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model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ku</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nsial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nier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nt</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 xml:space="preserve">al    </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nie</w:t>
      </w:r>
      <w:r>
        <w:rPr>
          <w:rFonts w:ascii="Times New Roman" w:eastAsia="Times New Roman" w:hAnsi="Times New Roman" w:cs="Times New Roman"/>
          <w:i/>
          <w:spacing w:val="2"/>
          <w:sz w:val="24"/>
          <w:szCs w:val="24"/>
        </w:rPr>
        <w:t>r</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tau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lur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hidup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klasi</w:t>
      </w:r>
      <w:r>
        <w:rPr>
          <w:rFonts w:ascii="Times New Roman" w:eastAsia="Times New Roman" w:hAnsi="Times New Roman" w:cs="Times New Roman"/>
          <w:spacing w:val="4"/>
          <w:sz w:val="24"/>
          <w:szCs w:val="24"/>
        </w:rPr>
        <w:t>k</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Model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un 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diak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lur hiup</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lunak 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sikuensial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ut di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ulai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sig</w:t>
      </w:r>
      <w:r>
        <w:rPr>
          <w:rFonts w:ascii="Times New Roman" w:eastAsia="Times New Roman" w:hAnsi="Times New Roman" w:cs="Times New Roman"/>
          <w:i/>
          <w:spacing w:val="1"/>
          <w:sz w:val="24"/>
          <w:szCs w:val="24"/>
        </w:rPr>
        <w:t>n</w:t>
      </w:r>
      <w:r>
        <w:rPr>
          <w:rFonts w:ascii="Times New Roman" w:eastAsia="Times New Roman" w:hAnsi="Times New Roman" w:cs="Times New Roman"/>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oding</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p>
    <w:p w:rsidR="00196D43" w:rsidRDefault="00196D43" w:rsidP="002E70CE">
      <w:pPr>
        <w:jc w:val="both"/>
        <w:rPr>
          <w:rFonts w:ascii="Times New Roman" w:hAnsi="Times New Roman" w:cs="Times New Roman"/>
          <w:sz w:val="24"/>
          <w:szCs w:val="24"/>
        </w:rPr>
      </w:pPr>
    </w:p>
    <w:p w:rsidR="00196D43" w:rsidRDefault="00196D43" w:rsidP="002E70CE">
      <w:pPr>
        <w:jc w:val="both"/>
        <w:rPr>
          <w:rFonts w:ascii="Times New Roman" w:hAnsi="Times New Roman" w:cs="Times New Roman"/>
          <w:sz w:val="24"/>
          <w:szCs w:val="24"/>
        </w:rPr>
      </w:pPr>
    </w:p>
    <w:p w:rsidR="00196D43" w:rsidRDefault="00196D43" w:rsidP="002E70CE">
      <w:pPr>
        <w:jc w:val="both"/>
        <w:rPr>
          <w:rFonts w:ascii="Times New Roman" w:hAnsi="Times New Roman" w:cs="Times New Roman"/>
          <w:sz w:val="24"/>
          <w:szCs w:val="24"/>
        </w:rPr>
      </w:pPr>
    </w:p>
    <w:p w:rsidR="00196D43" w:rsidRDefault="00196D43" w:rsidP="002E70CE">
      <w:pPr>
        <w:jc w:val="both"/>
        <w:rPr>
          <w:rFonts w:ascii="Times New Roman" w:hAnsi="Times New Roman" w:cs="Times New Roman"/>
          <w:sz w:val="24"/>
          <w:szCs w:val="24"/>
        </w:rPr>
      </w:pPr>
    </w:p>
    <w:p w:rsidR="00196D43" w:rsidRDefault="00196D43" w:rsidP="002E70CE">
      <w:pPr>
        <w:jc w:val="both"/>
        <w:rPr>
          <w:rFonts w:ascii="Times New Roman" w:hAnsi="Times New Roman" w:cs="Times New Roman"/>
          <w:sz w:val="24"/>
          <w:szCs w:val="24"/>
        </w:rPr>
      </w:pPr>
    </w:p>
    <w:p w:rsidR="00196D43" w:rsidRDefault="00196D43" w:rsidP="002E70CE">
      <w:pPr>
        <w:jc w:val="both"/>
        <w:rPr>
          <w:rFonts w:ascii="Times New Roman" w:hAnsi="Times New Roman" w:cs="Times New Roman"/>
          <w:sz w:val="24"/>
          <w:szCs w:val="24"/>
        </w:rPr>
      </w:pPr>
    </w:p>
    <w:p w:rsidR="001409AE" w:rsidRDefault="001409AE" w:rsidP="00196D43">
      <w:pPr>
        <w:spacing w:line="260" w:lineRule="exact"/>
        <w:ind w:right="-55"/>
        <w:jc w:val="center"/>
        <w:rPr>
          <w:rFonts w:ascii="Times New Roman" w:eastAsia="Times New Roman" w:hAnsi="Times New Roman" w:cs="Times New Roman"/>
          <w:b/>
          <w:position w:val="-1"/>
          <w:sz w:val="23"/>
          <w:szCs w:val="23"/>
        </w:rPr>
      </w:pPr>
    </w:p>
    <w:p w:rsidR="001409AE" w:rsidRDefault="001409AE" w:rsidP="001D5860">
      <w:pPr>
        <w:spacing w:line="260" w:lineRule="exact"/>
        <w:ind w:right="-55"/>
        <w:rPr>
          <w:rFonts w:ascii="Times New Roman" w:eastAsia="Times New Roman" w:hAnsi="Times New Roman" w:cs="Times New Roman"/>
          <w:b/>
          <w:position w:val="-1"/>
          <w:sz w:val="23"/>
          <w:szCs w:val="23"/>
        </w:rPr>
      </w:pPr>
    </w:p>
    <w:p w:rsidR="001409AE" w:rsidRDefault="001D5860" w:rsidP="00196D43">
      <w:pPr>
        <w:spacing w:line="260" w:lineRule="exact"/>
        <w:ind w:right="-55"/>
        <w:jc w:val="center"/>
        <w:rPr>
          <w:rFonts w:ascii="Times New Roman" w:eastAsia="Times New Roman" w:hAnsi="Times New Roman" w:cs="Times New Roman"/>
          <w:b/>
          <w:position w:val="-1"/>
          <w:sz w:val="23"/>
          <w:szCs w:val="23"/>
        </w:rPr>
      </w:pPr>
      <w:r w:rsidRPr="004B476B">
        <w:rPr>
          <w:rFonts w:ascii="Times New Roman" w:hAnsi="Times New Roman" w:cs="Times New Roman"/>
          <w:noProof/>
          <w:sz w:val="24"/>
          <w:szCs w:val="24"/>
        </w:rPr>
        <mc:AlternateContent>
          <mc:Choice Requires="wpg">
            <w:drawing>
              <wp:anchor distT="0" distB="0" distL="114300" distR="114300" simplePos="0" relativeHeight="251660288" behindDoc="1" locked="0" layoutInCell="1" allowOverlap="1" wp14:anchorId="06A1A107" wp14:editId="01AB4005">
                <wp:simplePos x="0" y="0"/>
                <wp:positionH relativeFrom="page">
                  <wp:posOffset>1666876</wp:posOffset>
                </wp:positionH>
                <wp:positionV relativeFrom="page">
                  <wp:posOffset>1914525</wp:posOffset>
                </wp:positionV>
                <wp:extent cx="4895850" cy="1418590"/>
                <wp:effectExtent l="0" t="0" r="19050" b="1016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5850" cy="1418590"/>
                          <a:chOff x="2480" y="1011"/>
                          <a:chExt cx="7872" cy="2235"/>
                        </a:xfrm>
                      </wpg:grpSpPr>
                      <wps:wsp>
                        <wps:cNvPr id="110" name="Freeform 74"/>
                        <wps:cNvSpPr>
                          <a:spLocks/>
                        </wps:cNvSpPr>
                        <wps:spPr bwMode="auto">
                          <a:xfrm>
                            <a:off x="2490" y="1021"/>
                            <a:ext cx="1358" cy="525"/>
                          </a:xfrm>
                          <a:custGeom>
                            <a:avLst/>
                            <a:gdLst>
                              <a:gd name="T0" fmla="+- 0 2490 2490"/>
                              <a:gd name="T1" fmla="*/ T0 w 1358"/>
                              <a:gd name="T2" fmla="+- 0 1546 1021"/>
                              <a:gd name="T3" fmla="*/ 1546 h 525"/>
                              <a:gd name="T4" fmla="+- 0 3848 2490"/>
                              <a:gd name="T5" fmla="*/ T4 w 1358"/>
                              <a:gd name="T6" fmla="+- 0 1546 1021"/>
                              <a:gd name="T7" fmla="*/ 1546 h 525"/>
                              <a:gd name="T8" fmla="+- 0 3848 2490"/>
                              <a:gd name="T9" fmla="*/ T8 w 1358"/>
                              <a:gd name="T10" fmla="+- 0 1021 1021"/>
                              <a:gd name="T11" fmla="*/ 1021 h 525"/>
                              <a:gd name="T12" fmla="+- 0 2490 2490"/>
                              <a:gd name="T13" fmla="*/ T12 w 1358"/>
                              <a:gd name="T14" fmla="+- 0 1021 1021"/>
                              <a:gd name="T15" fmla="*/ 1021 h 525"/>
                              <a:gd name="T16" fmla="+- 0 2490 2490"/>
                              <a:gd name="T17" fmla="*/ T16 w 1358"/>
                              <a:gd name="T18" fmla="+- 0 1546 1021"/>
                              <a:gd name="T19" fmla="*/ 1546 h 525"/>
                            </a:gdLst>
                            <a:ahLst/>
                            <a:cxnLst>
                              <a:cxn ang="0">
                                <a:pos x="T1" y="T3"/>
                              </a:cxn>
                              <a:cxn ang="0">
                                <a:pos x="T5" y="T7"/>
                              </a:cxn>
                              <a:cxn ang="0">
                                <a:pos x="T9" y="T11"/>
                              </a:cxn>
                              <a:cxn ang="0">
                                <a:pos x="T13" y="T15"/>
                              </a:cxn>
                              <a:cxn ang="0">
                                <a:pos x="T17" y="T19"/>
                              </a:cxn>
                            </a:cxnLst>
                            <a:rect l="0" t="0" r="r" b="b"/>
                            <a:pathLst>
                              <a:path w="1358" h="525">
                                <a:moveTo>
                                  <a:pt x="0" y="525"/>
                                </a:moveTo>
                                <a:lnTo>
                                  <a:pt x="1358" y="525"/>
                                </a:lnTo>
                                <a:lnTo>
                                  <a:pt x="1358" y="0"/>
                                </a:lnTo>
                                <a:lnTo>
                                  <a:pt x="0" y="0"/>
                                </a:lnTo>
                                <a:lnTo>
                                  <a:pt x="0" y="5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E93DA9" w:rsidRDefault="00E93DA9" w:rsidP="004B476B">
                              <w:pPr>
                                <w:jc w:val="center"/>
                              </w:pPr>
                              <w:r>
                                <w:t>System</w:t>
                              </w:r>
                            </w:p>
                          </w:txbxContent>
                        </wps:txbx>
                        <wps:bodyPr rot="0" vert="horz" wrap="square" lIns="91440" tIns="45720" rIns="91440" bIns="45720" anchor="t" anchorCtr="0" upright="1">
                          <a:noAutofit/>
                        </wps:bodyPr>
                      </wps:wsp>
                      <wps:wsp>
                        <wps:cNvPr id="111" name="Freeform 75"/>
                        <wps:cNvSpPr>
                          <a:spLocks/>
                        </wps:cNvSpPr>
                        <wps:spPr bwMode="auto">
                          <a:xfrm>
                            <a:off x="2490" y="1021"/>
                            <a:ext cx="1358" cy="525"/>
                          </a:xfrm>
                          <a:custGeom>
                            <a:avLst/>
                            <a:gdLst>
                              <a:gd name="T0" fmla="+- 0 2490 2490"/>
                              <a:gd name="T1" fmla="*/ T0 w 1358"/>
                              <a:gd name="T2" fmla="+- 0 1546 1021"/>
                              <a:gd name="T3" fmla="*/ 1546 h 525"/>
                              <a:gd name="T4" fmla="+- 0 3848 2490"/>
                              <a:gd name="T5" fmla="*/ T4 w 1358"/>
                              <a:gd name="T6" fmla="+- 0 1546 1021"/>
                              <a:gd name="T7" fmla="*/ 1546 h 525"/>
                              <a:gd name="T8" fmla="+- 0 3848 2490"/>
                              <a:gd name="T9" fmla="*/ T8 w 1358"/>
                              <a:gd name="T10" fmla="+- 0 1021 1021"/>
                              <a:gd name="T11" fmla="*/ 1021 h 525"/>
                              <a:gd name="T12" fmla="+- 0 2490 2490"/>
                              <a:gd name="T13" fmla="*/ T12 w 1358"/>
                              <a:gd name="T14" fmla="+- 0 1021 1021"/>
                              <a:gd name="T15" fmla="*/ 1021 h 525"/>
                              <a:gd name="T16" fmla="+- 0 2490 2490"/>
                              <a:gd name="T17" fmla="*/ T16 w 1358"/>
                              <a:gd name="T18" fmla="+- 0 1546 1021"/>
                              <a:gd name="T19" fmla="*/ 1546 h 525"/>
                            </a:gdLst>
                            <a:ahLst/>
                            <a:cxnLst>
                              <a:cxn ang="0">
                                <a:pos x="T1" y="T3"/>
                              </a:cxn>
                              <a:cxn ang="0">
                                <a:pos x="T5" y="T7"/>
                              </a:cxn>
                              <a:cxn ang="0">
                                <a:pos x="T9" y="T11"/>
                              </a:cxn>
                              <a:cxn ang="0">
                                <a:pos x="T13" y="T15"/>
                              </a:cxn>
                              <a:cxn ang="0">
                                <a:pos x="T17" y="T19"/>
                              </a:cxn>
                            </a:cxnLst>
                            <a:rect l="0" t="0" r="r" b="b"/>
                            <a:pathLst>
                              <a:path w="1358" h="525">
                                <a:moveTo>
                                  <a:pt x="0" y="525"/>
                                </a:moveTo>
                                <a:lnTo>
                                  <a:pt x="1358" y="525"/>
                                </a:lnTo>
                                <a:lnTo>
                                  <a:pt x="1358" y="0"/>
                                </a:lnTo>
                                <a:lnTo>
                                  <a:pt x="0" y="0"/>
                                </a:lnTo>
                                <a:lnTo>
                                  <a:pt x="0" y="52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76"/>
                        <wps:cNvSpPr>
                          <a:spLocks/>
                        </wps:cNvSpPr>
                        <wps:spPr bwMode="auto">
                          <a:xfrm>
                            <a:off x="3838" y="1177"/>
                            <a:ext cx="628" cy="429"/>
                          </a:xfrm>
                          <a:custGeom>
                            <a:avLst/>
                            <a:gdLst>
                              <a:gd name="T0" fmla="+- 0 4167 3838"/>
                              <a:gd name="T1" fmla="*/ T0 w 628"/>
                              <a:gd name="T2" fmla="+- 0 1546 1177"/>
                              <a:gd name="T3" fmla="*/ 1546 h 429"/>
                              <a:gd name="T4" fmla="+- 0 4157 3838"/>
                              <a:gd name="T5" fmla="*/ T4 w 628"/>
                              <a:gd name="T6" fmla="+- 0 1556 1177"/>
                              <a:gd name="T7" fmla="*/ 1556 h 429"/>
                              <a:gd name="T8" fmla="+- 0 4346 3838"/>
                              <a:gd name="T9" fmla="*/ T8 w 628"/>
                              <a:gd name="T10" fmla="+- 0 1556 1177"/>
                              <a:gd name="T11" fmla="*/ 1556 h 429"/>
                              <a:gd name="T12" fmla="+- 0 4167 3838"/>
                              <a:gd name="T13" fmla="*/ T12 w 628"/>
                              <a:gd name="T14" fmla="+- 0 1546 1177"/>
                              <a:gd name="T15" fmla="*/ 1546 h 429"/>
                            </a:gdLst>
                            <a:ahLst/>
                            <a:cxnLst>
                              <a:cxn ang="0">
                                <a:pos x="T1" y="T3"/>
                              </a:cxn>
                              <a:cxn ang="0">
                                <a:pos x="T5" y="T7"/>
                              </a:cxn>
                              <a:cxn ang="0">
                                <a:pos x="T9" y="T11"/>
                              </a:cxn>
                              <a:cxn ang="0">
                                <a:pos x="T13" y="T15"/>
                              </a:cxn>
                            </a:cxnLst>
                            <a:rect l="0" t="0" r="r" b="b"/>
                            <a:pathLst>
                              <a:path w="628" h="429">
                                <a:moveTo>
                                  <a:pt x="329" y="369"/>
                                </a:moveTo>
                                <a:lnTo>
                                  <a:pt x="319" y="379"/>
                                </a:lnTo>
                                <a:lnTo>
                                  <a:pt x="508" y="379"/>
                                </a:lnTo>
                                <a:lnTo>
                                  <a:pt x="329" y="3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77"/>
                        <wps:cNvSpPr>
                          <a:spLocks/>
                        </wps:cNvSpPr>
                        <wps:spPr bwMode="auto">
                          <a:xfrm>
                            <a:off x="3838" y="1177"/>
                            <a:ext cx="628" cy="429"/>
                          </a:xfrm>
                          <a:custGeom>
                            <a:avLst/>
                            <a:gdLst>
                              <a:gd name="T0" fmla="+- 0 3848 3838"/>
                              <a:gd name="T1" fmla="*/ T0 w 628"/>
                              <a:gd name="T2" fmla="+- 0 1177 1177"/>
                              <a:gd name="T3" fmla="*/ 1177 h 429"/>
                              <a:gd name="T4" fmla="+- 0 4147 3838"/>
                              <a:gd name="T5" fmla="*/ T4 w 628"/>
                              <a:gd name="T6" fmla="+- 0 1187 1177"/>
                              <a:gd name="T7" fmla="*/ 1187 h 429"/>
                              <a:gd name="T8" fmla="+- 0 4157 3838"/>
                              <a:gd name="T9" fmla="*/ T8 w 628"/>
                              <a:gd name="T10" fmla="+- 0 1177 1177"/>
                              <a:gd name="T11" fmla="*/ 1177 h 429"/>
                              <a:gd name="T12" fmla="+- 0 3848 3838"/>
                              <a:gd name="T13" fmla="*/ T12 w 628"/>
                              <a:gd name="T14" fmla="+- 0 1177 1177"/>
                              <a:gd name="T15" fmla="*/ 1177 h 429"/>
                            </a:gdLst>
                            <a:ahLst/>
                            <a:cxnLst>
                              <a:cxn ang="0">
                                <a:pos x="T1" y="T3"/>
                              </a:cxn>
                              <a:cxn ang="0">
                                <a:pos x="T5" y="T7"/>
                              </a:cxn>
                              <a:cxn ang="0">
                                <a:pos x="T9" y="T11"/>
                              </a:cxn>
                              <a:cxn ang="0">
                                <a:pos x="T13" y="T15"/>
                              </a:cxn>
                            </a:cxnLst>
                            <a:rect l="0" t="0" r="r" b="b"/>
                            <a:pathLst>
                              <a:path w="628" h="429">
                                <a:moveTo>
                                  <a:pt x="10" y="0"/>
                                </a:moveTo>
                                <a:lnTo>
                                  <a:pt x="309" y="10"/>
                                </a:lnTo>
                                <a:lnTo>
                                  <a:pt x="319" y="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78"/>
                        <wps:cNvSpPr>
                          <a:spLocks/>
                        </wps:cNvSpPr>
                        <wps:spPr bwMode="auto">
                          <a:xfrm>
                            <a:off x="3838" y="1177"/>
                            <a:ext cx="628" cy="429"/>
                          </a:xfrm>
                          <a:custGeom>
                            <a:avLst/>
                            <a:gdLst>
                              <a:gd name="T0" fmla="+- 0 4167 3838"/>
                              <a:gd name="T1" fmla="*/ T0 w 628"/>
                              <a:gd name="T2" fmla="+- 0 1181 1177"/>
                              <a:gd name="T3" fmla="*/ 1181 h 429"/>
                              <a:gd name="T4" fmla="+- 0 4163 3838"/>
                              <a:gd name="T5" fmla="*/ T4 w 628"/>
                              <a:gd name="T6" fmla="+- 0 1177 1177"/>
                              <a:gd name="T7" fmla="*/ 1177 h 429"/>
                              <a:gd name="T8" fmla="+- 0 4157 3838"/>
                              <a:gd name="T9" fmla="*/ T8 w 628"/>
                              <a:gd name="T10" fmla="+- 0 1177 1177"/>
                              <a:gd name="T11" fmla="*/ 1177 h 429"/>
                              <a:gd name="T12" fmla="+- 0 4147 3838"/>
                              <a:gd name="T13" fmla="*/ T12 w 628"/>
                              <a:gd name="T14" fmla="+- 0 1187 1177"/>
                              <a:gd name="T15" fmla="*/ 1187 h 429"/>
                              <a:gd name="T16" fmla="+- 0 3848 3838"/>
                              <a:gd name="T17" fmla="*/ T16 w 628"/>
                              <a:gd name="T18" fmla="+- 0 1177 1177"/>
                              <a:gd name="T19" fmla="*/ 1177 h 429"/>
                              <a:gd name="T20" fmla="+- 0 3842 3838"/>
                              <a:gd name="T21" fmla="*/ T20 w 628"/>
                              <a:gd name="T22" fmla="+- 0 1177 1177"/>
                              <a:gd name="T23" fmla="*/ 1177 h 429"/>
                              <a:gd name="T24" fmla="+- 0 3838 3838"/>
                              <a:gd name="T25" fmla="*/ T24 w 628"/>
                              <a:gd name="T26" fmla="+- 0 1181 1177"/>
                              <a:gd name="T27" fmla="*/ 1181 h 429"/>
                              <a:gd name="T28" fmla="+- 0 3838 3838"/>
                              <a:gd name="T29" fmla="*/ T28 w 628"/>
                              <a:gd name="T30" fmla="+- 0 1193 1177"/>
                              <a:gd name="T31" fmla="*/ 1193 h 429"/>
                              <a:gd name="T32" fmla="+- 0 3842 3838"/>
                              <a:gd name="T33" fmla="*/ T32 w 628"/>
                              <a:gd name="T34" fmla="+- 0 1197 1177"/>
                              <a:gd name="T35" fmla="*/ 1197 h 429"/>
                              <a:gd name="T36" fmla="+- 0 4157 3838"/>
                              <a:gd name="T37" fmla="*/ T36 w 628"/>
                              <a:gd name="T38" fmla="+- 0 1197 1177"/>
                              <a:gd name="T39" fmla="*/ 1197 h 429"/>
                              <a:gd name="T40" fmla="+- 0 4157 3838"/>
                              <a:gd name="T41" fmla="*/ T40 w 628"/>
                              <a:gd name="T42" fmla="+- 0 1536 1177"/>
                              <a:gd name="T43" fmla="*/ 1536 h 429"/>
                              <a:gd name="T44" fmla="+- 0 4167 3838"/>
                              <a:gd name="T45" fmla="*/ T44 w 628"/>
                              <a:gd name="T46" fmla="+- 0 1536 1177"/>
                              <a:gd name="T47" fmla="*/ 1536 h 429"/>
                              <a:gd name="T48" fmla="+- 0 4167 3838"/>
                              <a:gd name="T49" fmla="*/ T48 w 628"/>
                              <a:gd name="T50" fmla="+- 0 1181 1177"/>
                              <a:gd name="T51" fmla="*/ 1181 h 4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28" h="429">
                                <a:moveTo>
                                  <a:pt x="329" y="4"/>
                                </a:moveTo>
                                <a:lnTo>
                                  <a:pt x="325" y="0"/>
                                </a:lnTo>
                                <a:lnTo>
                                  <a:pt x="319" y="0"/>
                                </a:lnTo>
                                <a:lnTo>
                                  <a:pt x="309" y="10"/>
                                </a:lnTo>
                                <a:lnTo>
                                  <a:pt x="10" y="0"/>
                                </a:lnTo>
                                <a:lnTo>
                                  <a:pt x="4" y="0"/>
                                </a:lnTo>
                                <a:lnTo>
                                  <a:pt x="0" y="4"/>
                                </a:lnTo>
                                <a:lnTo>
                                  <a:pt x="0" y="16"/>
                                </a:lnTo>
                                <a:lnTo>
                                  <a:pt x="4" y="20"/>
                                </a:lnTo>
                                <a:lnTo>
                                  <a:pt x="319" y="20"/>
                                </a:lnTo>
                                <a:lnTo>
                                  <a:pt x="319" y="359"/>
                                </a:lnTo>
                                <a:lnTo>
                                  <a:pt x="329" y="359"/>
                                </a:lnTo>
                                <a:lnTo>
                                  <a:pt x="329"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79"/>
                        <wps:cNvSpPr>
                          <a:spLocks/>
                        </wps:cNvSpPr>
                        <wps:spPr bwMode="auto">
                          <a:xfrm>
                            <a:off x="3838" y="1177"/>
                            <a:ext cx="628" cy="429"/>
                          </a:xfrm>
                          <a:custGeom>
                            <a:avLst/>
                            <a:gdLst>
                              <a:gd name="T0" fmla="+- 0 4147 3838"/>
                              <a:gd name="T1" fmla="*/ T0 w 628"/>
                              <a:gd name="T2" fmla="+- 0 1197 1177"/>
                              <a:gd name="T3" fmla="*/ 1197 h 429"/>
                              <a:gd name="T4" fmla="+- 0 4147 3838"/>
                              <a:gd name="T5" fmla="*/ T4 w 628"/>
                              <a:gd name="T6" fmla="+- 0 1552 1177"/>
                              <a:gd name="T7" fmla="*/ 1552 h 429"/>
                              <a:gd name="T8" fmla="+- 0 4151 3838"/>
                              <a:gd name="T9" fmla="*/ T8 w 628"/>
                              <a:gd name="T10" fmla="+- 0 1556 1177"/>
                              <a:gd name="T11" fmla="*/ 1556 h 429"/>
                              <a:gd name="T12" fmla="+- 0 4157 3838"/>
                              <a:gd name="T13" fmla="*/ T12 w 628"/>
                              <a:gd name="T14" fmla="+- 0 1556 1177"/>
                              <a:gd name="T15" fmla="*/ 1556 h 429"/>
                              <a:gd name="T16" fmla="+- 0 4167 3838"/>
                              <a:gd name="T17" fmla="*/ T16 w 628"/>
                              <a:gd name="T18" fmla="+- 0 1546 1177"/>
                              <a:gd name="T19" fmla="*/ 1546 h 429"/>
                              <a:gd name="T20" fmla="+- 0 4346 3838"/>
                              <a:gd name="T21" fmla="*/ T20 w 628"/>
                              <a:gd name="T22" fmla="+- 0 1556 1177"/>
                              <a:gd name="T23" fmla="*/ 1556 h 429"/>
                              <a:gd name="T24" fmla="+- 0 4372 3838"/>
                              <a:gd name="T25" fmla="*/ T24 w 628"/>
                              <a:gd name="T26" fmla="+- 0 1556 1177"/>
                              <a:gd name="T27" fmla="*/ 1556 h 429"/>
                              <a:gd name="T28" fmla="+- 0 4376 3838"/>
                              <a:gd name="T29" fmla="*/ T28 w 628"/>
                              <a:gd name="T30" fmla="+- 0 1552 1177"/>
                              <a:gd name="T31" fmla="*/ 1552 h 429"/>
                              <a:gd name="T32" fmla="+- 0 4376 3838"/>
                              <a:gd name="T33" fmla="*/ T32 w 628"/>
                              <a:gd name="T34" fmla="+- 0 1546 1177"/>
                              <a:gd name="T35" fmla="*/ 1546 h 429"/>
                              <a:gd name="T36" fmla="+- 0 4376 3838"/>
                              <a:gd name="T37" fmla="*/ T36 w 628"/>
                              <a:gd name="T38" fmla="+- 0 1552 1177"/>
                              <a:gd name="T39" fmla="*/ 1552 h 429"/>
                              <a:gd name="T40" fmla="+- 0 4372 3838"/>
                              <a:gd name="T41" fmla="*/ T40 w 628"/>
                              <a:gd name="T42" fmla="+- 0 1556 1177"/>
                              <a:gd name="T43" fmla="*/ 1556 h 429"/>
                              <a:gd name="T44" fmla="+- 0 4466 3838"/>
                              <a:gd name="T45" fmla="*/ T44 w 628"/>
                              <a:gd name="T46" fmla="+- 0 1546 1177"/>
                              <a:gd name="T47" fmla="*/ 1546 h 429"/>
                              <a:gd name="T48" fmla="+- 0 4376 3838"/>
                              <a:gd name="T49" fmla="*/ T48 w 628"/>
                              <a:gd name="T50" fmla="+- 0 1540 1177"/>
                              <a:gd name="T51" fmla="*/ 1540 h 429"/>
                              <a:gd name="T52" fmla="+- 0 4372 3838"/>
                              <a:gd name="T53" fmla="*/ T52 w 628"/>
                              <a:gd name="T54" fmla="+- 0 1536 1177"/>
                              <a:gd name="T55" fmla="*/ 1536 h 429"/>
                              <a:gd name="T56" fmla="+- 0 4157 3838"/>
                              <a:gd name="T57" fmla="*/ T56 w 628"/>
                              <a:gd name="T58" fmla="+- 0 1536 1177"/>
                              <a:gd name="T59" fmla="*/ 1536 h 429"/>
                              <a:gd name="T60" fmla="+- 0 4157 3838"/>
                              <a:gd name="T61" fmla="*/ T60 w 628"/>
                              <a:gd name="T62" fmla="+- 0 1197 1177"/>
                              <a:gd name="T63" fmla="*/ 1197 h 429"/>
                              <a:gd name="T64" fmla="+- 0 4147 3838"/>
                              <a:gd name="T65" fmla="*/ T64 w 628"/>
                              <a:gd name="T66" fmla="+- 0 1197 1177"/>
                              <a:gd name="T67" fmla="*/ 1197 h 4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28" h="429">
                                <a:moveTo>
                                  <a:pt x="309" y="20"/>
                                </a:moveTo>
                                <a:lnTo>
                                  <a:pt x="309" y="375"/>
                                </a:lnTo>
                                <a:lnTo>
                                  <a:pt x="313" y="379"/>
                                </a:lnTo>
                                <a:lnTo>
                                  <a:pt x="319" y="379"/>
                                </a:lnTo>
                                <a:lnTo>
                                  <a:pt x="329" y="369"/>
                                </a:lnTo>
                                <a:lnTo>
                                  <a:pt x="508" y="379"/>
                                </a:lnTo>
                                <a:lnTo>
                                  <a:pt x="534" y="379"/>
                                </a:lnTo>
                                <a:lnTo>
                                  <a:pt x="538" y="375"/>
                                </a:lnTo>
                                <a:lnTo>
                                  <a:pt x="538" y="369"/>
                                </a:lnTo>
                                <a:lnTo>
                                  <a:pt x="538" y="375"/>
                                </a:lnTo>
                                <a:lnTo>
                                  <a:pt x="534" y="379"/>
                                </a:lnTo>
                                <a:lnTo>
                                  <a:pt x="628" y="369"/>
                                </a:lnTo>
                                <a:lnTo>
                                  <a:pt x="538" y="363"/>
                                </a:lnTo>
                                <a:lnTo>
                                  <a:pt x="534" y="359"/>
                                </a:lnTo>
                                <a:lnTo>
                                  <a:pt x="319" y="359"/>
                                </a:lnTo>
                                <a:lnTo>
                                  <a:pt x="319" y="20"/>
                                </a:lnTo>
                                <a:lnTo>
                                  <a:pt x="30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80"/>
                        <wps:cNvSpPr>
                          <a:spLocks/>
                        </wps:cNvSpPr>
                        <wps:spPr bwMode="auto">
                          <a:xfrm>
                            <a:off x="3838" y="1177"/>
                            <a:ext cx="628" cy="429"/>
                          </a:xfrm>
                          <a:custGeom>
                            <a:avLst/>
                            <a:gdLst>
                              <a:gd name="T0" fmla="+- 0 4346 3838"/>
                              <a:gd name="T1" fmla="*/ T0 w 628"/>
                              <a:gd name="T2" fmla="+- 0 1536 1177"/>
                              <a:gd name="T3" fmla="*/ 1536 h 429"/>
                              <a:gd name="T4" fmla="+- 0 4372 3838"/>
                              <a:gd name="T5" fmla="*/ T4 w 628"/>
                              <a:gd name="T6" fmla="+- 0 1536 1177"/>
                              <a:gd name="T7" fmla="*/ 1536 h 429"/>
                              <a:gd name="T8" fmla="+- 0 4376 3838"/>
                              <a:gd name="T9" fmla="*/ T8 w 628"/>
                              <a:gd name="T10" fmla="+- 0 1540 1177"/>
                              <a:gd name="T11" fmla="*/ 1540 h 429"/>
                              <a:gd name="T12" fmla="+- 0 4466 3838"/>
                              <a:gd name="T13" fmla="*/ T12 w 628"/>
                              <a:gd name="T14" fmla="+- 0 1546 1177"/>
                              <a:gd name="T15" fmla="*/ 1546 h 429"/>
                              <a:gd name="T16" fmla="+- 0 4346 3838"/>
                              <a:gd name="T17" fmla="*/ T16 w 628"/>
                              <a:gd name="T18" fmla="+- 0 1486 1177"/>
                              <a:gd name="T19" fmla="*/ 1486 h 429"/>
                              <a:gd name="T20" fmla="+- 0 4346 3838"/>
                              <a:gd name="T21" fmla="*/ T20 w 628"/>
                              <a:gd name="T22" fmla="+- 0 1536 1177"/>
                              <a:gd name="T23" fmla="*/ 1536 h 429"/>
                            </a:gdLst>
                            <a:ahLst/>
                            <a:cxnLst>
                              <a:cxn ang="0">
                                <a:pos x="T1" y="T3"/>
                              </a:cxn>
                              <a:cxn ang="0">
                                <a:pos x="T5" y="T7"/>
                              </a:cxn>
                              <a:cxn ang="0">
                                <a:pos x="T9" y="T11"/>
                              </a:cxn>
                              <a:cxn ang="0">
                                <a:pos x="T13" y="T15"/>
                              </a:cxn>
                              <a:cxn ang="0">
                                <a:pos x="T17" y="T19"/>
                              </a:cxn>
                              <a:cxn ang="0">
                                <a:pos x="T21" y="T23"/>
                              </a:cxn>
                            </a:cxnLst>
                            <a:rect l="0" t="0" r="r" b="b"/>
                            <a:pathLst>
                              <a:path w="628" h="429">
                                <a:moveTo>
                                  <a:pt x="508" y="359"/>
                                </a:moveTo>
                                <a:lnTo>
                                  <a:pt x="534" y="359"/>
                                </a:lnTo>
                                <a:lnTo>
                                  <a:pt x="538" y="363"/>
                                </a:lnTo>
                                <a:lnTo>
                                  <a:pt x="628" y="369"/>
                                </a:lnTo>
                                <a:lnTo>
                                  <a:pt x="508" y="309"/>
                                </a:lnTo>
                                <a:lnTo>
                                  <a:pt x="508" y="3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81"/>
                        <wps:cNvSpPr>
                          <a:spLocks/>
                        </wps:cNvSpPr>
                        <wps:spPr bwMode="auto">
                          <a:xfrm>
                            <a:off x="3838" y="1177"/>
                            <a:ext cx="628" cy="429"/>
                          </a:xfrm>
                          <a:custGeom>
                            <a:avLst/>
                            <a:gdLst>
                              <a:gd name="T0" fmla="+- 0 4372 3838"/>
                              <a:gd name="T1" fmla="*/ T0 w 628"/>
                              <a:gd name="T2" fmla="+- 0 1556 1177"/>
                              <a:gd name="T3" fmla="*/ 1556 h 429"/>
                              <a:gd name="T4" fmla="+- 0 4346 3838"/>
                              <a:gd name="T5" fmla="*/ T4 w 628"/>
                              <a:gd name="T6" fmla="+- 0 1556 1177"/>
                              <a:gd name="T7" fmla="*/ 1556 h 429"/>
                              <a:gd name="T8" fmla="+- 0 4346 3838"/>
                              <a:gd name="T9" fmla="*/ T8 w 628"/>
                              <a:gd name="T10" fmla="+- 0 1606 1177"/>
                              <a:gd name="T11" fmla="*/ 1606 h 429"/>
                              <a:gd name="T12" fmla="+- 0 4466 3838"/>
                              <a:gd name="T13" fmla="*/ T12 w 628"/>
                              <a:gd name="T14" fmla="+- 0 1546 1177"/>
                              <a:gd name="T15" fmla="*/ 1546 h 429"/>
                              <a:gd name="T16" fmla="+- 0 4372 3838"/>
                              <a:gd name="T17" fmla="*/ T16 w 628"/>
                              <a:gd name="T18" fmla="+- 0 1556 1177"/>
                              <a:gd name="T19" fmla="*/ 1556 h 429"/>
                            </a:gdLst>
                            <a:ahLst/>
                            <a:cxnLst>
                              <a:cxn ang="0">
                                <a:pos x="T1" y="T3"/>
                              </a:cxn>
                              <a:cxn ang="0">
                                <a:pos x="T5" y="T7"/>
                              </a:cxn>
                              <a:cxn ang="0">
                                <a:pos x="T9" y="T11"/>
                              </a:cxn>
                              <a:cxn ang="0">
                                <a:pos x="T13" y="T15"/>
                              </a:cxn>
                              <a:cxn ang="0">
                                <a:pos x="T17" y="T19"/>
                              </a:cxn>
                            </a:cxnLst>
                            <a:rect l="0" t="0" r="r" b="b"/>
                            <a:pathLst>
                              <a:path w="628" h="429">
                                <a:moveTo>
                                  <a:pt x="534" y="379"/>
                                </a:moveTo>
                                <a:lnTo>
                                  <a:pt x="508" y="379"/>
                                </a:lnTo>
                                <a:lnTo>
                                  <a:pt x="508" y="429"/>
                                </a:lnTo>
                                <a:lnTo>
                                  <a:pt x="628" y="369"/>
                                </a:lnTo>
                                <a:lnTo>
                                  <a:pt x="534" y="37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82"/>
                        <wps:cNvSpPr>
                          <a:spLocks/>
                        </wps:cNvSpPr>
                        <wps:spPr bwMode="auto">
                          <a:xfrm>
                            <a:off x="4466" y="1398"/>
                            <a:ext cx="1192" cy="544"/>
                          </a:xfrm>
                          <a:custGeom>
                            <a:avLst/>
                            <a:gdLst>
                              <a:gd name="T0" fmla="+- 0 4466 4466"/>
                              <a:gd name="T1" fmla="*/ T0 w 1192"/>
                              <a:gd name="T2" fmla="+- 0 1942 1398"/>
                              <a:gd name="T3" fmla="*/ 1942 h 544"/>
                              <a:gd name="T4" fmla="+- 0 5658 4466"/>
                              <a:gd name="T5" fmla="*/ T4 w 1192"/>
                              <a:gd name="T6" fmla="+- 0 1942 1398"/>
                              <a:gd name="T7" fmla="*/ 1942 h 544"/>
                              <a:gd name="T8" fmla="+- 0 5658 4466"/>
                              <a:gd name="T9" fmla="*/ T8 w 1192"/>
                              <a:gd name="T10" fmla="+- 0 1398 1398"/>
                              <a:gd name="T11" fmla="*/ 1398 h 544"/>
                              <a:gd name="T12" fmla="+- 0 4466 4466"/>
                              <a:gd name="T13" fmla="*/ T12 w 1192"/>
                              <a:gd name="T14" fmla="+- 0 1398 1398"/>
                              <a:gd name="T15" fmla="*/ 1398 h 544"/>
                              <a:gd name="T16" fmla="+- 0 4466 4466"/>
                              <a:gd name="T17" fmla="*/ T16 w 1192"/>
                              <a:gd name="T18" fmla="+- 0 1942 1398"/>
                              <a:gd name="T19" fmla="*/ 1942 h 544"/>
                            </a:gdLst>
                            <a:ahLst/>
                            <a:cxnLst>
                              <a:cxn ang="0">
                                <a:pos x="T1" y="T3"/>
                              </a:cxn>
                              <a:cxn ang="0">
                                <a:pos x="T5" y="T7"/>
                              </a:cxn>
                              <a:cxn ang="0">
                                <a:pos x="T9" y="T11"/>
                              </a:cxn>
                              <a:cxn ang="0">
                                <a:pos x="T13" y="T15"/>
                              </a:cxn>
                              <a:cxn ang="0">
                                <a:pos x="T17" y="T19"/>
                              </a:cxn>
                            </a:cxnLst>
                            <a:rect l="0" t="0" r="r" b="b"/>
                            <a:pathLst>
                              <a:path w="1192" h="544">
                                <a:moveTo>
                                  <a:pt x="0" y="544"/>
                                </a:moveTo>
                                <a:lnTo>
                                  <a:pt x="1192" y="544"/>
                                </a:lnTo>
                                <a:lnTo>
                                  <a:pt x="1192" y="0"/>
                                </a:lnTo>
                                <a:lnTo>
                                  <a:pt x="0" y="0"/>
                                </a:lnTo>
                                <a:lnTo>
                                  <a:pt x="0" y="5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E93DA9" w:rsidRDefault="00E93DA9" w:rsidP="004B476B">
                              <w:pPr>
                                <w:jc w:val="center"/>
                              </w:pPr>
                              <w:r>
                                <w:t>Analisis</w:t>
                              </w:r>
                            </w:p>
                          </w:txbxContent>
                        </wps:txbx>
                        <wps:bodyPr rot="0" vert="horz" wrap="square" lIns="91440" tIns="45720" rIns="91440" bIns="45720" anchor="t" anchorCtr="0" upright="1">
                          <a:noAutofit/>
                        </wps:bodyPr>
                      </wps:wsp>
                      <wps:wsp>
                        <wps:cNvPr id="119" name="Freeform 83"/>
                        <wps:cNvSpPr>
                          <a:spLocks/>
                        </wps:cNvSpPr>
                        <wps:spPr bwMode="auto">
                          <a:xfrm>
                            <a:off x="4466" y="1398"/>
                            <a:ext cx="1192" cy="544"/>
                          </a:xfrm>
                          <a:custGeom>
                            <a:avLst/>
                            <a:gdLst>
                              <a:gd name="T0" fmla="+- 0 4466 4466"/>
                              <a:gd name="T1" fmla="*/ T0 w 1192"/>
                              <a:gd name="T2" fmla="+- 0 1942 1398"/>
                              <a:gd name="T3" fmla="*/ 1942 h 544"/>
                              <a:gd name="T4" fmla="+- 0 5658 4466"/>
                              <a:gd name="T5" fmla="*/ T4 w 1192"/>
                              <a:gd name="T6" fmla="+- 0 1942 1398"/>
                              <a:gd name="T7" fmla="*/ 1942 h 544"/>
                              <a:gd name="T8" fmla="+- 0 5658 4466"/>
                              <a:gd name="T9" fmla="*/ T8 w 1192"/>
                              <a:gd name="T10" fmla="+- 0 1398 1398"/>
                              <a:gd name="T11" fmla="*/ 1398 h 544"/>
                              <a:gd name="T12" fmla="+- 0 4466 4466"/>
                              <a:gd name="T13" fmla="*/ T12 w 1192"/>
                              <a:gd name="T14" fmla="+- 0 1398 1398"/>
                              <a:gd name="T15" fmla="*/ 1398 h 544"/>
                              <a:gd name="T16" fmla="+- 0 4466 4466"/>
                              <a:gd name="T17" fmla="*/ T16 w 1192"/>
                              <a:gd name="T18" fmla="+- 0 1942 1398"/>
                              <a:gd name="T19" fmla="*/ 1942 h 544"/>
                            </a:gdLst>
                            <a:ahLst/>
                            <a:cxnLst>
                              <a:cxn ang="0">
                                <a:pos x="T1" y="T3"/>
                              </a:cxn>
                              <a:cxn ang="0">
                                <a:pos x="T5" y="T7"/>
                              </a:cxn>
                              <a:cxn ang="0">
                                <a:pos x="T9" y="T11"/>
                              </a:cxn>
                              <a:cxn ang="0">
                                <a:pos x="T13" y="T15"/>
                              </a:cxn>
                              <a:cxn ang="0">
                                <a:pos x="T17" y="T19"/>
                              </a:cxn>
                            </a:cxnLst>
                            <a:rect l="0" t="0" r="r" b="b"/>
                            <a:pathLst>
                              <a:path w="1192" h="544">
                                <a:moveTo>
                                  <a:pt x="0" y="544"/>
                                </a:moveTo>
                                <a:lnTo>
                                  <a:pt x="1192" y="544"/>
                                </a:lnTo>
                                <a:lnTo>
                                  <a:pt x="1192" y="0"/>
                                </a:lnTo>
                                <a:lnTo>
                                  <a:pt x="0" y="0"/>
                                </a:lnTo>
                                <a:lnTo>
                                  <a:pt x="0" y="54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Freeform 84"/>
                        <wps:cNvSpPr>
                          <a:spLocks/>
                        </wps:cNvSpPr>
                        <wps:spPr bwMode="auto">
                          <a:xfrm>
                            <a:off x="5648" y="1721"/>
                            <a:ext cx="547" cy="473"/>
                          </a:xfrm>
                          <a:custGeom>
                            <a:avLst/>
                            <a:gdLst>
                              <a:gd name="T0" fmla="+- 0 5936 5648"/>
                              <a:gd name="T1" fmla="*/ T0 w 547"/>
                              <a:gd name="T2" fmla="+- 0 2134 1721"/>
                              <a:gd name="T3" fmla="*/ 2134 h 473"/>
                              <a:gd name="T4" fmla="+- 0 5926 5648"/>
                              <a:gd name="T5" fmla="*/ T4 w 547"/>
                              <a:gd name="T6" fmla="+- 0 2144 1721"/>
                              <a:gd name="T7" fmla="*/ 2144 h 473"/>
                              <a:gd name="T8" fmla="+- 0 6075 5648"/>
                              <a:gd name="T9" fmla="*/ T8 w 547"/>
                              <a:gd name="T10" fmla="+- 0 2144 1721"/>
                              <a:gd name="T11" fmla="*/ 2144 h 473"/>
                              <a:gd name="T12" fmla="+- 0 5936 5648"/>
                              <a:gd name="T13" fmla="*/ T12 w 547"/>
                              <a:gd name="T14" fmla="+- 0 2134 1721"/>
                              <a:gd name="T15" fmla="*/ 2134 h 473"/>
                            </a:gdLst>
                            <a:ahLst/>
                            <a:cxnLst>
                              <a:cxn ang="0">
                                <a:pos x="T1" y="T3"/>
                              </a:cxn>
                              <a:cxn ang="0">
                                <a:pos x="T5" y="T7"/>
                              </a:cxn>
                              <a:cxn ang="0">
                                <a:pos x="T9" y="T11"/>
                              </a:cxn>
                              <a:cxn ang="0">
                                <a:pos x="T13" y="T15"/>
                              </a:cxn>
                            </a:cxnLst>
                            <a:rect l="0" t="0" r="r" b="b"/>
                            <a:pathLst>
                              <a:path w="547" h="473">
                                <a:moveTo>
                                  <a:pt x="288" y="413"/>
                                </a:moveTo>
                                <a:lnTo>
                                  <a:pt x="278" y="423"/>
                                </a:lnTo>
                                <a:lnTo>
                                  <a:pt x="427" y="423"/>
                                </a:lnTo>
                                <a:lnTo>
                                  <a:pt x="288" y="4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85"/>
                        <wps:cNvSpPr>
                          <a:spLocks/>
                        </wps:cNvSpPr>
                        <wps:spPr bwMode="auto">
                          <a:xfrm>
                            <a:off x="5648" y="1721"/>
                            <a:ext cx="547" cy="473"/>
                          </a:xfrm>
                          <a:custGeom>
                            <a:avLst/>
                            <a:gdLst>
                              <a:gd name="T0" fmla="+- 0 5658 5648"/>
                              <a:gd name="T1" fmla="*/ T0 w 547"/>
                              <a:gd name="T2" fmla="+- 0 1721 1721"/>
                              <a:gd name="T3" fmla="*/ 1721 h 473"/>
                              <a:gd name="T4" fmla="+- 0 5916 5648"/>
                              <a:gd name="T5" fmla="*/ T4 w 547"/>
                              <a:gd name="T6" fmla="+- 0 1731 1721"/>
                              <a:gd name="T7" fmla="*/ 1731 h 473"/>
                              <a:gd name="T8" fmla="+- 0 5926 5648"/>
                              <a:gd name="T9" fmla="*/ T8 w 547"/>
                              <a:gd name="T10" fmla="+- 0 1721 1721"/>
                              <a:gd name="T11" fmla="*/ 1721 h 473"/>
                              <a:gd name="T12" fmla="+- 0 5658 5648"/>
                              <a:gd name="T13" fmla="*/ T12 w 547"/>
                              <a:gd name="T14" fmla="+- 0 1721 1721"/>
                              <a:gd name="T15" fmla="*/ 1721 h 473"/>
                            </a:gdLst>
                            <a:ahLst/>
                            <a:cxnLst>
                              <a:cxn ang="0">
                                <a:pos x="T1" y="T3"/>
                              </a:cxn>
                              <a:cxn ang="0">
                                <a:pos x="T5" y="T7"/>
                              </a:cxn>
                              <a:cxn ang="0">
                                <a:pos x="T9" y="T11"/>
                              </a:cxn>
                              <a:cxn ang="0">
                                <a:pos x="T13" y="T15"/>
                              </a:cxn>
                            </a:cxnLst>
                            <a:rect l="0" t="0" r="r" b="b"/>
                            <a:pathLst>
                              <a:path w="547" h="473">
                                <a:moveTo>
                                  <a:pt x="10" y="0"/>
                                </a:moveTo>
                                <a:lnTo>
                                  <a:pt x="268" y="10"/>
                                </a:lnTo>
                                <a:lnTo>
                                  <a:pt x="278" y="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86"/>
                        <wps:cNvSpPr>
                          <a:spLocks/>
                        </wps:cNvSpPr>
                        <wps:spPr bwMode="auto">
                          <a:xfrm>
                            <a:off x="5648" y="1721"/>
                            <a:ext cx="547" cy="473"/>
                          </a:xfrm>
                          <a:custGeom>
                            <a:avLst/>
                            <a:gdLst>
                              <a:gd name="T0" fmla="+- 0 5936 5648"/>
                              <a:gd name="T1" fmla="*/ T0 w 547"/>
                              <a:gd name="T2" fmla="+- 0 1725 1721"/>
                              <a:gd name="T3" fmla="*/ 1725 h 473"/>
                              <a:gd name="T4" fmla="+- 0 5932 5648"/>
                              <a:gd name="T5" fmla="*/ T4 w 547"/>
                              <a:gd name="T6" fmla="+- 0 1721 1721"/>
                              <a:gd name="T7" fmla="*/ 1721 h 473"/>
                              <a:gd name="T8" fmla="+- 0 5926 5648"/>
                              <a:gd name="T9" fmla="*/ T8 w 547"/>
                              <a:gd name="T10" fmla="+- 0 1721 1721"/>
                              <a:gd name="T11" fmla="*/ 1721 h 473"/>
                              <a:gd name="T12" fmla="+- 0 5916 5648"/>
                              <a:gd name="T13" fmla="*/ T12 w 547"/>
                              <a:gd name="T14" fmla="+- 0 1731 1721"/>
                              <a:gd name="T15" fmla="*/ 1731 h 473"/>
                              <a:gd name="T16" fmla="+- 0 5658 5648"/>
                              <a:gd name="T17" fmla="*/ T16 w 547"/>
                              <a:gd name="T18" fmla="+- 0 1721 1721"/>
                              <a:gd name="T19" fmla="*/ 1721 h 473"/>
                              <a:gd name="T20" fmla="+- 0 5652 5648"/>
                              <a:gd name="T21" fmla="*/ T20 w 547"/>
                              <a:gd name="T22" fmla="+- 0 1721 1721"/>
                              <a:gd name="T23" fmla="*/ 1721 h 473"/>
                              <a:gd name="T24" fmla="+- 0 5648 5648"/>
                              <a:gd name="T25" fmla="*/ T24 w 547"/>
                              <a:gd name="T26" fmla="+- 0 1725 1721"/>
                              <a:gd name="T27" fmla="*/ 1725 h 473"/>
                              <a:gd name="T28" fmla="+- 0 5648 5648"/>
                              <a:gd name="T29" fmla="*/ T28 w 547"/>
                              <a:gd name="T30" fmla="+- 0 1737 1721"/>
                              <a:gd name="T31" fmla="*/ 1737 h 473"/>
                              <a:gd name="T32" fmla="+- 0 5652 5648"/>
                              <a:gd name="T33" fmla="*/ T32 w 547"/>
                              <a:gd name="T34" fmla="+- 0 1741 1721"/>
                              <a:gd name="T35" fmla="*/ 1741 h 473"/>
                              <a:gd name="T36" fmla="+- 0 5926 5648"/>
                              <a:gd name="T37" fmla="*/ T36 w 547"/>
                              <a:gd name="T38" fmla="+- 0 1741 1721"/>
                              <a:gd name="T39" fmla="*/ 1741 h 473"/>
                              <a:gd name="T40" fmla="+- 0 5926 5648"/>
                              <a:gd name="T41" fmla="*/ T40 w 547"/>
                              <a:gd name="T42" fmla="+- 0 2124 1721"/>
                              <a:gd name="T43" fmla="*/ 2124 h 473"/>
                              <a:gd name="T44" fmla="+- 0 5936 5648"/>
                              <a:gd name="T45" fmla="*/ T44 w 547"/>
                              <a:gd name="T46" fmla="+- 0 2124 1721"/>
                              <a:gd name="T47" fmla="*/ 2124 h 473"/>
                              <a:gd name="T48" fmla="+- 0 5936 5648"/>
                              <a:gd name="T49" fmla="*/ T48 w 547"/>
                              <a:gd name="T50" fmla="+- 0 1725 1721"/>
                              <a:gd name="T51" fmla="*/ 1725 h 4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47" h="473">
                                <a:moveTo>
                                  <a:pt x="288" y="4"/>
                                </a:moveTo>
                                <a:lnTo>
                                  <a:pt x="284" y="0"/>
                                </a:lnTo>
                                <a:lnTo>
                                  <a:pt x="278" y="0"/>
                                </a:lnTo>
                                <a:lnTo>
                                  <a:pt x="268" y="10"/>
                                </a:lnTo>
                                <a:lnTo>
                                  <a:pt x="10" y="0"/>
                                </a:lnTo>
                                <a:lnTo>
                                  <a:pt x="4" y="0"/>
                                </a:lnTo>
                                <a:lnTo>
                                  <a:pt x="0" y="4"/>
                                </a:lnTo>
                                <a:lnTo>
                                  <a:pt x="0" y="16"/>
                                </a:lnTo>
                                <a:lnTo>
                                  <a:pt x="4" y="20"/>
                                </a:lnTo>
                                <a:lnTo>
                                  <a:pt x="278" y="20"/>
                                </a:lnTo>
                                <a:lnTo>
                                  <a:pt x="278" y="403"/>
                                </a:lnTo>
                                <a:lnTo>
                                  <a:pt x="288" y="403"/>
                                </a:lnTo>
                                <a:lnTo>
                                  <a:pt x="288"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87"/>
                        <wps:cNvSpPr>
                          <a:spLocks/>
                        </wps:cNvSpPr>
                        <wps:spPr bwMode="auto">
                          <a:xfrm>
                            <a:off x="5648" y="1721"/>
                            <a:ext cx="547" cy="473"/>
                          </a:xfrm>
                          <a:custGeom>
                            <a:avLst/>
                            <a:gdLst>
                              <a:gd name="T0" fmla="+- 0 5916 5648"/>
                              <a:gd name="T1" fmla="*/ T0 w 547"/>
                              <a:gd name="T2" fmla="+- 0 1741 1721"/>
                              <a:gd name="T3" fmla="*/ 1741 h 473"/>
                              <a:gd name="T4" fmla="+- 0 5916 5648"/>
                              <a:gd name="T5" fmla="*/ T4 w 547"/>
                              <a:gd name="T6" fmla="+- 0 2140 1721"/>
                              <a:gd name="T7" fmla="*/ 2140 h 473"/>
                              <a:gd name="T8" fmla="+- 0 5921 5648"/>
                              <a:gd name="T9" fmla="*/ T8 w 547"/>
                              <a:gd name="T10" fmla="+- 0 2144 1721"/>
                              <a:gd name="T11" fmla="*/ 2144 h 473"/>
                              <a:gd name="T12" fmla="+- 0 5926 5648"/>
                              <a:gd name="T13" fmla="*/ T12 w 547"/>
                              <a:gd name="T14" fmla="+- 0 2144 1721"/>
                              <a:gd name="T15" fmla="*/ 2144 h 473"/>
                              <a:gd name="T16" fmla="+- 0 5936 5648"/>
                              <a:gd name="T17" fmla="*/ T16 w 547"/>
                              <a:gd name="T18" fmla="+- 0 2134 1721"/>
                              <a:gd name="T19" fmla="*/ 2134 h 473"/>
                              <a:gd name="T20" fmla="+- 0 6075 5648"/>
                              <a:gd name="T21" fmla="*/ T20 w 547"/>
                              <a:gd name="T22" fmla="+- 0 2144 1721"/>
                              <a:gd name="T23" fmla="*/ 2144 h 473"/>
                              <a:gd name="T24" fmla="+- 0 6101 5648"/>
                              <a:gd name="T25" fmla="*/ T24 w 547"/>
                              <a:gd name="T26" fmla="+- 0 2144 1721"/>
                              <a:gd name="T27" fmla="*/ 2144 h 473"/>
                              <a:gd name="T28" fmla="+- 0 6105 5648"/>
                              <a:gd name="T29" fmla="*/ T28 w 547"/>
                              <a:gd name="T30" fmla="+- 0 2140 1721"/>
                              <a:gd name="T31" fmla="*/ 2140 h 473"/>
                              <a:gd name="T32" fmla="+- 0 6105 5648"/>
                              <a:gd name="T33" fmla="*/ T32 w 547"/>
                              <a:gd name="T34" fmla="+- 0 2134 1721"/>
                              <a:gd name="T35" fmla="*/ 2134 h 473"/>
                              <a:gd name="T36" fmla="+- 0 6105 5648"/>
                              <a:gd name="T37" fmla="*/ T36 w 547"/>
                              <a:gd name="T38" fmla="+- 0 2140 1721"/>
                              <a:gd name="T39" fmla="*/ 2140 h 473"/>
                              <a:gd name="T40" fmla="+- 0 6101 5648"/>
                              <a:gd name="T41" fmla="*/ T40 w 547"/>
                              <a:gd name="T42" fmla="+- 0 2144 1721"/>
                              <a:gd name="T43" fmla="*/ 2144 h 473"/>
                              <a:gd name="T44" fmla="+- 0 6195 5648"/>
                              <a:gd name="T45" fmla="*/ T44 w 547"/>
                              <a:gd name="T46" fmla="+- 0 2134 1721"/>
                              <a:gd name="T47" fmla="*/ 2134 h 473"/>
                              <a:gd name="T48" fmla="+- 0 6105 5648"/>
                              <a:gd name="T49" fmla="*/ T48 w 547"/>
                              <a:gd name="T50" fmla="+- 0 2128 1721"/>
                              <a:gd name="T51" fmla="*/ 2128 h 473"/>
                              <a:gd name="T52" fmla="+- 0 6101 5648"/>
                              <a:gd name="T53" fmla="*/ T52 w 547"/>
                              <a:gd name="T54" fmla="+- 0 2124 1721"/>
                              <a:gd name="T55" fmla="*/ 2124 h 473"/>
                              <a:gd name="T56" fmla="+- 0 5926 5648"/>
                              <a:gd name="T57" fmla="*/ T56 w 547"/>
                              <a:gd name="T58" fmla="+- 0 2124 1721"/>
                              <a:gd name="T59" fmla="*/ 2124 h 473"/>
                              <a:gd name="T60" fmla="+- 0 5926 5648"/>
                              <a:gd name="T61" fmla="*/ T60 w 547"/>
                              <a:gd name="T62" fmla="+- 0 1741 1721"/>
                              <a:gd name="T63" fmla="*/ 1741 h 473"/>
                              <a:gd name="T64" fmla="+- 0 5916 5648"/>
                              <a:gd name="T65" fmla="*/ T64 w 547"/>
                              <a:gd name="T66" fmla="+- 0 1741 1721"/>
                              <a:gd name="T67" fmla="*/ 1741 h 4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547" h="473">
                                <a:moveTo>
                                  <a:pt x="268" y="20"/>
                                </a:moveTo>
                                <a:lnTo>
                                  <a:pt x="268" y="419"/>
                                </a:lnTo>
                                <a:lnTo>
                                  <a:pt x="273" y="423"/>
                                </a:lnTo>
                                <a:lnTo>
                                  <a:pt x="278" y="423"/>
                                </a:lnTo>
                                <a:lnTo>
                                  <a:pt x="288" y="413"/>
                                </a:lnTo>
                                <a:lnTo>
                                  <a:pt x="427" y="423"/>
                                </a:lnTo>
                                <a:lnTo>
                                  <a:pt x="453" y="423"/>
                                </a:lnTo>
                                <a:lnTo>
                                  <a:pt x="457" y="419"/>
                                </a:lnTo>
                                <a:lnTo>
                                  <a:pt x="457" y="413"/>
                                </a:lnTo>
                                <a:lnTo>
                                  <a:pt x="457" y="419"/>
                                </a:lnTo>
                                <a:lnTo>
                                  <a:pt x="453" y="423"/>
                                </a:lnTo>
                                <a:lnTo>
                                  <a:pt x="547" y="413"/>
                                </a:lnTo>
                                <a:lnTo>
                                  <a:pt x="457" y="407"/>
                                </a:lnTo>
                                <a:lnTo>
                                  <a:pt x="453" y="403"/>
                                </a:lnTo>
                                <a:lnTo>
                                  <a:pt x="278" y="403"/>
                                </a:lnTo>
                                <a:lnTo>
                                  <a:pt x="278" y="20"/>
                                </a:lnTo>
                                <a:lnTo>
                                  <a:pt x="268"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88"/>
                        <wps:cNvSpPr>
                          <a:spLocks/>
                        </wps:cNvSpPr>
                        <wps:spPr bwMode="auto">
                          <a:xfrm>
                            <a:off x="5648" y="1721"/>
                            <a:ext cx="547" cy="473"/>
                          </a:xfrm>
                          <a:custGeom>
                            <a:avLst/>
                            <a:gdLst>
                              <a:gd name="T0" fmla="+- 0 6075 5648"/>
                              <a:gd name="T1" fmla="*/ T0 w 547"/>
                              <a:gd name="T2" fmla="+- 0 2124 1721"/>
                              <a:gd name="T3" fmla="*/ 2124 h 473"/>
                              <a:gd name="T4" fmla="+- 0 6101 5648"/>
                              <a:gd name="T5" fmla="*/ T4 w 547"/>
                              <a:gd name="T6" fmla="+- 0 2124 1721"/>
                              <a:gd name="T7" fmla="*/ 2124 h 473"/>
                              <a:gd name="T8" fmla="+- 0 6105 5648"/>
                              <a:gd name="T9" fmla="*/ T8 w 547"/>
                              <a:gd name="T10" fmla="+- 0 2128 1721"/>
                              <a:gd name="T11" fmla="*/ 2128 h 473"/>
                              <a:gd name="T12" fmla="+- 0 6195 5648"/>
                              <a:gd name="T13" fmla="*/ T12 w 547"/>
                              <a:gd name="T14" fmla="+- 0 2134 1721"/>
                              <a:gd name="T15" fmla="*/ 2134 h 473"/>
                              <a:gd name="T16" fmla="+- 0 6075 5648"/>
                              <a:gd name="T17" fmla="*/ T16 w 547"/>
                              <a:gd name="T18" fmla="+- 0 2074 1721"/>
                              <a:gd name="T19" fmla="*/ 2074 h 473"/>
                              <a:gd name="T20" fmla="+- 0 6075 5648"/>
                              <a:gd name="T21" fmla="*/ T20 w 547"/>
                              <a:gd name="T22" fmla="+- 0 2124 1721"/>
                              <a:gd name="T23" fmla="*/ 2124 h 473"/>
                            </a:gdLst>
                            <a:ahLst/>
                            <a:cxnLst>
                              <a:cxn ang="0">
                                <a:pos x="T1" y="T3"/>
                              </a:cxn>
                              <a:cxn ang="0">
                                <a:pos x="T5" y="T7"/>
                              </a:cxn>
                              <a:cxn ang="0">
                                <a:pos x="T9" y="T11"/>
                              </a:cxn>
                              <a:cxn ang="0">
                                <a:pos x="T13" y="T15"/>
                              </a:cxn>
                              <a:cxn ang="0">
                                <a:pos x="T17" y="T19"/>
                              </a:cxn>
                              <a:cxn ang="0">
                                <a:pos x="T21" y="T23"/>
                              </a:cxn>
                            </a:cxnLst>
                            <a:rect l="0" t="0" r="r" b="b"/>
                            <a:pathLst>
                              <a:path w="547" h="473">
                                <a:moveTo>
                                  <a:pt x="427" y="403"/>
                                </a:moveTo>
                                <a:lnTo>
                                  <a:pt x="453" y="403"/>
                                </a:lnTo>
                                <a:lnTo>
                                  <a:pt x="457" y="407"/>
                                </a:lnTo>
                                <a:lnTo>
                                  <a:pt x="547" y="413"/>
                                </a:lnTo>
                                <a:lnTo>
                                  <a:pt x="427" y="353"/>
                                </a:lnTo>
                                <a:lnTo>
                                  <a:pt x="427" y="40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89"/>
                        <wps:cNvSpPr>
                          <a:spLocks/>
                        </wps:cNvSpPr>
                        <wps:spPr bwMode="auto">
                          <a:xfrm>
                            <a:off x="5648" y="1721"/>
                            <a:ext cx="547" cy="473"/>
                          </a:xfrm>
                          <a:custGeom>
                            <a:avLst/>
                            <a:gdLst>
                              <a:gd name="T0" fmla="+- 0 6101 5648"/>
                              <a:gd name="T1" fmla="*/ T0 w 547"/>
                              <a:gd name="T2" fmla="+- 0 2144 1721"/>
                              <a:gd name="T3" fmla="*/ 2144 h 473"/>
                              <a:gd name="T4" fmla="+- 0 6075 5648"/>
                              <a:gd name="T5" fmla="*/ T4 w 547"/>
                              <a:gd name="T6" fmla="+- 0 2144 1721"/>
                              <a:gd name="T7" fmla="*/ 2144 h 473"/>
                              <a:gd name="T8" fmla="+- 0 6075 5648"/>
                              <a:gd name="T9" fmla="*/ T8 w 547"/>
                              <a:gd name="T10" fmla="+- 0 2194 1721"/>
                              <a:gd name="T11" fmla="*/ 2194 h 473"/>
                              <a:gd name="T12" fmla="+- 0 6195 5648"/>
                              <a:gd name="T13" fmla="*/ T12 w 547"/>
                              <a:gd name="T14" fmla="+- 0 2134 1721"/>
                              <a:gd name="T15" fmla="*/ 2134 h 473"/>
                              <a:gd name="T16" fmla="+- 0 6101 5648"/>
                              <a:gd name="T17" fmla="*/ T16 w 547"/>
                              <a:gd name="T18" fmla="+- 0 2144 1721"/>
                              <a:gd name="T19" fmla="*/ 2144 h 473"/>
                            </a:gdLst>
                            <a:ahLst/>
                            <a:cxnLst>
                              <a:cxn ang="0">
                                <a:pos x="T1" y="T3"/>
                              </a:cxn>
                              <a:cxn ang="0">
                                <a:pos x="T5" y="T7"/>
                              </a:cxn>
                              <a:cxn ang="0">
                                <a:pos x="T9" y="T11"/>
                              </a:cxn>
                              <a:cxn ang="0">
                                <a:pos x="T13" y="T15"/>
                              </a:cxn>
                              <a:cxn ang="0">
                                <a:pos x="T17" y="T19"/>
                              </a:cxn>
                            </a:cxnLst>
                            <a:rect l="0" t="0" r="r" b="b"/>
                            <a:pathLst>
                              <a:path w="547" h="473">
                                <a:moveTo>
                                  <a:pt x="453" y="423"/>
                                </a:moveTo>
                                <a:lnTo>
                                  <a:pt x="427" y="423"/>
                                </a:lnTo>
                                <a:lnTo>
                                  <a:pt x="427" y="473"/>
                                </a:lnTo>
                                <a:lnTo>
                                  <a:pt x="547" y="413"/>
                                </a:lnTo>
                                <a:lnTo>
                                  <a:pt x="453" y="4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90"/>
                        <wps:cNvSpPr>
                          <a:spLocks/>
                        </wps:cNvSpPr>
                        <wps:spPr bwMode="auto">
                          <a:xfrm>
                            <a:off x="6195" y="1942"/>
                            <a:ext cx="1022" cy="422"/>
                          </a:xfrm>
                          <a:custGeom>
                            <a:avLst/>
                            <a:gdLst>
                              <a:gd name="T0" fmla="+- 0 6195 6195"/>
                              <a:gd name="T1" fmla="*/ T0 w 1022"/>
                              <a:gd name="T2" fmla="+- 0 2364 1942"/>
                              <a:gd name="T3" fmla="*/ 2364 h 422"/>
                              <a:gd name="T4" fmla="+- 0 7217 6195"/>
                              <a:gd name="T5" fmla="*/ T4 w 1022"/>
                              <a:gd name="T6" fmla="+- 0 2364 1942"/>
                              <a:gd name="T7" fmla="*/ 2364 h 422"/>
                              <a:gd name="T8" fmla="+- 0 7217 6195"/>
                              <a:gd name="T9" fmla="*/ T8 w 1022"/>
                              <a:gd name="T10" fmla="+- 0 1942 1942"/>
                              <a:gd name="T11" fmla="*/ 1942 h 422"/>
                              <a:gd name="T12" fmla="+- 0 6195 6195"/>
                              <a:gd name="T13" fmla="*/ T12 w 1022"/>
                              <a:gd name="T14" fmla="+- 0 1942 1942"/>
                              <a:gd name="T15" fmla="*/ 1942 h 422"/>
                              <a:gd name="T16" fmla="+- 0 6195 6195"/>
                              <a:gd name="T17" fmla="*/ T16 w 1022"/>
                              <a:gd name="T18" fmla="+- 0 2364 1942"/>
                              <a:gd name="T19" fmla="*/ 2364 h 422"/>
                            </a:gdLst>
                            <a:ahLst/>
                            <a:cxnLst>
                              <a:cxn ang="0">
                                <a:pos x="T1" y="T3"/>
                              </a:cxn>
                              <a:cxn ang="0">
                                <a:pos x="T5" y="T7"/>
                              </a:cxn>
                              <a:cxn ang="0">
                                <a:pos x="T9" y="T11"/>
                              </a:cxn>
                              <a:cxn ang="0">
                                <a:pos x="T13" y="T15"/>
                              </a:cxn>
                              <a:cxn ang="0">
                                <a:pos x="T17" y="T19"/>
                              </a:cxn>
                            </a:cxnLst>
                            <a:rect l="0" t="0" r="r" b="b"/>
                            <a:pathLst>
                              <a:path w="1022" h="422">
                                <a:moveTo>
                                  <a:pt x="0" y="422"/>
                                </a:moveTo>
                                <a:lnTo>
                                  <a:pt x="1022" y="422"/>
                                </a:lnTo>
                                <a:lnTo>
                                  <a:pt x="1022" y="0"/>
                                </a:lnTo>
                                <a:lnTo>
                                  <a:pt x="0" y="0"/>
                                </a:lnTo>
                                <a:lnTo>
                                  <a:pt x="0" y="4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E93DA9" w:rsidRDefault="00E93DA9" w:rsidP="004B476B">
                              <w:pPr>
                                <w:jc w:val="center"/>
                              </w:pPr>
                              <w:r>
                                <w:t>Design</w:t>
                              </w:r>
                            </w:p>
                          </w:txbxContent>
                        </wps:txbx>
                        <wps:bodyPr rot="0" vert="horz" wrap="square" lIns="91440" tIns="45720" rIns="91440" bIns="45720" anchor="t" anchorCtr="0" upright="1">
                          <a:noAutofit/>
                        </wps:bodyPr>
                      </wps:wsp>
                      <wps:wsp>
                        <wps:cNvPr id="127" name="Freeform 91"/>
                        <wps:cNvSpPr>
                          <a:spLocks/>
                        </wps:cNvSpPr>
                        <wps:spPr bwMode="auto">
                          <a:xfrm>
                            <a:off x="6195" y="1942"/>
                            <a:ext cx="1022" cy="422"/>
                          </a:xfrm>
                          <a:custGeom>
                            <a:avLst/>
                            <a:gdLst>
                              <a:gd name="T0" fmla="+- 0 6195 6195"/>
                              <a:gd name="T1" fmla="*/ T0 w 1022"/>
                              <a:gd name="T2" fmla="+- 0 2364 1942"/>
                              <a:gd name="T3" fmla="*/ 2364 h 422"/>
                              <a:gd name="T4" fmla="+- 0 7217 6195"/>
                              <a:gd name="T5" fmla="*/ T4 w 1022"/>
                              <a:gd name="T6" fmla="+- 0 2364 1942"/>
                              <a:gd name="T7" fmla="*/ 2364 h 422"/>
                              <a:gd name="T8" fmla="+- 0 7217 6195"/>
                              <a:gd name="T9" fmla="*/ T8 w 1022"/>
                              <a:gd name="T10" fmla="+- 0 1942 1942"/>
                              <a:gd name="T11" fmla="*/ 1942 h 422"/>
                              <a:gd name="T12" fmla="+- 0 6195 6195"/>
                              <a:gd name="T13" fmla="*/ T12 w 1022"/>
                              <a:gd name="T14" fmla="+- 0 1942 1942"/>
                              <a:gd name="T15" fmla="*/ 1942 h 422"/>
                              <a:gd name="T16" fmla="+- 0 6195 6195"/>
                              <a:gd name="T17" fmla="*/ T16 w 1022"/>
                              <a:gd name="T18" fmla="+- 0 2364 1942"/>
                              <a:gd name="T19" fmla="*/ 2364 h 422"/>
                            </a:gdLst>
                            <a:ahLst/>
                            <a:cxnLst>
                              <a:cxn ang="0">
                                <a:pos x="T1" y="T3"/>
                              </a:cxn>
                              <a:cxn ang="0">
                                <a:pos x="T5" y="T7"/>
                              </a:cxn>
                              <a:cxn ang="0">
                                <a:pos x="T9" y="T11"/>
                              </a:cxn>
                              <a:cxn ang="0">
                                <a:pos x="T13" y="T15"/>
                              </a:cxn>
                              <a:cxn ang="0">
                                <a:pos x="T17" y="T19"/>
                              </a:cxn>
                            </a:cxnLst>
                            <a:rect l="0" t="0" r="r" b="b"/>
                            <a:pathLst>
                              <a:path w="1022" h="422">
                                <a:moveTo>
                                  <a:pt x="0" y="422"/>
                                </a:moveTo>
                                <a:lnTo>
                                  <a:pt x="1022" y="422"/>
                                </a:lnTo>
                                <a:lnTo>
                                  <a:pt x="1022" y="0"/>
                                </a:lnTo>
                                <a:lnTo>
                                  <a:pt x="0" y="0"/>
                                </a:lnTo>
                                <a:lnTo>
                                  <a:pt x="0" y="4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Freeform 92"/>
                        <wps:cNvSpPr>
                          <a:spLocks/>
                        </wps:cNvSpPr>
                        <wps:spPr bwMode="auto">
                          <a:xfrm>
                            <a:off x="7207" y="2124"/>
                            <a:ext cx="682" cy="466"/>
                          </a:xfrm>
                          <a:custGeom>
                            <a:avLst/>
                            <a:gdLst>
                              <a:gd name="T0" fmla="+- 0 7563 7207"/>
                              <a:gd name="T1" fmla="*/ T0 w 682"/>
                              <a:gd name="T2" fmla="+- 0 2530 2124"/>
                              <a:gd name="T3" fmla="*/ 2530 h 466"/>
                              <a:gd name="T4" fmla="+- 0 7553 7207"/>
                              <a:gd name="T5" fmla="*/ T4 w 682"/>
                              <a:gd name="T6" fmla="+- 0 2540 2124"/>
                              <a:gd name="T7" fmla="*/ 2540 h 466"/>
                              <a:gd name="T8" fmla="+- 0 7769 7207"/>
                              <a:gd name="T9" fmla="*/ T8 w 682"/>
                              <a:gd name="T10" fmla="+- 0 2540 2124"/>
                              <a:gd name="T11" fmla="*/ 2540 h 466"/>
                              <a:gd name="T12" fmla="+- 0 7563 7207"/>
                              <a:gd name="T13" fmla="*/ T12 w 682"/>
                              <a:gd name="T14" fmla="+- 0 2530 2124"/>
                              <a:gd name="T15" fmla="*/ 2530 h 466"/>
                            </a:gdLst>
                            <a:ahLst/>
                            <a:cxnLst>
                              <a:cxn ang="0">
                                <a:pos x="T1" y="T3"/>
                              </a:cxn>
                              <a:cxn ang="0">
                                <a:pos x="T5" y="T7"/>
                              </a:cxn>
                              <a:cxn ang="0">
                                <a:pos x="T9" y="T11"/>
                              </a:cxn>
                              <a:cxn ang="0">
                                <a:pos x="T13" y="T15"/>
                              </a:cxn>
                            </a:cxnLst>
                            <a:rect l="0" t="0" r="r" b="b"/>
                            <a:pathLst>
                              <a:path w="682" h="466">
                                <a:moveTo>
                                  <a:pt x="356" y="406"/>
                                </a:moveTo>
                                <a:lnTo>
                                  <a:pt x="346" y="416"/>
                                </a:lnTo>
                                <a:lnTo>
                                  <a:pt x="562" y="416"/>
                                </a:lnTo>
                                <a:lnTo>
                                  <a:pt x="356" y="40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93"/>
                        <wps:cNvSpPr>
                          <a:spLocks/>
                        </wps:cNvSpPr>
                        <wps:spPr bwMode="auto">
                          <a:xfrm>
                            <a:off x="7207" y="2124"/>
                            <a:ext cx="682" cy="466"/>
                          </a:xfrm>
                          <a:custGeom>
                            <a:avLst/>
                            <a:gdLst>
                              <a:gd name="T0" fmla="+- 0 7217 7207"/>
                              <a:gd name="T1" fmla="*/ T0 w 682"/>
                              <a:gd name="T2" fmla="+- 0 2124 2124"/>
                              <a:gd name="T3" fmla="*/ 2124 h 466"/>
                              <a:gd name="T4" fmla="+- 0 7543 7207"/>
                              <a:gd name="T5" fmla="*/ T4 w 682"/>
                              <a:gd name="T6" fmla="+- 0 2134 2124"/>
                              <a:gd name="T7" fmla="*/ 2134 h 466"/>
                              <a:gd name="T8" fmla="+- 0 7553 7207"/>
                              <a:gd name="T9" fmla="*/ T8 w 682"/>
                              <a:gd name="T10" fmla="+- 0 2124 2124"/>
                              <a:gd name="T11" fmla="*/ 2124 h 466"/>
                              <a:gd name="T12" fmla="+- 0 7217 7207"/>
                              <a:gd name="T13" fmla="*/ T12 w 682"/>
                              <a:gd name="T14" fmla="+- 0 2124 2124"/>
                              <a:gd name="T15" fmla="*/ 2124 h 466"/>
                            </a:gdLst>
                            <a:ahLst/>
                            <a:cxnLst>
                              <a:cxn ang="0">
                                <a:pos x="T1" y="T3"/>
                              </a:cxn>
                              <a:cxn ang="0">
                                <a:pos x="T5" y="T7"/>
                              </a:cxn>
                              <a:cxn ang="0">
                                <a:pos x="T9" y="T11"/>
                              </a:cxn>
                              <a:cxn ang="0">
                                <a:pos x="T13" y="T15"/>
                              </a:cxn>
                            </a:cxnLst>
                            <a:rect l="0" t="0" r="r" b="b"/>
                            <a:pathLst>
                              <a:path w="682" h="466">
                                <a:moveTo>
                                  <a:pt x="10" y="0"/>
                                </a:moveTo>
                                <a:lnTo>
                                  <a:pt x="336" y="10"/>
                                </a:lnTo>
                                <a:lnTo>
                                  <a:pt x="346" y="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94"/>
                        <wps:cNvSpPr>
                          <a:spLocks/>
                        </wps:cNvSpPr>
                        <wps:spPr bwMode="auto">
                          <a:xfrm>
                            <a:off x="7207" y="2124"/>
                            <a:ext cx="682" cy="466"/>
                          </a:xfrm>
                          <a:custGeom>
                            <a:avLst/>
                            <a:gdLst>
                              <a:gd name="T0" fmla="+- 0 7563 7207"/>
                              <a:gd name="T1" fmla="*/ T0 w 682"/>
                              <a:gd name="T2" fmla="+- 0 2128 2124"/>
                              <a:gd name="T3" fmla="*/ 2128 h 466"/>
                              <a:gd name="T4" fmla="+- 0 7558 7207"/>
                              <a:gd name="T5" fmla="*/ T4 w 682"/>
                              <a:gd name="T6" fmla="+- 0 2124 2124"/>
                              <a:gd name="T7" fmla="*/ 2124 h 466"/>
                              <a:gd name="T8" fmla="+- 0 7553 7207"/>
                              <a:gd name="T9" fmla="*/ T8 w 682"/>
                              <a:gd name="T10" fmla="+- 0 2124 2124"/>
                              <a:gd name="T11" fmla="*/ 2124 h 466"/>
                              <a:gd name="T12" fmla="+- 0 7543 7207"/>
                              <a:gd name="T13" fmla="*/ T12 w 682"/>
                              <a:gd name="T14" fmla="+- 0 2134 2124"/>
                              <a:gd name="T15" fmla="*/ 2134 h 466"/>
                              <a:gd name="T16" fmla="+- 0 7217 7207"/>
                              <a:gd name="T17" fmla="*/ T16 w 682"/>
                              <a:gd name="T18" fmla="+- 0 2124 2124"/>
                              <a:gd name="T19" fmla="*/ 2124 h 466"/>
                              <a:gd name="T20" fmla="+- 0 7211 7207"/>
                              <a:gd name="T21" fmla="*/ T20 w 682"/>
                              <a:gd name="T22" fmla="+- 0 2124 2124"/>
                              <a:gd name="T23" fmla="*/ 2124 h 466"/>
                              <a:gd name="T24" fmla="+- 0 7207 7207"/>
                              <a:gd name="T25" fmla="*/ T24 w 682"/>
                              <a:gd name="T26" fmla="+- 0 2128 2124"/>
                              <a:gd name="T27" fmla="*/ 2128 h 466"/>
                              <a:gd name="T28" fmla="+- 0 7207 7207"/>
                              <a:gd name="T29" fmla="*/ T28 w 682"/>
                              <a:gd name="T30" fmla="+- 0 2140 2124"/>
                              <a:gd name="T31" fmla="*/ 2140 h 466"/>
                              <a:gd name="T32" fmla="+- 0 7211 7207"/>
                              <a:gd name="T33" fmla="*/ T32 w 682"/>
                              <a:gd name="T34" fmla="+- 0 2144 2124"/>
                              <a:gd name="T35" fmla="*/ 2144 h 466"/>
                              <a:gd name="T36" fmla="+- 0 7553 7207"/>
                              <a:gd name="T37" fmla="*/ T36 w 682"/>
                              <a:gd name="T38" fmla="+- 0 2144 2124"/>
                              <a:gd name="T39" fmla="*/ 2144 h 466"/>
                              <a:gd name="T40" fmla="+- 0 7553 7207"/>
                              <a:gd name="T41" fmla="*/ T40 w 682"/>
                              <a:gd name="T42" fmla="+- 0 2520 2124"/>
                              <a:gd name="T43" fmla="*/ 2520 h 466"/>
                              <a:gd name="T44" fmla="+- 0 7563 7207"/>
                              <a:gd name="T45" fmla="*/ T44 w 682"/>
                              <a:gd name="T46" fmla="+- 0 2520 2124"/>
                              <a:gd name="T47" fmla="*/ 2520 h 466"/>
                              <a:gd name="T48" fmla="+- 0 7563 7207"/>
                              <a:gd name="T49" fmla="*/ T48 w 682"/>
                              <a:gd name="T50" fmla="+- 0 2128 2124"/>
                              <a:gd name="T51" fmla="*/ 2128 h 4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82" h="466">
                                <a:moveTo>
                                  <a:pt x="356" y="4"/>
                                </a:moveTo>
                                <a:lnTo>
                                  <a:pt x="351" y="0"/>
                                </a:lnTo>
                                <a:lnTo>
                                  <a:pt x="346" y="0"/>
                                </a:lnTo>
                                <a:lnTo>
                                  <a:pt x="336" y="10"/>
                                </a:lnTo>
                                <a:lnTo>
                                  <a:pt x="10" y="0"/>
                                </a:lnTo>
                                <a:lnTo>
                                  <a:pt x="4" y="0"/>
                                </a:lnTo>
                                <a:lnTo>
                                  <a:pt x="0" y="4"/>
                                </a:lnTo>
                                <a:lnTo>
                                  <a:pt x="0" y="16"/>
                                </a:lnTo>
                                <a:lnTo>
                                  <a:pt x="4" y="20"/>
                                </a:lnTo>
                                <a:lnTo>
                                  <a:pt x="346" y="20"/>
                                </a:lnTo>
                                <a:lnTo>
                                  <a:pt x="346" y="396"/>
                                </a:lnTo>
                                <a:lnTo>
                                  <a:pt x="356" y="396"/>
                                </a:lnTo>
                                <a:lnTo>
                                  <a:pt x="356"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95"/>
                        <wps:cNvSpPr>
                          <a:spLocks/>
                        </wps:cNvSpPr>
                        <wps:spPr bwMode="auto">
                          <a:xfrm>
                            <a:off x="7207" y="2124"/>
                            <a:ext cx="682" cy="466"/>
                          </a:xfrm>
                          <a:custGeom>
                            <a:avLst/>
                            <a:gdLst>
                              <a:gd name="T0" fmla="+- 0 7543 7207"/>
                              <a:gd name="T1" fmla="*/ T0 w 682"/>
                              <a:gd name="T2" fmla="+- 0 2144 2124"/>
                              <a:gd name="T3" fmla="*/ 2144 h 466"/>
                              <a:gd name="T4" fmla="+- 0 7543 7207"/>
                              <a:gd name="T5" fmla="*/ T4 w 682"/>
                              <a:gd name="T6" fmla="+- 0 2536 2124"/>
                              <a:gd name="T7" fmla="*/ 2536 h 466"/>
                              <a:gd name="T8" fmla="+- 0 7547 7207"/>
                              <a:gd name="T9" fmla="*/ T8 w 682"/>
                              <a:gd name="T10" fmla="+- 0 2540 2124"/>
                              <a:gd name="T11" fmla="*/ 2540 h 466"/>
                              <a:gd name="T12" fmla="+- 0 7553 7207"/>
                              <a:gd name="T13" fmla="*/ T12 w 682"/>
                              <a:gd name="T14" fmla="+- 0 2540 2124"/>
                              <a:gd name="T15" fmla="*/ 2540 h 466"/>
                              <a:gd name="T16" fmla="+- 0 7563 7207"/>
                              <a:gd name="T17" fmla="*/ T16 w 682"/>
                              <a:gd name="T18" fmla="+- 0 2530 2124"/>
                              <a:gd name="T19" fmla="*/ 2530 h 466"/>
                              <a:gd name="T20" fmla="+- 0 7769 7207"/>
                              <a:gd name="T21" fmla="*/ T20 w 682"/>
                              <a:gd name="T22" fmla="+- 0 2540 2124"/>
                              <a:gd name="T23" fmla="*/ 2540 h 466"/>
                              <a:gd name="T24" fmla="+- 0 7795 7207"/>
                              <a:gd name="T25" fmla="*/ T24 w 682"/>
                              <a:gd name="T26" fmla="+- 0 2540 2124"/>
                              <a:gd name="T27" fmla="*/ 2540 h 466"/>
                              <a:gd name="T28" fmla="+- 0 7799 7207"/>
                              <a:gd name="T29" fmla="*/ T28 w 682"/>
                              <a:gd name="T30" fmla="+- 0 2536 2124"/>
                              <a:gd name="T31" fmla="*/ 2536 h 466"/>
                              <a:gd name="T32" fmla="+- 0 7799 7207"/>
                              <a:gd name="T33" fmla="*/ T32 w 682"/>
                              <a:gd name="T34" fmla="+- 0 2530 2124"/>
                              <a:gd name="T35" fmla="*/ 2530 h 466"/>
                              <a:gd name="T36" fmla="+- 0 7799 7207"/>
                              <a:gd name="T37" fmla="*/ T36 w 682"/>
                              <a:gd name="T38" fmla="+- 0 2536 2124"/>
                              <a:gd name="T39" fmla="*/ 2536 h 466"/>
                              <a:gd name="T40" fmla="+- 0 7795 7207"/>
                              <a:gd name="T41" fmla="*/ T40 w 682"/>
                              <a:gd name="T42" fmla="+- 0 2540 2124"/>
                              <a:gd name="T43" fmla="*/ 2540 h 466"/>
                              <a:gd name="T44" fmla="+- 0 7889 7207"/>
                              <a:gd name="T45" fmla="*/ T44 w 682"/>
                              <a:gd name="T46" fmla="+- 0 2530 2124"/>
                              <a:gd name="T47" fmla="*/ 2530 h 466"/>
                              <a:gd name="T48" fmla="+- 0 7799 7207"/>
                              <a:gd name="T49" fmla="*/ T48 w 682"/>
                              <a:gd name="T50" fmla="+- 0 2524 2124"/>
                              <a:gd name="T51" fmla="*/ 2524 h 466"/>
                              <a:gd name="T52" fmla="+- 0 7795 7207"/>
                              <a:gd name="T53" fmla="*/ T52 w 682"/>
                              <a:gd name="T54" fmla="+- 0 2520 2124"/>
                              <a:gd name="T55" fmla="*/ 2520 h 466"/>
                              <a:gd name="T56" fmla="+- 0 7553 7207"/>
                              <a:gd name="T57" fmla="*/ T56 w 682"/>
                              <a:gd name="T58" fmla="+- 0 2520 2124"/>
                              <a:gd name="T59" fmla="*/ 2520 h 466"/>
                              <a:gd name="T60" fmla="+- 0 7553 7207"/>
                              <a:gd name="T61" fmla="*/ T60 w 682"/>
                              <a:gd name="T62" fmla="+- 0 2144 2124"/>
                              <a:gd name="T63" fmla="*/ 2144 h 466"/>
                              <a:gd name="T64" fmla="+- 0 7543 7207"/>
                              <a:gd name="T65" fmla="*/ T64 w 682"/>
                              <a:gd name="T66" fmla="+- 0 2144 2124"/>
                              <a:gd name="T67" fmla="*/ 2144 h 4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82" h="466">
                                <a:moveTo>
                                  <a:pt x="336" y="20"/>
                                </a:moveTo>
                                <a:lnTo>
                                  <a:pt x="336" y="412"/>
                                </a:lnTo>
                                <a:lnTo>
                                  <a:pt x="340" y="416"/>
                                </a:lnTo>
                                <a:lnTo>
                                  <a:pt x="346" y="416"/>
                                </a:lnTo>
                                <a:lnTo>
                                  <a:pt x="356" y="406"/>
                                </a:lnTo>
                                <a:lnTo>
                                  <a:pt x="562" y="416"/>
                                </a:lnTo>
                                <a:lnTo>
                                  <a:pt x="588" y="416"/>
                                </a:lnTo>
                                <a:lnTo>
                                  <a:pt x="592" y="412"/>
                                </a:lnTo>
                                <a:lnTo>
                                  <a:pt x="592" y="406"/>
                                </a:lnTo>
                                <a:lnTo>
                                  <a:pt x="592" y="412"/>
                                </a:lnTo>
                                <a:lnTo>
                                  <a:pt x="588" y="416"/>
                                </a:lnTo>
                                <a:lnTo>
                                  <a:pt x="682" y="406"/>
                                </a:lnTo>
                                <a:lnTo>
                                  <a:pt x="592" y="400"/>
                                </a:lnTo>
                                <a:lnTo>
                                  <a:pt x="588" y="396"/>
                                </a:lnTo>
                                <a:lnTo>
                                  <a:pt x="346" y="396"/>
                                </a:lnTo>
                                <a:lnTo>
                                  <a:pt x="346" y="20"/>
                                </a:lnTo>
                                <a:lnTo>
                                  <a:pt x="33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96"/>
                        <wps:cNvSpPr>
                          <a:spLocks/>
                        </wps:cNvSpPr>
                        <wps:spPr bwMode="auto">
                          <a:xfrm>
                            <a:off x="7207" y="2124"/>
                            <a:ext cx="682" cy="466"/>
                          </a:xfrm>
                          <a:custGeom>
                            <a:avLst/>
                            <a:gdLst>
                              <a:gd name="T0" fmla="+- 0 7769 7207"/>
                              <a:gd name="T1" fmla="*/ T0 w 682"/>
                              <a:gd name="T2" fmla="+- 0 2520 2124"/>
                              <a:gd name="T3" fmla="*/ 2520 h 466"/>
                              <a:gd name="T4" fmla="+- 0 7795 7207"/>
                              <a:gd name="T5" fmla="*/ T4 w 682"/>
                              <a:gd name="T6" fmla="+- 0 2520 2124"/>
                              <a:gd name="T7" fmla="*/ 2520 h 466"/>
                              <a:gd name="T8" fmla="+- 0 7799 7207"/>
                              <a:gd name="T9" fmla="*/ T8 w 682"/>
                              <a:gd name="T10" fmla="+- 0 2524 2124"/>
                              <a:gd name="T11" fmla="*/ 2524 h 466"/>
                              <a:gd name="T12" fmla="+- 0 7889 7207"/>
                              <a:gd name="T13" fmla="*/ T12 w 682"/>
                              <a:gd name="T14" fmla="+- 0 2530 2124"/>
                              <a:gd name="T15" fmla="*/ 2530 h 466"/>
                              <a:gd name="T16" fmla="+- 0 7769 7207"/>
                              <a:gd name="T17" fmla="*/ T16 w 682"/>
                              <a:gd name="T18" fmla="+- 0 2470 2124"/>
                              <a:gd name="T19" fmla="*/ 2470 h 466"/>
                              <a:gd name="T20" fmla="+- 0 7769 7207"/>
                              <a:gd name="T21" fmla="*/ T20 w 682"/>
                              <a:gd name="T22" fmla="+- 0 2520 2124"/>
                              <a:gd name="T23" fmla="*/ 2520 h 466"/>
                            </a:gdLst>
                            <a:ahLst/>
                            <a:cxnLst>
                              <a:cxn ang="0">
                                <a:pos x="T1" y="T3"/>
                              </a:cxn>
                              <a:cxn ang="0">
                                <a:pos x="T5" y="T7"/>
                              </a:cxn>
                              <a:cxn ang="0">
                                <a:pos x="T9" y="T11"/>
                              </a:cxn>
                              <a:cxn ang="0">
                                <a:pos x="T13" y="T15"/>
                              </a:cxn>
                              <a:cxn ang="0">
                                <a:pos x="T17" y="T19"/>
                              </a:cxn>
                              <a:cxn ang="0">
                                <a:pos x="T21" y="T23"/>
                              </a:cxn>
                            </a:cxnLst>
                            <a:rect l="0" t="0" r="r" b="b"/>
                            <a:pathLst>
                              <a:path w="682" h="466">
                                <a:moveTo>
                                  <a:pt x="562" y="396"/>
                                </a:moveTo>
                                <a:lnTo>
                                  <a:pt x="588" y="396"/>
                                </a:lnTo>
                                <a:lnTo>
                                  <a:pt x="592" y="400"/>
                                </a:lnTo>
                                <a:lnTo>
                                  <a:pt x="682" y="406"/>
                                </a:lnTo>
                                <a:lnTo>
                                  <a:pt x="562" y="346"/>
                                </a:lnTo>
                                <a:lnTo>
                                  <a:pt x="562" y="3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97"/>
                        <wps:cNvSpPr>
                          <a:spLocks/>
                        </wps:cNvSpPr>
                        <wps:spPr bwMode="auto">
                          <a:xfrm>
                            <a:off x="7207" y="2124"/>
                            <a:ext cx="682" cy="466"/>
                          </a:xfrm>
                          <a:custGeom>
                            <a:avLst/>
                            <a:gdLst>
                              <a:gd name="T0" fmla="+- 0 7795 7207"/>
                              <a:gd name="T1" fmla="*/ T0 w 682"/>
                              <a:gd name="T2" fmla="+- 0 2540 2124"/>
                              <a:gd name="T3" fmla="*/ 2540 h 466"/>
                              <a:gd name="T4" fmla="+- 0 7769 7207"/>
                              <a:gd name="T5" fmla="*/ T4 w 682"/>
                              <a:gd name="T6" fmla="+- 0 2540 2124"/>
                              <a:gd name="T7" fmla="*/ 2540 h 466"/>
                              <a:gd name="T8" fmla="+- 0 7769 7207"/>
                              <a:gd name="T9" fmla="*/ T8 w 682"/>
                              <a:gd name="T10" fmla="+- 0 2590 2124"/>
                              <a:gd name="T11" fmla="*/ 2590 h 466"/>
                              <a:gd name="T12" fmla="+- 0 7889 7207"/>
                              <a:gd name="T13" fmla="*/ T12 w 682"/>
                              <a:gd name="T14" fmla="+- 0 2530 2124"/>
                              <a:gd name="T15" fmla="*/ 2530 h 466"/>
                              <a:gd name="T16" fmla="+- 0 7795 7207"/>
                              <a:gd name="T17" fmla="*/ T16 w 682"/>
                              <a:gd name="T18" fmla="+- 0 2540 2124"/>
                              <a:gd name="T19" fmla="*/ 2540 h 466"/>
                            </a:gdLst>
                            <a:ahLst/>
                            <a:cxnLst>
                              <a:cxn ang="0">
                                <a:pos x="T1" y="T3"/>
                              </a:cxn>
                              <a:cxn ang="0">
                                <a:pos x="T5" y="T7"/>
                              </a:cxn>
                              <a:cxn ang="0">
                                <a:pos x="T9" y="T11"/>
                              </a:cxn>
                              <a:cxn ang="0">
                                <a:pos x="T13" y="T15"/>
                              </a:cxn>
                              <a:cxn ang="0">
                                <a:pos x="T17" y="T19"/>
                              </a:cxn>
                            </a:cxnLst>
                            <a:rect l="0" t="0" r="r" b="b"/>
                            <a:pathLst>
                              <a:path w="682" h="466">
                                <a:moveTo>
                                  <a:pt x="588" y="416"/>
                                </a:moveTo>
                                <a:lnTo>
                                  <a:pt x="562" y="416"/>
                                </a:lnTo>
                                <a:lnTo>
                                  <a:pt x="562" y="466"/>
                                </a:lnTo>
                                <a:lnTo>
                                  <a:pt x="682" y="406"/>
                                </a:lnTo>
                                <a:lnTo>
                                  <a:pt x="588" y="4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98"/>
                        <wps:cNvSpPr>
                          <a:spLocks/>
                        </wps:cNvSpPr>
                        <wps:spPr bwMode="auto">
                          <a:xfrm>
                            <a:off x="7889" y="2285"/>
                            <a:ext cx="1050" cy="484"/>
                          </a:xfrm>
                          <a:custGeom>
                            <a:avLst/>
                            <a:gdLst>
                              <a:gd name="T0" fmla="+- 0 7889 7889"/>
                              <a:gd name="T1" fmla="*/ T0 w 1050"/>
                              <a:gd name="T2" fmla="+- 0 2769 2285"/>
                              <a:gd name="T3" fmla="*/ 2769 h 484"/>
                              <a:gd name="T4" fmla="+- 0 8939 7889"/>
                              <a:gd name="T5" fmla="*/ T4 w 1050"/>
                              <a:gd name="T6" fmla="+- 0 2769 2285"/>
                              <a:gd name="T7" fmla="*/ 2769 h 484"/>
                              <a:gd name="T8" fmla="+- 0 8939 7889"/>
                              <a:gd name="T9" fmla="*/ T8 w 1050"/>
                              <a:gd name="T10" fmla="+- 0 2285 2285"/>
                              <a:gd name="T11" fmla="*/ 2285 h 484"/>
                              <a:gd name="T12" fmla="+- 0 7889 7889"/>
                              <a:gd name="T13" fmla="*/ T12 w 1050"/>
                              <a:gd name="T14" fmla="+- 0 2285 2285"/>
                              <a:gd name="T15" fmla="*/ 2285 h 484"/>
                              <a:gd name="T16" fmla="+- 0 7889 7889"/>
                              <a:gd name="T17" fmla="*/ T16 w 1050"/>
                              <a:gd name="T18" fmla="+- 0 2769 2285"/>
                              <a:gd name="T19" fmla="*/ 2769 h 484"/>
                            </a:gdLst>
                            <a:ahLst/>
                            <a:cxnLst>
                              <a:cxn ang="0">
                                <a:pos x="T1" y="T3"/>
                              </a:cxn>
                              <a:cxn ang="0">
                                <a:pos x="T5" y="T7"/>
                              </a:cxn>
                              <a:cxn ang="0">
                                <a:pos x="T9" y="T11"/>
                              </a:cxn>
                              <a:cxn ang="0">
                                <a:pos x="T13" y="T15"/>
                              </a:cxn>
                              <a:cxn ang="0">
                                <a:pos x="T17" y="T19"/>
                              </a:cxn>
                            </a:cxnLst>
                            <a:rect l="0" t="0" r="r" b="b"/>
                            <a:pathLst>
                              <a:path w="1050" h="484">
                                <a:moveTo>
                                  <a:pt x="0" y="484"/>
                                </a:moveTo>
                                <a:lnTo>
                                  <a:pt x="1050" y="484"/>
                                </a:lnTo>
                                <a:lnTo>
                                  <a:pt x="1050" y="0"/>
                                </a:lnTo>
                                <a:lnTo>
                                  <a:pt x="0" y="0"/>
                                </a:lnTo>
                                <a:lnTo>
                                  <a:pt x="0" y="4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E93DA9" w:rsidRDefault="00E93DA9" w:rsidP="00851A13">
                              <w:r>
                                <w:t>Coding</w:t>
                              </w:r>
                            </w:p>
                          </w:txbxContent>
                        </wps:txbx>
                        <wps:bodyPr rot="0" vert="horz" wrap="square" lIns="91440" tIns="45720" rIns="91440" bIns="45720" anchor="t" anchorCtr="0" upright="1">
                          <a:noAutofit/>
                        </wps:bodyPr>
                      </wps:wsp>
                      <wps:wsp>
                        <wps:cNvPr id="135" name="Freeform 99"/>
                        <wps:cNvSpPr>
                          <a:spLocks/>
                        </wps:cNvSpPr>
                        <wps:spPr bwMode="auto">
                          <a:xfrm>
                            <a:off x="7889" y="2285"/>
                            <a:ext cx="1050" cy="484"/>
                          </a:xfrm>
                          <a:custGeom>
                            <a:avLst/>
                            <a:gdLst>
                              <a:gd name="T0" fmla="+- 0 7889 7889"/>
                              <a:gd name="T1" fmla="*/ T0 w 1050"/>
                              <a:gd name="T2" fmla="+- 0 2769 2285"/>
                              <a:gd name="T3" fmla="*/ 2769 h 484"/>
                              <a:gd name="T4" fmla="+- 0 8939 7889"/>
                              <a:gd name="T5" fmla="*/ T4 w 1050"/>
                              <a:gd name="T6" fmla="+- 0 2769 2285"/>
                              <a:gd name="T7" fmla="*/ 2769 h 484"/>
                              <a:gd name="T8" fmla="+- 0 8939 7889"/>
                              <a:gd name="T9" fmla="*/ T8 w 1050"/>
                              <a:gd name="T10" fmla="+- 0 2285 2285"/>
                              <a:gd name="T11" fmla="*/ 2285 h 484"/>
                              <a:gd name="T12" fmla="+- 0 7889 7889"/>
                              <a:gd name="T13" fmla="*/ T12 w 1050"/>
                              <a:gd name="T14" fmla="+- 0 2285 2285"/>
                              <a:gd name="T15" fmla="*/ 2285 h 484"/>
                              <a:gd name="T16" fmla="+- 0 7889 7889"/>
                              <a:gd name="T17" fmla="*/ T16 w 1050"/>
                              <a:gd name="T18" fmla="+- 0 2769 2285"/>
                              <a:gd name="T19" fmla="*/ 2769 h 484"/>
                            </a:gdLst>
                            <a:ahLst/>
                            <a:cxnLst>
                              <a:cxn ang="0">
                                <a:pos x="T1" y="T3"/>
                              </a:cxn>
                              <a:cxn ang="0">
                                <a:pos x="T5" y="T7"/>
                              </a:cxn>
                              <a:cxn ang="0">
                                <a:pos x="T9" y="T11"/>
                              </a:cxn>
                              <a:cxn ang="0">
                                <a:pos x="T13" y="T15"/>
                              </a:cxn>
                              <a:cxn ang="0">
                                <a:pos x="T17" y="T19"/>
                              </a:cxn>
                            </a:cxnLst>
                            <a:rect l="0" t="0" r="r" b="b"/>
                            <a:pathLst>
                              <a:path w="1050" h="484">
                                <a:moveTo>
                                  <a:pt x="0" y="484"/>
                                </a:moveTo>
                                <a:lnTo>
                                  <a:pt x="1050" y="484"/>
                                </a:lnTo>
                                <a:lnTo>
                                  <a:pt x="1050" y="0"/>
                                </a:lnTo>
                                <a:lnTo>
                                  <a:pt x="0" y="0"/>
                                </a:lnTo>
                                <a:lnTo>
                                  <a:pt x="0" y="4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Freeform 100"/>
                        <wps:cNvSpPr>
                          <a:spLocks/>
                        </wps:cNvSpPr>
                        <wps:spPr bwMode="auto">
                          <a:xfrm>
                            <a:off x="8929" y="2520"/>
                            <a:ext cx="681" cy="464"/>
                          </a:xfrm>
                          <a:custGeom>
                            <a:avLst/>
                            <a:gdLst>
                              <a:gd name="T0" fmla="+- 0 9284 8929"/>
                              <a:gd name="T1" fmla="*/ T0 w 681"/>
                              <a:gd name="T2" fmla="+- 0 2924 2520"/>
                              <a:gd name="T3" fmla="*/ 2924 h 464"/>
                              <a:gd name="T4" fmla="+- 0 9274 8929"/>
                              <a:gd name="T5" fmla="*/ T4 w 681"/>
                              <a:gd name="T6" fmla="+- 0 2934 2520"/>
                              <a:gd name="T7" fmla="*/ 2934 h 464"/>
                              <a:gd name="T8" fmla="+- 0 9490 8929"/>
                              <a:gd name="T9" fmla="*/ T8 w 681"/>
                              <a:gd name="T10" fmla="+- 0 2934 2520"/>
                              <a:gd name="T11" fmla="*/ 2934 h 464"/>
                              <a:gd name="T12" fmla="+- 0 9284 8929"/>
                              <a:gd name="T13" fmla="*/ T12 w 681"/>
                              <a:gd name="T14" fmla="+- 0 2924 2520"/>
                              <a:gd name="T15" fmla="*/ 2924 h 464"/>
                            </a:gdLst>
                            <a:ahLst/>
                            <a:cxnLst>
                              <a:cxn ang="0">
                                <a:pos x="T1" y="T3"/>
                              </a:cxn>
                              <a:cxn ang="0">
                                <a:pos x="T5" y="T7"/>
                              </a:cxn>
                              <a:cxn ang="0">
                                <a:pos x="T9" y="T11"/>
                              </a:cxn>
                              <a:cxn ang="0">
                                <a:pos x="T13" y="T15"/>
                              </a:cxn>
                            </a:cxnLst>
                            <a:rect l="0" t="0" r="r" b="b"/>
                            <a:pathLst>
                              <a:path w="681" h="464">
                                <a:moveTo>
                                  <a:pt x="355" y="404"/>
                                </a:moveTo>
                                <a:lnTo>
                                  <a:pt x="345" y="414"/>
                                </a:lnTo>
                                <a:lnTo>
                                  <a:pt x="561" y="414"/>
                                </a:lnTo>
                                <a:lnTo>
                                  <a:pt x="355" y="40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01"/>
                        <wps:cNvSpPr>
                          <a:spLocks/>
                        </wps:cNvSpPr>
                        <wps:spPr bwMode="auto">
                          <a:xfrm>
                            <a:off x="8929" y="2520"/>
                            <a:ext cx="681" cy="464"/>
                          </a:xfrm>
                          <a:custGeom>
                            <a:avLst/>
                            <a:gdLst>
                              <a:gd name="T0" fmla="+- 0 8939 8929"/>
                              <a:gd name="T1" fmla="*/ T0 w 681"/>
                              <a:gd name="T2" fmla="+- 0 2520 2520"/>
                              <a:gd name="T3" fmla="*/ 2520 h 464"/>
                              <a:gd name="T4" fmla="+- 0 9264 8929"/>
                              <a:gd name="T5" fmla="*/ T4 w 681"/>
                              <a:gd name="T6" fmla="+- 0 2530 2520"/>
                              <a:gd name="T7" fmla="*/ 2530 h 464"/>
                              <a:gd name="T8" fmla="+- 0 9274 8929"/>
                              <a:gd name="T9" fmla="*/ T8 w 681"/>
                              <a:gd name="T10" fmla="+- 0 2520 2520"/>
                              <a:gd name="T11" fmla="*/ 2520 h 464"/>
                              <a:gd name="T12" fmla="+- 0 8939 8929"/>
                              <a:gd name="T13" fmla="*/ T12 w 681"/>
                              <a:gd name="T14" fmla="+- 0 2520 2520"/>
                              <a:gd name="T15" fmla="*/ 2520 h 464"/>
                            </a:gdLst>
                            <a:ahLst/>
                            <a:cxnLst>
                              <a:cxn ang="0">
                                <a:pos x="T1" y="T3"/>
                              </a:cxn>
                              <a:cxn ang="0">
                                <a:pos x="T5" y="T7"/>
                              </a:cxn>
                              <a:cxn ang="0">
                                <a:pos x="T9" y="T11"/>
                              </a:cxn>
                              <a:cxn ang="0">
                                <a:pos x="T13" y="T15"/>
                              </a:cxn>
                            </a:cxnLst>
                            <a:rect l="0" t="0" r="r" b="b"/>
                            <a:pathLst>
                              <a:path w="681" h="464">
                                <a:moveTo>
                                  <a:pt x="10" y="0"/>
                                </a:moveTo>
                                <a:lnTo>
                                  <a:pt x="335" y="10"/>
                                </a:lnTo>
                                <a:lnTo>
                                  <a:pt x="345" y="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02"/>
                        <wps:cNvSpPr>
                          <a:spLocks/>
                        </wps:cNvSpPr>
                        <wps:spPr bwMode="auto">
                          <a:xfrm>
                            <a:off x="8929" y="2520"/>
                            <a:ext cx="681" cy="464"/>
                          </a:xfrm>
                          <a:custGeom>
                            <a:avLst/>
                            <a:gdLst>
                              <a:gd name="T0" fmla="+- 0 9284 8929"/>
                              <a:gd name="T1" fmla="*/ T0 w 681"/>
                              <a:gd name="T2" fmla="+- 0 2524 2520"/>
                              <a:gd name="T3" fmla="*/ 2524 h 464"/>
                              <a:gd name="T4" fmla="+- 0 9280 8929"/>
                              <a:gd name="T5" fmla="*/ T4 w 681"/>
                              <a:gd name="T6" fmla="+- 0 2520 2520"/>
                              <a:gd name="T7" fmla="*/ 2520 h 464"/>
                              <a:gd name="T8" fmla="+- 0 9274 8929"/>
                              <a:gd name="T9" fmla="*/ T8 w 681"/>
                              <a:gd name="T10" fmla="+- 0 2520 2520"/>
                              <a:gd name="T11" fmla="*/ 2520 h 464"/>
                              <a:gd name="T12" fmla="+- 0 9264 8929"/>
                              <a:gd name="T13" fmla="*/ T12 w 681"/>
                              <a:gd name="T14" fmla="+- 0 2530 2520"/>
                              <a:gd name="T15" fmla="*/ 2530 h 464"/>
                              <a:gd name="T16" fmla="+- 0 8939 8929"/>
                              <a:gd name="T17" fmla="*/ T16 w 681"/>
                              <a:gd name="T18" fmla="+- 0 2520 2520"/>
                              <a:gd name="T19" fmla="*/ 2520 h 464"/>
                              <a:gd name="T20" fmla="+- 0 8933 8929"/>
                              <a:gd name="T21" fmla="*/ T20 w 681"/>
                              <a:gd name="T22" fmla="+- 0 2520 2520"/>
                              <a:gd name="T23" fmla="*/ 2520 h 464"/>
                              <a:gd name="T24" fmla="+- 0 8929 8929"/>
                              <a:gd name="T25" fmla="*/ T24 w 681"/>
                              <a:gd name="T26" fmla="+- 0 2524 2520"/>
                              <a:gd name="T27" fmla="*/ 2524 h 464"/>
                              <a:gd name="T28" fmla="+- 0 8929 8929"/>
                              <a:gd name="T29" fmla="*/ T28 w 681"/>
                              <a:gd name="T30" fmla="+- 0 2536 2520"/>
                              <a:gd name="T31" fmla="*/ 2536 h 464"/>
                              <a:gd name="T32" fmla="+- 0 8933 8929"/>
                              <a:gd name="T33" fmla="*/ T32 w 681"/>
                              <a:gd name="T34" fmla="+- 0 2540 2520"/>
                              <a:gd name="T35" fmla="*/ 2540 h 464"/>
                              <a:gd name="T36" fmla="+- 0 9274 8929"/>
                              <a:gd name="T37" fmla="*/ T36 w 681"/>
                              <a:gd name="T38" fmla="+- 0 2540 2520"/>
                              <a:gd name="T39" fmla="*/ 2540 h 464"/>
                              <a:gd name="T40" fmla="+- 0 9274 8929"/>
                              <a:gd name="T41" fmla="*/ T40 w 681"/>
                              <a:gd name="T42" fmla="+- 0 2914 2520"/>
                              <a:gd name="T43" fmla="*/ 2914 h 464"/>
                              <a:gd name="T44" fmla="+- 0 9284 8929"/>
                              <a:gd name="T45" fmla="*/ T44 w 681"/>
                              <a:gd name="T46" fmla="+- 0 2914 2520"/>
                              <a:gd name="T47" fmla="*/ 2914 h 464"/>
                              <a:gd name="T48" fmla="+- 0 9284 8929"/>
                              <a:gd name="T49" fmla="*/ T48 w 681"/>
                              <a:gd name="T50" fmla="+- 0 2524 2520"/>
                              <a:gd name="T51" fmla="*/ 2524 h 4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81" h="464">
                                <a:moveTo>
                                  <a:pt x="355" y="4"/>
                                </a:moveTo>
                                <a:lnTo>
                                  <a:pt x="351" y="0"/>
                                </a:lnTo>
                                <a:lnTo>
                                  <a:pt x="345" y="0"/>
                                </a:lnTo>
                                <a:lnTo>
                                  <a:pt x="335" y="10"/>
                                </a:lnTo>
                                <a:lnTo>
                                  <a:pt x="10" y="0"/>
                                </a:lnTo>
                                <a:lnTo>
                                  <a:pt x="4" y="0"/>
                                </a:lnTo>
                                <a:lnTo>
                                  <a:pt x="0" y="4"/>
                                </a:lnTo>
                                <a:lnTo>
                                  <a:pt x="0" y="16"/>
                                </a:lnTo>
                                <a:lnTo>
                                  <a:pt x="4" y="20"/>
                                </a:lnTo>
                                <a:lnTo>
                                  <a:pt x="345" y="20"/>
                                </a:lnTo>
                                <a:lnTo>
                                  <a:pt x="345" y="394"/>
                                </a:lnTo>
                                <a:lnTo>
                                  <a:pt x="355" y="394"/>
                                </a:lnTo>
                                <a:lnTo>
                                  <a:pt x="355"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03"/>
                        <wps:cNvSpPr>
                          <a:spLocks/>
                        </wps:cNvSpPr>
                        <wps:spPr bwMode="auto">
                          <a:xfrm>
                            <a:off x="8929" y="2520"/>
                            <a:ext cx="681" cy="464"/>
                          </a:xfrm>
                          <a:custGeom>
                            <a:avLst/>
                            <a:gdLst>
                              <a:gd name="T0" fmla="+- 0 9264 8929"/>
                              <a:gd name="T1" fmla="*/ T0 w 681"/>
                              <a:gd name="T2" fmla="+- 0 2540 2520"/>
                              <a:gd name="T3" fmla="*/ 2540 h 464"/>
                              <a:gd name="T4" fmla="+- 0 9264 8929"/>
                              <a:gd name="T5" fmla="*/ T4 w 681"/>
                              <a:gd name="T6" fmla="+- 0 2930 2520"/>
                              <a:gd name="T7" fmla="*/ 2930 h 464"/>
                              <a:gd name="T8" fmla="+- 0 9269 8929"/>
                              <a:gd name="T9" fmla="*/ T8 w 681"/>
                              <a:gd name="T10" fmla="+- 0 2934 2520"/>
                              <a:gd name="T11" fmla="*/ 2934 h 464"/>
                              <a:gd name="T12" fmla="+- 0 9274 8929"/>
                              <a:gd name="T13" fmla="*/ T12 w 681"/>
                              <a:gd name="T14" fmla="+- 0 2934 2520"/>
                              <a:gd name="T15" fmla="*/ 2934 h 464"/>
                              <a:gd name="T16" fmla="+- 0 9284 8929"/>
                              <a:gd name="T17" fmla="*/ T16 w 681"/>
                              <a:gd name="T18" fmla="+- 0 2924 2520"/>
                              <a:gd name="T19" fmla="*/ 2924 h 464"/>
                              <a:gd name="T20" fmla="+- 0 9490 8929"/>
                              <a:gd name="T21" fmla="*/ T20 w 681"/>
                              <a:gd name="T22" fmla="+- 0 2934 2520"/>
                              <a:gd name="T23" fmla="*/ 2934 h 464"/>
                              <a:gd name="T24" fmla="+- 0 9516 8929"/>
                              <a:gd name="T25" fmla="*/ T24 w 681"/>
                              <a:gd name="T26" fmla="+- 0 2934 2520"/>
                              <a:gd name="T27" fmla="*/ 2934 h 464"/>
                              <a:gd name="T28" fmla="+- 0 9520 8929"/>
                              <a:gd name="T29" fmla="*/ T28 w 681"/>
                              <a:gd name="T30" fmla="+- 0 2930 2520"/>
                              <a:gd name="T31" fmla="*/ 2930 h 464"/>
                              <a:gd name="T32" fmla="+- 0 9520 8929"/>
                              <a:gd name="T33" fmla="*/ T32 w 681"/>
                              <a:gd name="T34" fmla="+- 0 2924 2520"/>
                              <a:gd name="T35" fmla="*/ 2924 h 464"/>
                              <a:gd name="T36" fmla="+- 0 9520 8929"/>
                              <a:gd name="T37" fmla="*/ T36 w 681"/>
                              <a:gd name="T38" fmla="+- 0 2930 2520"/>
                              <a:gd name="T39" fmla="*/ 2930 h 464"/>
                              <a:gd name="T40" fmla="+- 0 9516 8929"/>
                              <a:gd name="T41" fmla="*/ T40 w 681"/>
                              <a:gd name="T42" fmla="+- 0 2934 2520"/>
                              <a:gd name="T43" fmla="*/ 2934 h 464"/>
                              <a:gd name="T44" fmla="+- 0 9610 8929"/>
                              <a:gd name="T45" fmla="*/ T44 w 681"/>
                              <a:gd name="T46" fmla="+- 0 2924 2520"/>
                              <a:gd name="T47" fmla="*/ 2924 h 464"/>
                              <a:gd name="T48" fmla="+- 0 9520 8929"/>
                              <a:gd name="T49" fmla="*/ T48 w 681"/>
                              <a:gd name="T50" fmla="+- 0 2918 2520"/>
                              <a:gd name="T51" fmla="*/ 2918 h 464"/>
                              <a:gd name="T52" fmla="+- 0 9516 8929"/>
                              <a:gd name="T53" fmla="*/ T52 w 681"/>
                              <a:gd name="T54" fmla="+- 0 2914 2520"/>
                              <a:gd name="T55" fmla="*/ 2914 h 464"/>
                              <a:gd name="T56" fmla="+- 0 9274 8929"/>
                              <a:gd name="T57" fmla="*/ T56 w 681"/>
                              <a:gd name="T58" fmla="+- 0 2914 2520"/>
                              <a:gd name="T59" fmla="*/ 2914 h 464"/>
                              <a:gd name="T60" fmla="+- 0 9274 8929"/>
                              <a:gd name="T61" fmla="*/ T60 w 681"/>
                              <a:gd name="T62" fmla="+- 0 2540 2520"/>
                              <a:gd name="T63" fmla="*/ 2540 h 464"/>
                              <a:gd name="T64" fmla="+- 0 9264 8929"/>
                              <a:gd name="T65" fmla="*/ T64 w 681"/>
                              <a:gd name="T66" fmla="+- 0 2540 2520"/>
                              <a:gd name="T67" fmla="*/ 2540 h 4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81" h="464">
                                <a:moveTo>
                                  <a:pt x="335" y="20"/>
                                </a:moveTo>
                                <a:lnTo>
                                  <a:pt x="335" y="410"/>
                                </a:lnTo>
                                <a:lnTo>
                                  <a:pt x="340" y="414"/>
                                </a:lnTo>
                                <a:lnTo>
                                  <a:pt x="345" y="414"/>
                                </a:lnTo>
                                <a:lnTo>
                                  <a:pt x="355" y="404"/>
                                </a:lnTo>
                                <a:lnTo>
                                  <a:pt x="561" y="414"/>
                                </a:lnTo>
                                <a:lnTo>
                                  <a:pt x="587" y="414"/>
                                </a:lnTo>
                                <a:lnTo>
                                  <a:pt x="591" y="410"/>
                                </a:lnTo>
                                <a:lnTo>
                                  <a:pt x="591" y="404"/>
                                </a:lnTo>
                                <a:lnTo>
                                  <a:pt x="591" y="410"/>
                                </a:lnTo>
                                <a:lnTo>
                                  <a:pt x="587" y="414"/>
                                </a:lnTo>
                                <a:lnTo>
                                  <a:pt x="681" y="404"/>
                                </a:lnTo>
                                <a:lnTo>
                                  <a:pt x="591" y="398"/>
                                </a:lnTo>
                                <a:lnTo>
                                  <a:pt x="587" y="394"/>
                                </a:lnTo>
                                <a:lnTo>
                                  <a:pt x="345" y="394"/>
                                </a:lnTo>
                                <a:lnTo>
                                  <a:pt x="345" y="20"/>
                                </a:lnTo>
                                <a:lnTo>
                                  <a:pt x="335"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104"/>
                        <wps:cNvSpPr>
                          <a:spLocks/>
                        </wps:cNvSpPr>
                        <wps:spPr bwMode="auto">
                          <a:xfrm>
                            <a:off x="8929" y="2520"/>
                            <a:ext cx="681" cy="464"/>
                          </a:xfrm>
                          <a:custGeom>
                            <a:avLst/>
                            <a:gdLst>
                              <a:gd name="T0" fmla="+- 0 9490 8929"/>
                              <a:gd name="T1" fmla="*/ T0 w 681"/>
                              <a:gd name="T2" fmla="+- 0 2914 2520"/>
                              <a:gd name="T3" fmla="*/ 2914 h 464"/>
                              <a:gd name="T4" fmla="+- 0 9516 8929"/>
                              <a:gd name="T5" fmla="*/ T4 w 681"/>
                              <a:gd name="T6" fmla="+- 0 2914 2520"/>
                              <a:gd name="T7" fmla="*/ 2914 h 464"/>
                              <a:gd name="T8" fmla="+- 0 9520 8929"/>
                              <a:gd name="T9" fmla="*/ T8 w 681"/>
                              <a:gd name="T10" fmla="+- 0 2918 2520"/>
                              <a:gd name="T11" fmla="*/ 2918 h 464"/>
                              <a:gd name="T12" fmla="+- 0 9610 8929"/>
                              <a:gd name="T13" fmla="*/ T12 w 681"/>
                              <a:gd name="T14" fmla="+- 0 2924 2520"/>
                              <a:gd name="T15" fmla="*/ 2924 h 464"/>
                              <a:gd name="T16" fmla="+- 0 9490 8929"/>
                              <a:gd name="T17" fmla="*/ T16 w 681"/>
                              <a:gd name="T18" fmla="+- 0 2864 2520"/>
                              <a:gd name="T19" fmla="*/ 2864 h 464"/>
                              <a:gd name="T20" fmla="+- 0 9490 8929"/>
                              <a:gd name="T21" fmla="*/ T20 w 681"/>
                              <a:gd name="T22" fmla="+- 0 2914 2520"/>
                              <a:gd name="T23" fmla="*/ 2914 h 464"/>
                            </a:gdLst>
                            <a:ahLst/>
                            <a:cxnLst>
                              <a:cxn ang="0">
                                <a:pos x="T1" y="T3"/>
                              </a:cxn>
                              <a:cxn ang="0">
                                <a:pos x="T5" y="T7"/>
                              </a:cxn>
                              <a:cxn ang="0">
                                <a:pos x="T9" y="T11"/>
                              </a:cxn>
                              <a:cxn ang="0">
                                <a:pos x="T13" y="T15"/>
                              </a:cxn>
                              <a:cxn ang="0">
                                <a:pos x="T17" y="T19"/>
                              </a:cxn>
                              <a:cxn ang="0">
                                <a:pos x="T21" y="T23"/>
                              </a:cxn>
                            </a:cxnLst>
                            <a:rect l="0" t="0" r="r" b="b"/>
                            <a:pathLst>
                              <a:path w="681" h="464">
                                <a:moveTo>
                                  <a:pt x="561" y="394"/>
                                </a:moveTo>
                                <a:lnTo>
                                  <a:pt x="587" y="394"/>
                                </a:lnTo>
                                <a:lnTo>
                                  <a:pt x="591" y="398"/>
                                </a:lnTo>
                                <a:lnTo>
                                  <a:pt x="681" y="404"/>
                                </a:lnTo>
                                <a:lnTo>
                                  <a:pt x="561" y="344"/>
                                </a:lnTo>
                                <a:lnTo>
                                  <a:pt x="561" y="39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105"/>
                        <wps:cNvSpPr>
                          <a:spLocks/>
                        </wps:cNvSpPr>
                        <wps:spPr bwMode="auto">
                          <a:xfrm>
                            <a:off x="8929" y="2520"/>
                            <a:ext cx="681" cy="464"/>
                          </a:xfrm>
                          <a:custGeom>
                            <a:avLst/>
                            <a:gdLst>
                              <a:gd name="T0" fmla="+- 0 9516 8929"/>
                              <a:gd name="T1" fmla="*/ T0 w 681"/>
                              <a:gd name="T2" fmla="+- 0 2934 2520"/>
                              <a:gd name="T3" fmla="*/ 2934 h 464"/>
                              <a:gd name="T4" fmla="+- 0 9490 8929"/>
                              <a:gd name="T5" fmla="*/ T4 w 681"/>
                              <a:gd name="T6" fmla="+- 0 2934 2520"/>
                              <a:gd name="T7" fmla="*/ 2934 h 464"/>
                              <a:gd name="T8" fmla="+- 0 9490 8929"/>
                              <a:gd name="T9" fmla="*/ T8 w 681"/>
                              <a:gd name="T10" fmla="+- 0 2984 2520"/>
                              <a:gd name="T11" fmla="*/ 2984 h 464"/>
                              <a:gd name="T12" fmla="+- 0 9610 8929"/>
                              <a:gd name="T13" fmla="*/ T12 w 681"/>
                              <a:gd name="T14" fmla="+- 0 2924 2520"/>
                              <a:gd name="T15" fmla="*/ 2924 h 464"/>
                              <a:gd name="T16" fmla="+- 0 9516 8929"/>
                              <a:gd name="T17" fmla="*/ T16 w 681"/>
                              <a:gd name="T18" fmla="+- 0 2934 2520"/>
                              <a:gd name="T19" fmla="*/ 2934 h 464"/>
                            </a:gdLst>
                            <a:ahLst/>
                            <a:cxnLst>
                              <a:cxn ang="0">
                                <a:pos x="T1" y="T3"/>
                              </a:cxn>
                              <a:cxn ang="0">
                                <a:pos x="T5" y="T7"/>
                              </a:cxn>
                              <a:cxn ang="0">
                                <a:pos x="T9" y="T11"/>
                              </a:cxn>
                              <a:cxn ang="0">
                                <a:pos x="T13" y="T15"/>
                              </a:cxn>
                              <a:cxn ang="0">
                                <a:pos x="T17" y="T19"/>
                              </a:cxn>
                            </a:cxnLst>
                            <a:rect l="0" t="0" r="r" b="b"/>
                            <a:pathLst>
                              <a:path w="681" h="464">
                                <a:moveTo>
                                  <a:pt x="587" y="414"/>
                                </a:moveTo>
                                <a:lnTo>
                                  <a:pt x="561" y="414"/>
                                </a:lnTo>
                                <a:lnTo>
                                  <a:pt x="561" y="464"/>
                                </a:lnTo>
                                <a:lnTo>
                                  <a:pt x="681" y="404"/>
                                </a:lnTo>
                                <a:lnTo>
                                  <a:pt x="587" y="4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106"/>
                        <wps:cNvSpPr>
                          <a:spLocks/>
                        </wps:cNvSpPr>
                        <wps:spPr bwMode="auto">
                          <a:xfrm>
                            <a:off x="9645" y="2769"/>
                            <a:ext cx="699" cy="469"/>
                          </a:xfrm>
                          <a:custGeom>
                            <a:avLst/>
                            <a:gdLst>
                              <a:gd name="T0" fmla="+- 0 9645 9645"/>
                              <a:gd name="T1" fmla="*/ T0 w 699"/>
                              <a:gd name="T2" fmla="+- 0 3238 2769"/>
                              <a:gd name="T3" fmla="*/ 3238 h 469"/>
                              <a:gd name="T4" fmla="+- 0 10344 9645"/>
                              <a:gd name="T5" fmla="*/ T4 w 699"/>
                              <a:gd name="T6" fmla="+- 0 3238 2769"/>
                              <a:gd name="T7" fmla="*/ 3238 h 469"/>
                              <a:gd name="T8" fmla="+- 0 10344 9645"/>
                              <a:gd name="T9" fmla="*/ T8 w 699"/>
                              <a:gd name="T10" fmla="+- 0 2769 2769"/>
                              <a:gd name="T11" fmla="*/ 2769 h 469"/>
                              <a:gd name="T12" fmla="+- 0 9645 9645"/>
                              <a:gd name="T13" fmla="*/ T12 w 699"/>
                              <a:gd name="T14" fmla="+- 0 2769 2769"/>
                              <a:gd name="T15" fmla="*/ 2769 h 469"/>
                              <a:gd name="T16" fmla="+- 0 9645 9645"/>
                              <a:gd name="T17" fmla="*/ T16 w 699"/>
                              <a:gd name="T18" fmla="+- 0 3238 2769"/>
                              <a:gd name="T19" fmla="*/ 3238 h 469"/>
                            </a:gdLst>
                            <a:ahLst/>
                            <a:cxnLst>
                              <a:cxn ang="0">
                                <a:pos x="T1" y="T3"/>
                              </a:cxn>
                              <a:cxn ang="0">
                                <a:pos x="T5" y="T7"/>
                              </a:cxn>
                              <a:cxn ang="0">
                                <a:pos x="T9" y="T11"/>
                              </a:cxn>
                              <a:cxn ang="0">
                                <a:pos x="T13" y="T15"/>
                              </a:cxn>
                              <a:cxn ang="0">
                                <a:pos x="T17" y="T19"/>
                              </a:cxn>
                            </a:cxnLst>
                            <a:rect l="0" t="0" r="r" b="b"/>
                            <a:pathLst>
                              <a:path w="699" h="469">
                                <a:moveTo>
                                  <a:pt x="0" y="469"/>
                                </a:moveTo>
                                <a:lnTo>
                                  <a:pt x="699" y="469"/>
                                </a:lnTo>
                                <a:lnTo>
                                  <a:pt x="699" y="0"/>
                                </a:lnTo>
                                <a:lnTo>
                                  <a:pt x="0" y="0"/>
                                </a:lnTo>
                                <a:lnTo>
                                  <a:pt x="0" y="4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E93DA9" w:rsidRDefault="00E93DA9" w:rsidP="004B476B">
                              <w:pPr>
                                <w:jc w:val="center"/>
                              </w:pPr>
                              <w:r>
                                <w:t>Test</w:t>
                              </w:r>
                            </w:p>
                          </w:txbxContent>
                        </wps:txbx>
                        <wps:bodyPr rot="0" vert="horz" wrap="square" lIns="91440" tIns="45720" rIns="91440" bIns="45720" anchor="t" anchorCtr="0" upright="1">
                          <a:noAutofit/>
                        </wps:bodyPr>
                      </wps:wsp>
                      <wps:wsp>
                        <wps:cNvPr id="143" name="Freeform 107"/>
                        <wps:cNvSpPr>
                          <a:spLocks/>
                        </wps:cNvSpPr>
                        <wps:spPr bwMode="auto">
                          <a:xfrm>
                            <a:off x="9645" y="2769"/>
                            <a:ext cx="699" cy="469"/>
                          </a:xfrm>
                          <a:custGeom>
                            <a:avLst/>
                            <a:gdLst>
                              <a:gd name="T0" fmla="+- 0 9645 9645"/>
                              <a:gd name="T1" fmla="*/ T0 w 699"/>
                              <a:gd name="T2" fmla="+- 0 3238 2769"/>
                              <a:gd name="T3" fmla="*/ 3238 h 469"/>
                              <a:gd name="T4" fmla="+- 0 10344 9645"/>
                              <a:gd name="T5" fmla="*/ T4 w 699"/>
                              <a:gd name="T6" fmla="+- 0 3238 2769"/>
                              <a:gd name="T7" fmla="*/ 3238 h 469"/>
                              <a:gd name="T8" fmla="+- 0 10344 9645"/>
                              <a:gd name="T9" fmla="*/ T8 w 699"/>
                              <a:gd name="T10" fmla="+- 0 2769 2769"/>
                              <a:gd name="T11" fmla="*/ 2769 h 469"/>
                              <a:gd name="T12" fmla="+- 0 9645 9645"/>
                              <a:gd name="T13" fmla="*/ T12 w 699"/>
                              <a:gd name="T14" fmla="+- 0 2769 2769"/>
                              <a:gd name="T15" fmla="*/ 2769 h 469"/>
                              <a:gd name="T16" fmla="+- 0 9645 9645"/>
                              <a:gd name="T17" fmla="*/ T16 w 699"/>
                              <a:gd name="T18" fmla="+- 0 3238 2769"/>
                              <a:gd name="T19" fmla="*/ 3238 h 469"/>
                            </a:gdLst>
                            <a:ahLst/>
                            <a:cxnLst>
                              <a:cxn ang="0">
                                <a:pos x="T1" y="T3"/>
                              </a:cxn>
                              <a:cxn ang="0">
                                <a:pos x="T5" y="T7"/>
                              </a:cxn>
                              <a:cxn ang="0">
                                <a:pos x="T9" y="T11"/>
                              </a:cxn>
                              <a:cxn ang="0">
                                <a:pos x="T13" y="T15"/>
                              </a:cxn>
                              <a:cxn ang="0">
                                <a:pos x="T17" y="T19"/>
                              </a:cxn>
                            </a:cxnLst>
                            <a:rect l="0" t="0" r="r" b="b"/>
                            <a:pathLst>
                              <a:path w="699" h="469">
                                <a:moveTo>
                                  <a:pt x="0" y="469"/>
                                </a:moveTo>
                                <a:lnTo>
                                  <a:pt x="699" y="469"/>
                                </a:lnTo>
                                <a:lnTo>
                                  <a:pt x="699" y="0"/>
                                </a:lnTo>
                                <a:lnTo>
                                  <a:pt x="0" y="0"/>
                                </a:lnTo>
                                <a:lnTo>
                                  <a:pt x="0" y="46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A1A107" id="Group 109" o:spid="_x0000_s1026" style="position:absolute;left:0;text-align:left;margin-left:131.25pt;margin-top:150.75pt;width:385.5pt;height:111.7pt;z-index:-251656192;mso-position-horizontal-relative:page;mso-position-vertical-relative:page" coordorigin="2480,1011" coordsize="7872,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">
                <v:shape id="Freeform 74" o:spid="_x0000_s1027" style="position:absolute;left:2490;top:1021;width:1358;height:525;visibility:visible;mso-wrap-style:square;v-text-anchor:top" coordsize="1358,5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" adj="-11796480,,5400" path="m,525r1358,l1358,,,,,525xe" fillcolor="black" stroked="f">
                  <v:stroke joinstyle="round"/>
                  <v:formulas/>
                  <v:path arrowok="t" o:connecttype="custom" o:connectlocs="0,1546;1358,1546;1358,1021;0,1021;0,1546" o:connectangles="0,0,0,0,0" textboxrect="0,0,1358,525"/>
                  <v:textbox>
                    <w:txbxContent>
                      <w:p w:rsidR="00E93DA9" w:rsidRDefault="00E93DA9" w:rsidP="004B476B">
                        <w:pPr>
                          <w:jc w:val="center"/>
                        </w:pPr>
                        <w:r>
                          <w:t>System</w:t>
                        </w:r>
                      </w:p>
                    </w:txbxContent>
                  </v:textbox>
                </v:shape>
                <v:shape id="Freeform 75" o:spid="_x0000_s1028" style="position:absolute;left:2490;top:1021;width:1358;height:525;visibility:visible;mso-wrap-style:square;v-text-anchor:top" coordsize="135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" path="m,525r1358,l1358,,,,,525xe" filled="f">
                  <v:path arrowok="t" o:connecttype="custom" o:connectlocs="0,1546;1358,1546;1358,1021;0,1021;0,1546" o:connectangles="0,0,0,0,0"/>
                </v:shape>
                <v:shape id="Freeform 76" o:spid="_x0000_s1029" style="position:absolute;left:3838;top:1177;width:628;height:429;visibility:visible;mso-wrap-style:square;v-text-anchor:top" coordsize="62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" path="m329,369r-10,10l508,379,329,369xe" fillcolor="black" stroked="f">
                  <v:path arrowok="t" o:connecttype="custom" o:connectlocs="329,1546;319,1556;508,1556;329,1546" o:connectangles="0,0,0,0"/>
                </v:shape>
                <v:shape id="Freeform 77" o:spid="_x0000_s1030" style="position:absolute;left:3838;top:1177;width:628;height:429;visibility:visible;mso-wrap-style:square;v-text-anchor:top" coordsize="62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" path="m10,l309,10,319,,10,xe" fillcolor="black" stroked="f">
                  <v:path arrowok="t" o:connecttype="custom" o:connectlocs="10,1177;309,1187;319,1177;10,1177" o:connectangles="0,0,0,0"/>
                </v:shape>
                <v:shape id="Freeform 78" o:spid="_x0000_s1031" style="position:absolute;left:3838;top:1177;width:628;height:429;visibility:visible;mso-wrap-style:square;v-text-anchor:top" coordsize="62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" path="m329,4l325,r-6,l309,10,10,,4,,,4,,16r4,4l319,20r,339l329,359,329,4xe" fillcolor="black" stroked="f">
                  <v:path arrowok="t" o:connecttype="custom" o:connectlocs="329,1181;325,1177;319,1177;309,1187;10,1177;4,1177;0,1181;0,1193;4,1197;319,1197;319,1536;329,1536;329,1181" o:connectangles="0,0,0,0,0,0,0,0,0,0,0,0,0"/>
                </v:shape>
                <v:shape id="Freeform 79" o:spid="_x0000_s1032" style="position:absolute;left:3838;top:1177;width:628;height:429;visibility:visible;mso-wrap-style:square;v-text-anchor:top" coordsize="62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" path="m309,20r,355l313,379r6,l329,369r179,10l534,379r4,-4l538,369r,6l534,379r94,-10l538,363r-4,-4l319,359r,-339l309,20xe" fillcolor="black" stroked="f">
                  <v:path arrowok="t" o:connecttype="custom" o:connectlocs="309,1197;309,1552;313,1556;319,1556;329,1546;508,1556;534,1556;538,1552;538,1546;538,1552;534,1556;628,1546;538,1540;534,1536;319,1536;319,1197;309,1197" o:connectangles="0,0,0,0,0,0,0,0,0,0,0,0,0,0,0,0,0"/>
                </v:shape>
                <v:shape id="Freeform 80" o:spid="_x0000_s1033" style="position:absolute;left:3838;top:1177;width:628;height:429;visibility:visible;mso-wrap-style:square;v-text-anchor:top" coordsize="62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" path="m508,359r26,l538,363r90,6l508,309r,50xe" fillcolor="black" stroked="f">
                  <v:path arrowok="t" o:connecttype="custom" o:connectlocs="508,1536;534,1536;538,1540;628,1546;508,1486;508,1536" o:connectangles="0,0,0,0,0,0"/>
                </v:shape>
                <v:shape id="Freeform 81" o:spid="_x0000_s1034" style="position:absolute;left:3838;top:1177;width:628;height:429;visibility:visible;mso-wrap-style:square;v-text-anchor:top" coordsize="62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" path="m534,379r-26,l508,429,628,369r-94,10xe" fillcolor="black" stroked="f">
                  <v:path arrowok="t" o:connecttype="custom" o:connectlocs="534,1556;508,1556;508,1606;628,1546;534,1556" o:connectangles="0,0,0,0,0"/>
                </v:shape>
                <v:shape id="Freeform 82" o:spid="_x0000_s1035" style="position:absolute;left:4466;top:1398;width:1192;height:544;visibility:visible;mso-wrap-style:square;v-text-anchor:top" coordsize="1192,5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" adj="-11796480,,5400" path="m,544r1192,l1192,,,,,544xe" fillcolor="black" stroked="f">
                  <v:stroke joinstyle="round"/>
                  <v:formulas/>
                  <v:path arrowok="t" o:connecttype="custom" o:connectlocs="0,1942;1192,1942;1192,1398;0,1398;0,1942" o:connectangles="0,0,0,0,0" textboxrect="0,0,1192,544"/>
                  <v:textbox>
                    <w:txbxContent>
                      <w:p w:rsidR="00E93DA9" w:rsidRDefault="00E93DA9" w:rsidP="004B476B">
                        <w:pPr>
                          <w:jc w:val="center"/>
                        </w:pPr>
                        <w:r>
                          <w:t>Analisis</w:t>
                        </w:r>
                      </w:p>
                    </w:txbxContent>
                  </v:textbox>
                </v:shape>
                <v:shape id="Freeform 83" o:spid="_x0000_s1036" style="position:absolute;left:4466;top:1398;width:1192;height:544;visibility:visible;mso-wrap-style:square;v-text-anchor:top" coordsize="119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" path="m,544r1192,l1192,,,,,544xe" filled="f">
                  <v:path arrowok="t" o:connecttype="custom" o:connectlocs="0,1942;1192,1942;1192,1398;0,1398;0,1942" o:connectangles="0,0,0,0,0"/>
                </v:shape>
                <v:shape id="Freeform 84" o:spid="_x0000_s1037" style="position:absolute;left:5648;top:1721;width:547;height:473;visibility:visible;mso-wrap-style:square;v-text-anchor:top" coordsize="54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" path="m288,413r-10,10l427,423,288,413xe" fillcolor="black" stroked="f">
                  <v:path arrowok="t" o:connecttype="custom" o:connectlocs="288,2134;278,2144;427,2144;288,2134" o:connectangles="0,0,0,0"/>
                </v:shape>
                <v:shape id="Freeform 85" o:spid="_x0000_s1038" style="position:absolute;left:5648;top:1721;width:547;height:473;visibility:visible;mso-wrap-style:square;v-text-anchor:top" coordsize="54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" path="m10,l268,10,278,,10,xe" fillcolor="black" stroked="f">
                  <v:path arrowok="t" o:connecttype="custom" o:connectlocs="10,1721;268,1731;278,1721;10,1721" o:connectangles="0,0,0,0"/>
                </v:shape>
                <v:shape id="Freeform 86" o:spid="_x0000_s1039" style="position:absolute;left:5648;top:1721;width:547;height:473;visibility:visible;mso-wrap-style:square;v-text-anchor:top" coordsize="54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" path="m288,4l284,r-6,l268,10,10,,4,,,4,,16r4,4l278,20r,383l288,403,288,4xe" fillcolor="black" stroked="f">
                  <v:path arrowok="t" o:connecttype="custom" o:connectlocs="288,1725;284,1721;278,1721;268,1731;10,1721;4,1721;0,1725;0,1737;4,1741;278,1741;278,2124;288,2124;288,1725" o:connectangles="0,0,0,0,0,0,0,0,0,0,0,0,0"/>
                </v:shape>
                <v:shape id="Freeform 87" o:spid="_x0000_s1040" style="position:absolute;left:5648;top:1721;width:547;height:473;visibility:visible;mso-wrap-style:square;v-text-anchor:top" coordsize="54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" path="m268,20r,399l273,423r5,l288,413r139,10l453,423r4,-4l457,413r,6l453,423r94,-10l457,407r-4,-4l278,403r,-383l268,20xe" fillcolor="black" stroked="f">
                  <v:path arrowok="t" o:connecttype="custom" o:connectlocs="268,1741;268,2140;273,2144;278,2144;288,2134;427,2144;453,2144;457,2140;457,2134;457,2140;453,2144;547,2134;457,2128;453,2124;278,2124;278,1741;268,1741" o:connectangles="0,0,0,0,0,0,0,0,0,0,0,0,0,0,0,0,0"/>
                </v:shape>
                <v:shape id="Freeform 88" o:spid="_x0000_s1041" style="position:absolute;left:5648;top:1721;width:547;height:473;visibility:visible;mso-wrap-style:square;v-text-anchor:top" coordsize="54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" path="m427,403r26,l457,407r90,6l427,353r,50xe" fillcolor="black" stroked="f">
                  <v:path arrowok="t" o:connecttype="custom" o:connectlocs="427,2124;453,2124;457,2128;547,2134;427,2074;427,2124" o:connectangles="0,0,0,0,0,0"/>
                </v:shape>
                <v:shape id="Freeform 89" o:spid="_x0000_s1042" style="position:absolute;left:5648;top:1721;width:547;height:473;visibility:visible;mso-wrap-style:square;v-text-anchor:top" coordsize="54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" path="m453,423r-26,l427,473,547,413r-94,10xe" fillcolor="black" stroked="f">
                  <v:path arrowok="t" o:connecttype="custom" o:connectlocs="453,2144;427,2144;427,2194;547,2134;453,2144" o:connectangles="0,0,0,0,0"/>
                </v:shape>
                <v:shape id="Freeform 90" o:spid="_x0000_s1043" style="position:absolute;left:6195;top:1942;width:1022;height:422;visibility:visible;mso-wrap-style:square;v-text-anchor:top" coordsize="1022,4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" adj="-11796480,,5400" path="m,422r1022,l1022,,,,,422xe" fillcolor="black" stroked="f">
                  <v:stroke joinstyle="round"/>
                  <v:formulas/>
                  <v:path arrowok="t" o:connecttype="custom" o:connectlocs="0,2364;1022,2364;1022,1942;0,1942;0,2364" o:connectangles="0,0,0,0,0" textboxrect="0,0,1022,422"/>
                  <v:textbox>
                    <w:txbxContent>
                      <w:p w:rsidR="00E93DA9" w:rsidRDefault="00E93DA9" w:rsidP="004B476B">
                        <w:pPr>
                          <w:jc w:val="center"/>
                        </w:pPr>
                        <w:r>
                          <w:t>Design</w:t>
                        </w:r>
                      </w:p>
                    </w:txbxContent>
                  </v:textbox>
                </v:shape>
                <v:shape id="Freeform 91" o:spid="_x0000_s1044" style="position:absolute;left:6195;top:1942;width:1022;height:422;visibility:visible;mso-wrap-style:square;v-text-anchor:top" coordsize="102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" path="m,422r1022,l1022,,,,,422xe" filled="f">
                  <v:path arrowok="t" o:connecttype="custom" o:connectlocs="0,2364;1022,2364;1022,1942;0,1942;0,2364" o:connectangles="0,0,0,0,0"/>
                </v:shape>
                <v:shape id="Freeform 92" o:spid="_x0000_s1045" style="position:absolute;left:7207;top:2124;width:682;height:466;visibility:visible;mso-wrap-style:square;v-text-anchor:top" coordsize="68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" path="m356,406r-10,10l562,416,356,406xe" fillcolor="black" stroked="f">
                  <v:path arrowok="t" o:connecttype="custom" o:connectlocs="356,2530;346,2540;562,2540;356,2530" o:connectangles="0,0,0,0"/>
                </v:shape>
                <v:shape id="Freeform 93" o:spid="_x0000_s1046" style="position:absolute;left:7207;top:2124;width:682;height:466;visibility:visible;mso-wrap-style:square;v-text-anchor:top" coordsize="68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" path="m10,l336,10,346,,10,xe" fillcolor="black" stroked="f">
                  <v:path arrowok="t" o:connecttype="custom" o:connectlocs="10,2124;336,2134;346,2124;10,2124" o:connectangles="0,0,0,0"/>
                </v:shape>
                <v:shape id="Freeform 94" o:spid="_x0000_s1047" style="position:absolute;left:7207;top:2124;width:682;height:466;visibility:visible;mso-wrap-style:square;v-text-anchor:top" coordsize="68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" path="m356,4l351,r-5,l336,10,10,,4,,,4,,16r4,4l346,20r,376l356,396,356,4xe" fillcolor="black" stroked="f">
                  <v:path arrowok="t" o:connecttype="custom" o:connectlocs="356,2128;351,2124;346,2124;336,2134;10,2124;4,2124;0,2128;0,2140;4,2144;346,2144;346,2520;356,2520;356,2128" o:connectangles="0,0,0,0,0,0,0,0,0,0,0,0,0"/>
                </v:shape>
                <v:shape id="Freeform 95" o:spid="_x0000_s1048" style="position:absolute;left:7207;top:2124;width:682;height:466;visibility:visible;mso-wrap-style:square;v-text-anchor:top" coordsize="68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" path="m336,20r,392l340,416r6,l356,406r206,10l588,416r4,-4l592,406r,6l588,416r94,-10l592,400r-4,-4l346,396r,-376l336,20xe" fillcolor="black" stroked="f">
                  <v:path arrowok="t" o:connecttype="custom" o:connectlocs="336,2144;336,2536;340,2540;346,2540;356,2530;562,2540;588,2540;592,2536;592,2530;592,2536;588,2540;682,2530;592,2524;588,2520;346,2520;346,2144;336,2144" o:connectangles="0,0,0,0,0,0,0,0,0,0,0,0,0,0,0,0,0"/>
                </v:shape>
                <v:shape id="Freeform 96" o:spid="_x0000_s1049" style="position:absolute;left:7207;top:2124;width:682;height:466;visibility:visible;mso-wrap-style:square;v-text-anchor:top" coordsize="68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" path="m562,396r26,l592,400r90,6l562,346r,50xe" fillcolor="black" stroked="f">
                  <v:path arrowok="t" o:connecttype="custom" o:connectlocs="562,2520;588,2520;592,2524;682,2530;562,2470;562,2520" o:connectangles="0,0,0,0,0,0"/>
                </v:shape>
                <v:shape id="Freeform 97" o:spid="_x0000_s1050" style="position:absolute;left:7207;top:2124;width:682;height:466;visibility:visible;mso-wrap-style:square;v-text-anchor:top" coordsize="68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" path="m588,416r-26,l562,466,682,406r-94,10xe" fillcolor="black" stroked="f">
                  <v:path arrowok="t" o:connecttype="custom" o:connectlocs="588,2540;562,2540;562,2590;682,2530;588,2540" o:connectangles="0,0,0,0,0"/>
                </v:shape>
                <v:shape id="Freeform 98" o:spid="_x0000_s1051" style="position:absolute;left:7889;top:2285;width:1050;height:484;visibility:visible;mso-wrap-style:square;v-text-anchor:top" coordsize="1050,4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" adj="-11796480,,5400" path="m,484r1050,l1050,,,,,484xe" fillcolor="black" stroked="f">
                  <v:stroke joinstyle="round"/>
                  <v:formulas/>
                  <v:path arrowok="t" o:connecttype="custom" o:connectlocs="0,2769;1050,2769;1050,2285;0,2285;0,2769" o:connectangles="0,0,0,0,0" textboxrect="0,0,1050,484"/>
                  <v:textbox>
                    <w:txbxContent>
                      <w:p w:rsidR="00E93DA9" w:rsidRDefault="00E93DA9" w:rsidP="00851A13">
                        <w:r>
                          <w:t>Coding</w:t>
                        </w:r>
                      </w:p>
                    </w:txbxContent>
                  </v:textbox>
                </v:shape>
                <v:shape id="Freeform 99" o:spid="_x0000_s1052" style="position:absolute;left:7889;top:2285;width:1050;height:484;visibility:visible;mso-wrap-style:square;v-text-anchor:top" coordsize="105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" path="m,484r1050,l1050,,,,,484xe" filled="f">
                  <v:path arrowok="t" o:connecttype="custom" o:connectlocs="0,2769;1050,2769;1050,2285;0,2285;0,2769" o:connectangles="0,0,0,0,0"/>
                </v:shape>
                <v:shape id="Freeform 100" o:spid="_x0000_s1053" style="position:absolute;left:8929;top:2520;width:681;height:464;visibility:visible;mso-wrap-style:square;v-text-anchor:top" coordsize="68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" path="m355,404r-10,10l561,414,355,404xe" fillcolor="black" stroked="f">
                  <v:path arrowok="t" o:connecttype="custom" o:connectlocs="355,2924;345,2934;561,2934;355,2924" o:connectangles="0,0,0,0"/>
                </v:shape>
                <v:shape id="Freeform 101" o:spid="_x0000_s1054" style="position:absolute;left:8929;top:2520;width:681;height:464;visibility:visible;mso-wrap-style:square;v-text-anchor:top" coordsize="68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" path="m10,l335,10,345,,10,xe" fillcolor="black" stroked="f">
                  <v:path arrowok="t" o:connecttype="custom" o:connectlocs="10,2520;335,2530;345,2520;10,2520" o:connectangles="0,0,0,0"/>
                </v:shape>
                <v:shape id="Freeform 102" o:spid="_x0000_s1055" style="position:absolute;left:8929;top:2520;width:681;height:464;visibility:visible;mso-wrap-style:square;v-text-anchor:top" coordsize="68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" path="m355,4l351,r-6,l335,10,10,,4,,,4,,16r4,4l345,20r,374l355,394,355,4xe" fillcolor="black" stroked="f">
                  <v:path arrowok="t" o:connecttype="custom" o:connectlocs="355,2524;351,2520;345,2520;335,2530;10,2520;4,2520;0,2524;0,2536;4,2540;345,2540;345,2914;355,2914;355,2524" o:connectangles="0,0,0,0,0,0,0,0,0,0,0,0,0"/>
                </v:shape>
                <v:shape id="Freeform 103" o:spid="_x0000_s1056" style="position:absolute;left:8929;top:2520;width:681;height:464;visibility:visible;mso-wrap-style:square;v-text-anchor:top" coordsize="68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" path="m335,20r,390l340,414r5,l355,404r206,10l587,414r4,-4l591,404r,6l587,414r94,-10l591,398r-4,-4l345,394r,-374l335,20xe" fillcolor="black" stroked="f">
                  <v:path arrowok="t" o:connecttype="custom" o:connectlocs="335,2540;335,2930;340,2934;345,2934;355,2924;561,2934;587,2934;591,2930;591,2924;591,2930;587,2934;681,2924;591,2918;587,2914;345,2914;345,2540;335,2540" o:connectangles="0,0,0,0,0,0,0,0,0,0,0,0,0,0,0,0,0"/>
                </v:shape>
                <v:shape id="Freeform 104" o:spid="_x0000_s1057" style="position:absolute;left:8929;top:2520;width:681;height:464;visibility:visible;mso-wrap-style:square;v-text-anchor:top" coordsize="68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" path="m561,394r26,l591,398r90,6l561,344r,50xe" fillcolor="black" stroked="f">
                  <v:path arrowok="t" o:connecttype="custom" o:connectlocs="561,2914;587,2914;591,2918;681,2924;561,2864;561,2914" o:connectangles="0,0,0,0,0,0"/>
                </v:shape>
                <v:shape id="Freeform 105" o:spid="_x0000_s1058" style="position:absolute;left:8929;top:2520;width:681;height:464;visibility:visible;mso-wrap-style:square;v-text-anchor:top" coordsize="68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" path="m587,414r-26,l561,464,681,404r-94,10xe" fillcolor="black" stroked="f">
                  <v:path arrowok="t" o:connecttype="custom" o:connectlocs="587,2934;561,2934;561,2984;681,2924;587,2934" o:connectangles="0,0,0,0,0"/>
                </v:shape>
                <v:shape id="Freeform 106" o:spid="_x0000_s1059" style="position:absolute;left:9645;top:2769;width:699;height:469;visibility:visible;mso-wrap-style:square;v-text-anchor:top" coordsize="699,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" adj="-11796480,,5400" path="m,469r699,l699,,,,,469xe" fillcolor="black" stroked="f">
                  <v:stroke joinstyle="round"/>
                  <v:formulas/>
                  <v:path arrowok="t" o:connecttype="custom" o:connectlocs="0,3238;699,3238;699,2769;0,2769;0,3238" o:connectangles="0,0,0,0,0" textboxrect="0,0,699,469"/>
                  <v:textbox>
                    <w:txbxContent>
                      <w:p w:rsidR="00E93DA9" w:rsidRDefault="00E93DA9" w:rsidP="004B476B">
                        <w:pPr>
                          <w:jc w:val="center"/>
                        </w:pPr>
                        <w:r>
                          <w:t>Test</w:t>
                        </w:r>
                      </w:p>
                    </w:txbxContent>
                  </v:textbox>
                </v:shape>
                <v:shape id="Freeform 107" o:spid="_x0000_s1060" style="position:absolute;left:9645;top:2769;width:699;height:469;visibility:visible;mso-wrap-style:square;v-text-anchor:top" coordsize="69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" path="m,469r699,l699,,,,,469xe" filled="f">
                  <v:path arrowok="t" o:connecttype="custom" o:connectlocs="0,3238;699,3238;699,2769;0,2769;0,3238" o:connectangles="0,0,0,0,0"/>
                </v:shape>
                <w10:wrap anchorx="page" anchory="page"/>
              </v:group>
            </w:pict>
          </mc:Fallback>
        </mc:AlternateContent>
      </w:r>
    </w:p>
    <w:p w:rsidR="001409AE" w:rsidRDefault="001409AE" w:rsidP="001D5860">
      <w:pPr>
        <w:spacing w:line="260" w:lineRule="exact"/>
        <w:ind w:left="720" w:right="20"/>
        <w:jc w:val="center"/>
        <w:rPr>
          <w:rFonts w:ascii="Times New Roman" w:eastAsia="Times New Roman" w:hAnsi="Times New Roman" w:cs="Times New Roman"/>
          <w:b/>
          <w:position w:val="-1"/>
          <w:sz w:val="23"/>
          <w:szCs w:val="23"/>
        </w:rPr>
      </w:pPr>
    </w:p>
    <w:p w:rsidR="001409AE" w:rsidRDefault="00851A13" w:rsidP="00851A13">
      <w:pPr>
        <w:tabs>
          <w:tab w:val="left" w:pos="3570"/>
        </w:tabs>
        <w:spacing w:line="260" w:lineRule="exact"/>
        <w:ind w:right="-55"/>
        <w:rPr>
          <w:rFonts w:ascii="Times New Roman" w:eastAsia="Times New Roman" w:hAnsi="Times New Roman" w:cs="Times New Roman"/>
          <w:b/>
          <w:position w:val="-1"/>
          <w:sz w:val="23"/>
          <w:szCs w:val="23"/>
        </w:rPr>
      </w:pPr>
      <w:r>
        <w:rPr>
          <w:rFonts w:ascii="Times New Roman" w:eastAsia="Times New Roman" w:hAnsi="Times New Roman" w:cs="Times New Roman"/>
          <w:b/>
          <w:position w:val="-1"/>
          <w:sz w:val="23"/>
          <w:szCs w:val="23"/>
        </w:rPr>
        <w:tab/>
      </w:r>
    </w:p>
    <w:p w:rsidR="001409AE" w:rsidRDefault="00851A13" w:rsidP="00851A13">
      <w:pPr>
        <w:tabs>
          <w:tab w:val="left" w:pos="5010"/>
        </w:tabs>
        <w:spacing w:line="260" w:lineRule="exact"/>
        <w:ind w:right="-55"/>
        <w:rPr>
          <w:rFonts w:ascii="Times New Roman" w:eastAsia="Times New Roman" w:hAnsi="Times New Roman" w:cs="Times New Roman"/>
          <w:b/>
          <w:position w:val="-1"/>
          <w:sz w:val="23"/>
          <w:szCs w:val="23"/>
        </w:rPr>
      </w:pPr>
      <w:r>
        <w:rPr>
          <w:rFonts w:ascii="Times New Roman" w:eastAsia="Times New Roman" w:hAnsi="Times New Roman" w:cs="Times New Roman"/>
          <w:b/>
          <w:position w:val="-1"/>
          <w:sz w:val="23"/>
          <w:szCs w:val="23"/>
        </w:rPr>
        <w:tab/>
      </w:r>
    </w:p>
    <w:p w:rsidR="001409AE" w:rsidRDefault="001409AE" w:rsidP="00196D43">
      <w:pPr>
        <w:spacing w:line="260" w:lineRule="exact"/>
        <w:ind w:right="-55"/>
        <w:jc w:val="center"/>
        <w:rPr>
          <w:rFonts w:ascii="Times New Roman" w:eastAsia="Times New Roman" w:hAnsi="Times New Roman" w:cs="Times New Roman"/>
          <w:b/>
          <w:position w:val="-1"/>
          <w:sz w:val="23"/>
          <w:szCs w:val="23"/>
        </w:rPr>
      </w:pPr>
    </w:p>
    <w:p w:rsidR="001409AE" w:rsidRDefault="001409AE" w:rsidP="001D5860">
      <w:pPr>
        <w:spacing w:line="260" w:lineRule="exact"/>
        <w:ind w:right="-55"/>
        <w:rPr>
          <w:rFonts w:ascii="Times New Roman" w:eastAsia="Times New Roman" w:hAnsi="Times New Roman" w:cs="Times New Roman"/>
          <w:b/>
          <w:position w:val="-1"/>
          <w:sz w:val="23"/>
          <w:szCs w:val="23"/>
        </w:rPr>
      </w:pPr>
    </w:p>
    <w:p w:rsidR="00196D43" w:rsidRDefault="00196D43" w:rsidP="00196D43">
      <w:pPr>
        <w:spacing w:line="260" w:lineRule="exact"/>
        <w:ind w:right="-55"/>
        <w:jc w:val="center"/>
        <w:rPr>
          <w:rFonts w:ascii="Times New Roman" w:eastAsia="Times New Roman" w:hAnsi="Times New Roman" w:cs="Times New Roman"/>
          <w:i/>
          <w:position w:val="-1"/>
          <w:sz w:val="23"/>
          <w:szCs w:val="23"/>
        </w:rPr>
      </w:pPr>
      <w:r>
        <w:rPr>
          <w:rFonts w:ascii="Times New Roman" w:eastAsia="Times New Roman" w:hAnsi="Times New Roman" w:cs="Times New Roman"/>
          <w:b/>
          <w:position w:val="-1"/>
          <w:sz w:val="23"/>
          <w:szCs w:val="23"/>
        </w:rPr>
        <w:t>Ga</w:t>
      </w:r>
      <w:r>
        <w:rPr>
          <w:rFonts w:ascii="Times New Roman" w:eastAsia="Times New Roman" w:hAnsi="Times New Roman" w:cs="Times New Roman"/>
          <w:b/>
          <w:spacing w:val="-2"/>
          <w:position w:val="-1"/>
          <w:sz w:val="23"/>
          <w:szCs w:val="23"/>
        </w:rPr>
        <w:t>m</w:t>
      </w:r>
      <w:r>
        <w:rPr>
          <w:rFonts w:ascii="Times New Roman" w:eastAsia="Times New Roman" w:hAnsi="Times New Roman" w:cs="Times New Roman"/>
          <w:b/>
          <w:spacing w:val="-1"/>
          <w:position w:val="-1"/>
          <w:sz w:val="23"/>
          <w:szCs w:val="23"/>
        </w:rPr>
        <w:t>b</w:t>
      </w:r>
      <w:r>
        <w:rPr>
          <w:rFonts w:ascii="Times New Roman" w:eastAsia="Times New Roman" w:hAnsi="Times New Roman" w:cs="Times New Roman"/>
          <w:b/>
          <w:position w:val="-1"/>
          <w:sz w:val="23"/>
          <w:szCs w:val="23"/>
        </w:rPr>
        <w:t>ar</w:t>
      </w:r>
      <w:r>
        <w:rPr>
          <w:rFonts w:ascii="Times New Roman" w:eastAsia="Times New Roman" w:hAnsi="Times New Roman" w:cs="Times New Roman"/>
          <w:b/>
          <w:spacing w:val="1"/>
          <w:position w:val="-1"/>
          <w:sz w:val="23"/>
          <w:szCs w:val="23"/>
        </w:rPr>
        <w:t xml:space="preserve"> </w:t>
      </w:r>
      <w:r>
        <w:rPr>
          <w:rFonts w:ascii="Times New Roman" w:eastAsia="Times New Roman" w:hAnsi="Times New Roman" w:cs="Times New Roman"/>
          <w:b/>
          <w:position w:val="-1"/>
          <w:sz w:val="23"/>
          <w:szCs w:val="23"/>
        </w:rPr>
        <w:t>2.1</w:t>
      </w:r>
      <w:r>
        <w:rPr>
          <w:rFonts w:ascii="Times New Roman" w:eastAsia="Times New Roman" w:hAnsi="Times New Roman" w:cs="Times New Roman"/>
          <w:b/>
          <w:spacing w:val="1"/>
          <w:position w:val="-1"/>
          <w:sz w:val="23"/>
          <w:szCs w:val="23"/>
        </w:rPr>
        <w:t xml:space="preserve"> </w:t>
      </w:r>
      <w:r>
        <w:rPr>
          <w:rFonts w:ascii="Times New Roman" w:eastAsia="Times New Roman" w:hAnsi="Times New Roman" w:cs="Times New Roman"/>
          <w:spacing w:val="-1"/>
          <w:position w:val="-1"/>
          <w:sz w:val="23"/>
          <w:szCs w:val="23"/>
        </w:rPr>
        <w:t>A</w:t>
      </w:r>
      <w:r>
        <w:rPr>
          <w:rFonts w:ascii="Times New Roman" w:eastAsia="Times New Roman" w:hAnsi="Times New Roman" w:cs="Times New Roman"/>
          <w:position w:val="-1"/>
          <w:sz w:val="23"/>
          <w:szCs w:val="23"/>
        </w:rPr>
        <w:t xml:space="preserve">lur </w:t>
      </w:r>
      <w:r>
        <w:rPr>
          <w:rFonts w:ascii="Times New Roman" w:eastAsia="Times New Roman" w:hAnsi="Times New Roman" w:cs="Times New Roman"/>
          <w:spacing w:val="-1"/>
          <w:position w:val="-1"/>
          <w:sz w:val="23"/>
          <w:szCs w:val="23"/>
        </w:rPr>
        <w:t>M</w:t>
      </w:r>
      <w:r>
        <w:rPr>
          <w:rFonts w:ascii="Times New Roman" w:eastAsia="Times New Roman" w:hAnsi="Times New Roman" w:cs="Times New Roman"/>
          <w:spacing w:val="1"/>
          <w:position w:val="-1"/>
          <w:sz w:val="23"/>
          <w:szCs w:val="23"/>
        </w:rPr>
        <w:t>e</w:t>
      </w:r>
      <w:r>
        <w:rPr>
          <w:rFonts w:ascii="Times New Roman" w:eastAsia="Times New Roman" w:hAnsi="Times New Roman" w:cs="Times New Roman"/>
          <w:position w:val="-1"/>
          <w:sz w:val="23"/>
          <w:szCs w:val="23"/>
        </w:rPr>
        <w:t>to</w:t>
      </w:r>
      <w:r>
        <w:rPr>
          <w:rFonts w:ascii="Times New Roman" w:eastAsia="Times New Roman" w:hAnsi="Times New Roman" w:cs="Times New Roman"/>
          <w:spacing w:val="-2"/>
          <w:position w:val="-1"/>
          <w:sz w:val="23"/>
          <w:szCs w:val="23"/>
        </w:rPr>
        <w:t>d</w:t>
      </w:r>
      <w:r>
        <w:rPr>
          <w:rFonts w:ascii="Times New Roman" w:eastAsia="Times New Roman" w:hAnsi="Times New Roman" w:cs="Times New Roman"/>
          <w:position w:val="-1"/>
          <w:sz w:val="23"/>
          <w:szCs w:val="23"/>
        </w:rPr>
        <w:t xml:space="preserve">e </w:t>
      </w:r>
      <w:r>
        <w:rPr>
          <w:rFonts w:ascii="Times New Roman" w:eastAsia="Times New Roman" w:hAnsi="Times New Roman" w:cs="Times New Roman"/>
          <w:i/>
          <w:spacing w:val="-2"/>
          <w:position w:val="-1"/>
          <w:sz w:val="23"/>
          <w:szCs w:val="23"/>
        </w:rPr>
        <w:t>W</w:t>
      </w:r>
      <w:r>
        <w:rPr>
          <w:rFonts w:ascii="Times New Roman" w:eastAsia="Times New Roman" w:hAnsi="Times New Roman" w:cs="Times New Roman"/>
          <w:i/>
          <w:position w:val="-1"/>
          <w:sz w:val="23"/>
          <w:szCs w:val="23"/>
        </w:rPr>
        <w:t>at</w:t>
      </w:r>
      <w:r>
        <w:rPr>
          <w:rFonts w:ascii="Times New Roman" w:eastAsia="Times New Roman" w:hAnsi="Times New Roman" w:cs="Times New Roman"/>
          <w:i/>
          <w:spacing w:val="1"/>
          <w:position w:val="-1"/>
          <w:sz w:val="23"/>
          <w:szCs w:val="23"/>
        </w:rPr>
        <w:t>e</w:t>
      </w:r>
      <w:r>
        <w:rPr>
          <w:rFonts w:ascii="Times New Roman" w:eastAsia="Times New Roman" w:hAnsi="Times New Roman" w:cs="Times New Roman"/>
          <w:i/>
          <w:spacing w:val="-1"/>
          <w:position w:val="-1"/>
          <w:sz w:val="23"/>
          <w:szCs w:val="23"/>
        </w:rPr>
        <w:t>r</w:t>
      </w:r>
      <w:r>
        <w:rPr>
          <w:rFonts w:ascii="Times New Roman" w:eastAsia="Times New Roman" w:hAnsi="Times New Roman" w:cs="Times New Roman"/>
          <w:i/>
          <w:position w:val="-1"/>
          <w:sz w:val="23"/>
          <w:szCs w:val="23"/>
        </w:rPr>
        <w:t>fall</w:t>
      </w:r>
    </w:p>
    <w:p w:rsidR="001409AE" w:rsidRDefault="001409AE" w:rsidP="001409AE">
      <w:pPr>
        <w:spacing w:line="260" w:lineRule="exact"/>
        <w:ind w:right="-55"/>
        <w:jc w:val="both"/>
        <w:rPr>
          <w:rFonts w:ascii="Times New Roman" w:eastAsia="Times New Roman" w:hAnsi="Times New Roman" w:cs="Times New Roman"/>
          <w:position w:val="-1"/>
          <w:sz w:val="23"/>
          <w:szCs w:val="23"/>
        </w:rPr>
      </w:pPr>
    </w:p>
    <w:p w:rsidR="001409AE" w:rsidRDefault="001409AE" w:rsidP="00DF4F8D">
      <w:pPr>
        <w:spacing w:before="29"/>
        <w:ind w:left="810"/>
        <w:rPr>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i/>
          <w:sz w:val="24"/>
          <w:szCs w:val="24"/>
        </w:rPr>
        <w:t>.  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stem</w:t>
      </w:r>
    </w:p>
    <w:p w:rsidR="001409AE" w:rsidRDefault="001409AE" w:rsidP="00DF4F8D">
      <w:pPr>
        <w:spacing w:before="9" w:line="120" w:lineRule="exact"/>
        <w:ind w:left="720" w:firstLine="720"/>
        <w:rPr>
          <w:sz w:val="13"/>
          <w:szCs w:val="13"/>
        </w:rPr>
      </w:pPr>
    </w:p>
    <w:p w:rsidR="001409AE" w:rsidRDefault="001409AE" w:rsidP="00832727">
      <w:pPr>
        <w:spacing w:line="359" w:lineRule="auto"/>
        <w:ind w:left="720" w:right="20" w:firstLine="720"/>
        <w:jc w:val="both"/>
        <w:rPr>
          <w:sz w:val="24"/>
          <w:szCs w:val="24"/>
        </w:rPr>
      </w:pP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ini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sis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p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butuhan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ware</w:t>
      </w:r>
      <w:r>
        <w:rPr>
          <w:rFonts w:ascii="Times New Roman" w:eastAsia="Times New Roman" w:hAnsi="Times New Roman" w:cs="Times New Roman"/>
          <w:sz w:val="24"/>
          <w:szCs w:val="24"/>
        </w:rPr>
        <w:t>,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untuk meng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ump</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lan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   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w:t>
      </w:r>
      <w:r>
        <w:rPr>
          <w:rFonts w:ascii="Times New Roman" w:eastAsia="Times New Roman" w:hAnsi="Times New Roman" w:cs="Times New Roman"/>
          <w:spacing w:val="2"/>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muan   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ustom</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maupun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umpu</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tamb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jurn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rtikel, ma</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pun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int</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p>
    <w:p w:rsidR="001409AE" w:rsidRDefault="001409AE" w:rsidP="00DF4F8D">
      <w:pPr>
        <w:spacing w:before="6"/>
        <w:ind w:left="720"/>
        <w:rPr>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i/>
          <w:sz w:val="24"/>
          <w:szCs w:val="24"/>
        </w:rPr>
        <w:t>. Anal</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sis</w:t>
      </w:r>
    </w:p>
    <w:p w:rsidR="001409AE" w:rsidRDefault="001409AE" w:rsidP="00DF4F8D">
      <w:pPr>
        <w:spacing w:before="7" w:line="120" w:lineRule="exact"/>
        <w:ind w:left="720" w:firstLine="720"/>
        <w:rPr>
          <w:sz w:val="13"/>
          <w:szCs w:val="13"/>
        </w:rPr>
      </w:pPr>
    </w:p>
    <w:p w:rsidR="001409AE" w:rsidRDefault="001409AE" w:rsidP="00832727">
      <w:pPr>
        <w:spacing w:line="360" w:lineRule="auto"/>
        <w:ind w:left="720" w:right="20" w:firstLine="720"/>
        <w:jc w:val="both"/>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plann</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ng</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lanjutan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om</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unication</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pacing w:val="-3"/>
          <w:sz w:val="24"/>
          <w:szCs w:val="24"/>
        </w:rPr>
        <w:t>(</w:t>
      </w:r>
      <w:r>
        <w:rPr>
          <w:rFonts w:ascii="Times New Roman" w:eastAsia="Times New Roman" w:hAnsi="Times New Roman" w:cs="Times New Roman"/>
          <w:i/>
          <w:sz w:val="24"/>
          <w:szCs w:val="24"/>
        </w:rPr>
        <w:t>an</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lysis 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quire</w:t>
      </w:r>
      <w:r>
        <w:rPr>
          <w:rFonts w:ascii="Times New Roman" w:eastAsia="Times New Roman" w:hAnsi="Times New Roman" w:cs="Times New Roman"/>
          <w:i/>
          <w:spacing w:val="-1"/>
          <w:sz w:val="24"/>
          <w:szCs w:val="24"/>
        </w:rPr>
        <w:t>me</w:t>
      </w:r>
      <w:r>
        <w:rPr>
          <w:rFonts w:ascii="Times New Roman" w:eastAsia="Times New Roman" w:hAnsi="Times New Roman" w:cs="Times New Roman"/>
          <w:i/>
          <w:sz w:val="24"/>
          <w:szCs w:val="24"/>
        </w:rPr>
        <w:t>n</w:t>
      </w:r>
      <w:r>
        <w:rPr>
          <w:rFonts w:ascii="Times New Roman" w:eastAsia="Times New Roman" w:hAnsi="Times New Roman" w:cs="Times New Roman"/>
          <w:i/>
          <w:spacing w:val="3"/>
          <w:sz w:val="24"/>
          <w:szCs w:val="24"/>
        </w:rPr>
        <w:t>t</w:t>
      </w:r>
      <w:r>
        <w:rPr>
          <w:rFonts w:ascii="Times New Roman" w:eastAsia="Times New Roman" w:hAnsi="Times New Roman" w:cs="Times New Roman"/>
          <w:i/>
          <w:spacing w:val="-2"/>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ni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kumen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user 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quire</w:t>
      </w:r>
      <w:r>
        <w:rPr>
          <w:rFonts w:ascii="Times New Roman" w:eastAsia="Times New Roman" w:hAnsi="Times New Roman" w:cs="Times New Roman"/>
          <w:i/>
          <w:spacing w:val="-1"/>
          <w:sz w:val="24"/>
          <w:szCs w:val="24"/>
        </w:rPr>
        <w:t>me</w:t>
      </w:r>
      <w:r>
        <w:rPr>
          <w:rFonts w:ascii="Times New Roman" w:eastAsia="Times New Roman" w:hAnsi="Times New Roman" w:cs="Times New Roman"/>
          <w:i/>
          <w:sz w:val="24"/>
          <w:szCs w:val="24"/>
        </w:rPr>
        <w:t>nt</w:t>
      </w:r>
      <w:r>
        <w:rPr>
          <w:rFonts w:ascii="Times New Roman" w:eastAsia="Times New Roman" w:hAnsi="Times New Roman" w:cs="Times New Roman"/>
          <w:i/>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bisa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dikat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rhub</w:t>
      </w:r>
      <w:r>
        <w:rPr>
          <w:rFonts w:ascii="Times New Roman" w:eastAsia="Times New Roman" w:hAnsi="Times New Roman" w:cs="Times New Roman"/>
          <w:spacing w:val="-1"/>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inan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i/>
          <w:sz w:val="24"/>
          <w:szCs w:val="24"/>
        </w:rPr>
        <w:t>user</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mbuat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ware</w:t>
      </w:r>
      <w:r>
        <w:rPr>
          <w:rFonts w:ascii="Times New Roman" w:eastAsia="Times New Roman" w:hAnsi="Times New Roman" w:cs="Times New Roman"/>
          <w:sz w:val="24"/>
          <w:szCs w:val="24"/>
        </w:rPr>
        <w:t>,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masuk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1409AE" w:rsidRDefault="001409AE" w:rsidP="00DF4F8D">
      <w:pPr>
        <w:spacing w:before="3"/>
        <w:ind w:left="720"/>
        <w:rPr>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i/>
          <w:sz w:val="24"/>
          <w:szCs w:val="24"/>
        </w:rPr>
        <w:t>. D</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sign</w:t>
      </w:r>
    </w:p>
    <w:p w:rsidR="001409AE" w:rsidRDefault="001409AE" w:rsidP="00DF4F8D">
      <w:pPr>
        <w:spacing w:before="10" w:line="120" w:lineRule="exact"/>
        <w:ind w:left="720" w:firstLine="720"/>
        <w:rPr>
          <w:sz w:val="13"/>
          <w:szCs w:val="13"/>
        </w:rPr>
      </w:pPr>
    </w:p>
    <w:p w:rsidR="004B476B" w:rsidRPr="00DF4F8D" w:rsidRDefault="001409AE" w:rsidP="00832727">
      <w:pPr>
        <w:spacing w:line="360" w:lineRule="auto"/>
        <w:ind w:left="720" w:right="20" w:firstLine="7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mod</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ng</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s</w:t>
      </w:r>
      <w:r>
        <w:rPr>
          <w:rFonts w:ascii="Times New Roman" w:eastAsia="Times New Roman" w:hAnsi="Times New Roman" w:cs="Times New Roman"/>
          <w:spacing w:val="-2"/>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butuhan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z w:val="24"/>
          <w:szCs w:val="24"/>
        </w:rPr>
        <w:t>e 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ware</w:t>
      </w:r>
      <w:r>
        <w:rPr>
          <w:rFonts w:ascii="Times New Roman" w:eastAsia="Times New Roman" w:hAnsi="Times New Roman" w:cs="Times New Roman"/>
          <w:i/>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dipe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ki</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dibuat</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odin</w:t>
      </w:r>
      <w:r>
        <w:rPr>
          <w:rFonts w:ascii="Times New Roman" w:eastAsia="Times New Roman" w:hAnsi="Times New Roman" w:cs="Times New Roman"/>
          <w:i/>
          <w:spacing w:val="1"/>
          <w:sz w:val="24"/>
          <w:szCs w:val="24"/>
        </w:rPr>
        <w:t>g</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Pr</w:t>
      </w:r>
      <w:r>
        <w:rPr>
          <w:rFonts w:ascii="Times New Roman" w:eastAsia="Times New Roman" w:hAnsi="Times New Roman" w:cs="Times New Roman"/>
          <w:sz w:val="24"/>
          <w:szCs w:val="24"/>
        </w:rPr>
        <w:t>oses ini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okus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struktur 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z w:val="24"/>
          <w:szCs w:val="24"/>
        </w:rPr>
        <w:t>ars</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te</w:t>
      </w:r>
      <w:r>
        <w:rPr>
          <w:rFonts w:ascii="Times New Roman" w:eastAsia="Times New Roman" w:hAnsi="Times New Roman" w:cs="Times New Roman"/>
          <w:i/>
          <w:spacing w:val="-1"/>
          <w:sz w:val="24"/>
          <w:szCs w:val="24"/>
        </w:rPr>
        <w:t>k</w:t>
      </w:r>
      <w:r>
        <w:rPr>
          <w:rFonts w:ascii="Times New Roman" w:eastAsia="Times New Roman" w:hAnsi="Times New Roman" w:cs="Times New Roman"/>
          <w:i/>
          <w:sz w:val="24"/>
          <w:szCs w:val="24"/>
        </w:rPr>
        <w:t>tur</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ware, 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pre</w:t>
      </w:r>
      <w:r>
        <w:rPr>
          <w:rFonts w:ascii="Times New Roman" w:eastAsia="Times New Roman" w:hAnsi="Times New Roman" w:cs="Times New Roman"/>
          <w:i/>
          <w:spacing w:val="2"/>
          <w:sz w:val="24"/>
          <w:szCs w:val="24"/>
        </w:rPr>
        <w:t>s</w:t>
      </w:r>
      <w:r>
        <w:rPr>
          <w:rFonts w:ascii="Times New Roman" w:eastAsia="Times New Roman" w:hAnsi="Times New Roman" w:cs="Times New Roman"/>
          <w:i/>
          <w:spacing w:val="-1"/>
          <w:sz w:val="24"/>
          <w:szCs w:val="24"/>
        </w:rPr>
        <w:t>e</w:t>
      </w:r>
      <w:r>
        <w:rPr>
          <w:rFonts w:ascii="Times New Roman" w:eastAsia="Times New Roman" w:hAnsi="Times New Roman" w:cs="Times New Roman"/>
          <w:i/>
          <w:spacing w:val="2"/>
          <w:sz w:val="24"/>
          <w:szCs w:val="24"/>
        </w:rPr>
        <w:t>n</w:t>
      </w:r>
      <w:r>
        <w:rPr>
          <w:rFonts w:ascii="Times New Roman" w:eastAsia="Times New Roman" w:hAnsi="Times New Roman" w:cs="Times New Roman"/>
          <w:i/>
          <w:sz w:val="24"/>
          <w:szCs w:val="24"/>
        </w:rPr>
        <w:t>tasi in</w:t>
      </w:r>
      <w:r>
        <w:rPr>
          <w:rFonts w:ascii="Times New Roman" w:eastAsia="Times New Roman" w:hAnsi="Times New Roman" w:cs="Times New Roman"/>
          <w:i/>
          <w:spacing w:val="1"/>
          <w:sz w:val="24"/>
          <w:szCs w:val="24"/>
        </w:rPr>
        <w:t>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rfac</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tail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lgoritma) 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osed</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dokumen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disebut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ware 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quire</w:t>
      </w:r>
      <w:r>
        <w:rPr>
          <w:rFonts w:ascii="Times New Roman" w:eastAsia="Times New Roman" w:hAnsi="Times New Roman" w:cs="Times New Roman"/>
          <w:i/>
          <w:spacing w:val="-1"/>
          <w:sz w:val="24"/>
          <w:szCs w:val="24"/>
        </w:rPr>
        <w:t>me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t</w:t>
      </w:r>
      <w:r>
        <w:rPr>
          <w:rFonts w:ascii="Times New Roman" w:eastAsia="Times New Roman" w:hAnsi="Times New Roman" w:cs="Times New Roman"/>
          <w:sz w:val="24"/>
          <w:szCs w:val="24"/>
        </w:rPr>
        <w:t>.</w:t>
      </w:r>
    </w:p>
    <w:p w:rsidR="001409AE" w:rsidRDefault="001409AE" w:rsidP="00DF4F8D">
      <w:pPr>
        <w:spacing w:before="4"/>
        <w:ind w:left="720"/>
        <w:rPr>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i/>
          <w:sz w:val="24"/>
          <w:szCs w:val="24"/>
        </w:rPr>
        <w:t>Coding</w:t>
      </w:r>
    </w:p>
    <w:p w:rsidR="001409AE" w:rsidRDefault="001409AE" w:rsidP="00DF4F8D">
      <w:pPr>
        <w:spacing w:before="9" w:line="120" w:lineRule="exact"/>
        <w:ind w:left="720" w:firstLine="720"/>
        <w:rPr>
          <w:sz w:val="13"/>
          <w:szCs w:val="13"/>
        </w:rPr>
      </w:pPr>
    </w:p>
    <w:p w:rsidR="004B476B" w:rsidRDefault="001409AE" w:rsidP="00832727">
      <w:pPr>
        <w:spacing w:line="360" w:lineRule="auto"/>
        <w:ind w:left="720" w:right="20" w:firstLine="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Construction</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oses 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ko</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Coding</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ea</w:t>
      </w:r>
      <w:r>
        <w:rPr>
          <w:rFonts w:ascii="Times New Roman" w:eastAsia="Times New Roman" w:hAnsi="Times New Roman" w:cs="Times New Roman"/>
          <w:sz w:val="24"/>
          <w:szCs w:val="24"/>
        </w:rPr>
        <w:t>n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sa</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bisa</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dik</w:t>
      </w:r>
      <w:r>
        <w:rPr>
          <w:rFonts w:ascii="Times New Roman" w:eastAsia="Times New Roman" w:hAnsi="Times New Roman" w:cs="Times New Roman"/>
          <w:spacing w:val="5"/>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oleh kompu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P</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oleh</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i/>
          <w:sz w:val="24"/>
          <w:szCs w:val="24"/>
        </w:rPr>
        <w:t>user</w:t>
      </w:r>
      <w:r>
        <w:rPr>
          <w:rFonts w:ascii="Times New Roman" w:eastAsia="Times New Roman" w:hAnsi="Times New Roman" w:cs="Times New Roman"/>
          <w:sz w:val="24"/>
          <w:szCs w:val="24"/>
        </w:rPr>
        <w:t>.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lah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sec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ra </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 xml:space="preserve">suatu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ware</w:t>
      </w:r>
      <w:r>
        <w:rPr>
          <w:rFonts w:ascii="Times New Roman" w:eastAsia="Times New Roman" w:hAnsi="Times New Roman" w:cs="Times New Roman"/>
          <w:sz w:val="24"/>
          <w:szCs w:val="24"/>
        </w:rPr>
        <w:t>,</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rti</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49"/>
          <w:sz w:val="24"/>
          <w:szCs w:val="24"/>
        </w:rPr>
        <w:t xml:space="preserve"> </w:t>
      </w:r>
      <w:r>
        <w:rPr>
          <w:rFonts w:ascii="Times New Roman" w:eastAsia="Times New Roman" w:hAnsi="Times New Roman" w:cs="Times New Roman"/>
          <w:sz w:val="24"/>
          <w:szCs w:val="24"/>
        </w:rPr>
        <w:lastRenderedPageBreak/>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ggun</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z w:val="24"/>
          <w:szCs w:val="24"/>
        </w:rPr>
        <w:t>kompu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9"/>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ksi</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lkan</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tah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in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kod</w:t>
      </w:r>
      <w:r>
        <w:rPr>
          <w:rFonts w:ascii="Times New Roman" w:eastAsia="Times New Roman" w:hAnsi="Times New Roman" w:cs="Times New Roman"/>
          <w:spacing w:val="-1"/>
          <w:sz w:val="24"/>
          <w:szCs w:val="24"/>
        </w:rPr>
        <w:t>ea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les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maka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la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testing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dibuat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tadi.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T</w:t>
      </w:r>
      <w:r>
        <w:rPr>
          <w:rFonts w:ascii="Times New Roman" w:eastAsia="Times New Roman" w:hAnsi="Times New Roman" w:cs="Times New Roman"/>
          <w:sz w:val="24"/>
          <w:szCs w:val="24"/>
        </w:rPr>
        <w:t>ujuan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testing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mukan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 sistem 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 un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uk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mud</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dipe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i</w:t>
      </w:r>
      <w:r w:rsidR="004B476B">
        <w:rPr>
          <w:rFonts w:ascii="Times New Roman" w:eastAsia="Times New Roman" w:hAnsi="Times New Roman" w:cs="Times New Roman"/>
          <w:sz w:val="24"/>
          <w:szCs w:val="24"/>
        </w:rPr>
        <w:t>ki</w:t>
      </w:r>
    </w:p>
    <w:p w:rsidR="004B476B" w:rsidRPr="004B476B" w:rsidRDefault="004B476B" w:rsidP="00DF4F8D">
      <w:pPr>
        <w:spacing w:line="360" w:lineRule="auto"/>
        <w:ind w:left="720" w:right="78"/>
        <w:jc w:val="both"/>
        <w:rPr>
          <w:rFonts w:ascii="Times New Roman" w:eastAsia="Times New Roman" w:hAnsi="Times New Roman" w:cs="Times New Roman"/>
          <w:sz w:val="24"/>
          <w:szCs w:val="24"/>
        </w:rPr>
      </w:pPr>
      <w:r w:rsidRPr="004B476B">
        <w:rPr>
          <w:rFonts w:ascii="Times New Roman" w:eastAsia="Times New Roman" w:hAnsi="Times New Roman" w:cs="Times New Roman"/>
          <w:sz w:val="24"/>
          <w:szCs w:val="24"/>
        </w:rPr>
        <w:t xml:space="preserve">5. </w:t>
      </w:r>
      <w:r w:rsidRPr="004B476B">
        <w:rPr>
          <w:rFonts w:ascii="Times New Roman" w:eastAsia="Times New Roman" w:hAnsi="Times New Roman" w:cs="Times New Roman"/>
          <w:i/>
          <w:sz w:val="24"/>
          <w:szCs w:val="24"/>
        </w:rPr>
        <w:t>Testing</w:t>
      </w:r>
    </w:p>
    <w:p w:rsidR="004B476B" w:rsidRPr="004B476B" w:rsidRDefault="004B476B" w:rsidP="00832727">
      <w:pPr>
        <w:spacing w:line="360" w:lineRule="auto"/>
        <w:ind w:left="720" w:right="20" w:firstLine="720"/>
        <w:jc w:val="both"/>
        <w:rPr>
          <w:rFonts w:ascii="Times New Roman" w:eastAsia="Times New Roman" w:hAnsi="Times New Roman" w:cs="Times New Roman"/>
          <w:sz w:val="24"/>
          <w:szCs w:val="24"/>
        </w:rPr>
      </w:pPr>
      <w:r w:rsidRPr="004B476B">
        <w:rPr>
          <w:rFonts w:ascii="Times New Roman" w:eastAsia="Times New Roman" w:hAnsi="Times New Roman" w:cs="Times New Roman"/>
          <w:sz w:val="24"/>
          <w:szCs w:val="24"/>
        </w:rPr>
        <w:t xml:space="preserve">Setelah perangkat lunak telah dianggap sesuai dengan </w:t>
      </w:r>
      <w:r w:rsidRPr="004B476B">
        <w:rPr>
          <w:rFonts w:ascii="Times New Roman" w:eastAsia="Times New Roman" w:hAnsi="Times New Roman" w:cs="Times New Roman"/>
          <w:i/>
          <w:sz w:val="24"/>
          <w:szCs w:val="24"/>
        </w:rPr>
        <w:t>requirement customer</w:t>
      </w:r>
      <w:r w:rsidRPr="004B476B">
        <w:rPr>
          <w:rFonts w:ascii="Times New Roman" w:eastAsia="Times New Roman" w:hAnsi="Times New Roman" w:cs="Times New Roman"/>
          <w:sz w:val="24"/>
          <w:szCs w:val="24"/>
        </w:rPr>
        <w:t>, perangkat lunak diuji untuk mempertahankan hasil sistem dan sesuai dengan perancangan sistem.</w:t>
      </w:r>
    </w:p>
    <w:p w:rsidR="004B476B" w:rsidRDefault="00DF4F8D" w:rsidP="00DF4F8D">
      <w:pPr>
        <w:ind w:left="720"/>
        <w:rPr>
          <w:sz w:val="24"/>
          <w:szCs w:val="24"/>
        </w:rPr>
      </w:pPr>
      <w:r>
        <w:rPr>
          <w:rFonts w:ascii="Times New Roman" w:eastAsia="Times New Roman" w:hAnsi="Times New Roman" w:cs="Times New Roman"/>
          <w:b/>
          <w:sz w:val="24"/>
          <w:szCs w:val="24"/>
        </w:rPr>
        <w:t>2.5</w:t>
      </w:r>
      <w:r>
        <w:rPr>
          <w:rFonts w:ascii="Times New Roman" w:eastAsia="Times New Roman" w:hAnsi="Times New Roman" w:cs="Times New Roman"/>
          <w:b/>
          <w:sz w:val="24"/>
          <w:szCs w:val="24"/>
        </w:rPr>
        <w:tab/>
      </w:r>
      <w:r w:rsidR="004B476B">
        <w:rPr>
          <w:rFonts w:ascii="Times New Roman" w:eastAsia="Times New Roman" w:hAnsi="Times New Roman" w:cs="Times New Roman"/>
          <w:b/>
          <w:sz w:val="24"/>
          <w:szCs w:val="24"/>
        </w:rPr>
        <w:t>U</w:t>
      </w:r>
      <w:r w:rsidR="004B476B">
        <w:rPr>
          <w:rFonts w:ascii="Times New Roman" w:eastAsia="Times New Roman" w:hAnsi="Times New Roman" w:cs="Times New Roman"/>
          <w:b/>
          <w:spacing w:val="-1"/>
          <w:sz w:val="24"/>
          <w:szCs w:val="24"/>
        </w:rPr>
        <w:t>M</w:t>
      </w:r>
      <w:r w:rsidR="004B476B">
        <w:rPr>
          <w:rFonts w:ascii="Times New Roman" w:eastAsia="Times New Roman" w:hAnsi="Times New Roman" w:cs="Times New Roman"/>
          <w:b/>
          <w:sz w:val="24"/>
          <w:szCs w:val="24"/>
        </w:rPr>
        <w:t>L</w:t>
      </w:r>
      <w:r w:rsidR="004B476B">
        <w:rPr>
          <w:rFonts w:ascii="Times New Roman" w:eastAsia="Times New Roman" w:hAnsi="Times New Roman" w:cs="Times New Roman"/>
          <w:b/>
          <w:spacing w:val="1"/>
          <w:sz w:val="24"/>
          <w:szCs w:val="24"/>
        </w:rPr>
        <w:t xml:space="preserve"> </w:t>
      </w:r>
      <w:r w:rsidR="004B476B">
        <w:rPr>
          <w:rFonts w:ascii="Times New Roman" w:eastAsia="Times New Roman" w:hAnsi="Times New Roman" w:cs="Times New Roman"/>
          <w:b/>
          <w:spacing w:val="-1"/>
          <w:sz w:val="24"/>
          <w:szCs w:val="24"/>
        </w:rPr>
        <w:t>(</w:t>
      </w:r>
      <w:r w:rsidR="004B476B">
        <w:rPr>
          <w:rFonts w:ascii="Times New Roman" w:eastAsia="Times New Roman" w:hAnsi="Times New Roman" w:cs="Times New Roman"/>
          <w:b/>
          <w:sz w:val="24"/>
          <w:szCs w:val="24"/>
        </w:rPr>
        <w:t>Un</w:t>
      </w:r>
      <w:r w:rsidR="004B476B">
        <w:rPr>
          <w:rFonts w:ascii="Times New Roman" w:eastAsia="Times New Roman" w:hAnsi="Times New Roman" w:cs="Times New Roman"/>
          <w:b/>
          <w:spacing w:val="1"/>
          <w:sz w:val="24"/>
          <w:szCs w:val="24"/>
        </w:rPr>
        <w:t>if</w:t>
      </w:r>
      <w:r w:rsidR="004B476B">
        <w:rPr>
          <w:rFonts w:ascii="Times New Roman" w:eastAsia="Times New Roman" w:hAnsi="Times New Roman" w:cs="Times New Roman"/>
          <w:b/>
          <w:sz w:val="24"/>
          <w:szCs w:val="24"/>
        </w:rPr>
        <w:t>ied Modeli</w:t>
      </w:r>
      <w:r w:rsidR="004B476B">
        <w:rPr>
          <w:rFonts w:ascii="Times New Roman" w:eastAsia="Times New Roman" w:hAnsi="Times New Roman" w:cs="Times New Roman"/>
          <w:b/>
          <w:spacing w:val="-1"/>
          <w:sz w:val="24"/>
          <w:szCs w:val="24"/>
        </w:rPr>
        <w:t>n</w:t>
      </w:r>
      <w:r w:rsidR="004B476B">
        <w:rPr>
          <w:rFonts w:ascii="Times New Roman" w:eastAsia="Times New Roman" w:hAnsi="Times New Roman" w:cs="Times New Roman"/>
          <w:b/>
          <w:sz w:val="24"/>
          <w:szCs w:val="24"/>
        </w:rPr>
        <w:t>g La</w:t>
      </w:r>
      <w:r w:rsidR="004B476B">
        <w:rPr>
          <w:rFonts w:ascii="Times New Roman" w:eastAsia="Times New Roman" w:hAnsi="Times New Roman" w:cs="Times New Roman"/>
          <w:b/>
          <w:spacing w:val="1"/>
          <w:sz w:val="24"/>
          <w:szCs w:val="24"/>
        </w:rPr>
        <w:t>n</w:t>
      </w:r>
      <w:r w:rsidR="004B476B">
        <w:rPr>
          <w:rFonts w:ascii="Times New Roman" w:eastAsia="Times New Roman" w:hAnsi="Times New Roman" w:cs="Times New Roman"/>
          <w:b/>
          <w:sz w:val="24"/>
          <w:szCs w:val="24"/>
        </w:rPr>
        <w:t>g</w:t>
      </w:r>
      <w:r w:rsidR="004B476B">
        <w:rPr>
          <w:rFonts w:ascii="Times New Roman" w:eastAsia="Times New Roman" w:hAnsi="Times New Roman" w:cs="Times New Roman"/>
          <w:b/>
          <w:spacing w:val="1"/>
          <w:sz w:val="24"/>
          <w:szCs w:val="24"/>
        </w:rPr>
        <w:t>u</w:t>
      </w:r>
      <w:r w:rsidR="004B476B">
        <w:rPr>
          <w:rFonts w:ascii="Times New Roman" w:eastAsia="Times New Roman" w:hAnsi="Times New Roman" w:cs="Times New Roman"/>
          <w:b/>
          <w:sz w:val="24"/>
          <w:szCs w:val="24"/>
        </w:rPr>
        <w:t>ag</w:t>
      </w:r>
      <w:r w:rsidR="004B476B">
        <w:rPr>
          <w:rFonts w:ascii="Times New Roman" w:eastAsia="Times New Roman" w:hAnsi="Times New Roman" w:cs="Times New Roman"/>
          <w:b/>
          <w:spacing w:val="1"/>
          <w:sz w:val="24"/>
          <w:szCs w:val="24"/>
        </w:rPr>
        <w:t>e</w:t>
      </w:r>
      <w:r w:rsidR="004B476B">
        <w:rPr>
          <w:rFonts w:ascii="Times New Roman" w:eastAsia="Times New Roman" w:hAnsi="Times New Roman" w:cs="Times New Roman"/>
          <w:b/>
          <w:sz w:val="24"/>
          <w:szCs w:val="24"/>
        </w:rPr>
        <w:t>)</w:t>
      </w:r>
    </w:p>
    <w:p w:rsidR="004B476B" w:rsidRDefault="004B476B" w:rsidP="004B476B">
      <w:pPr>
        <w:spacing w:before="13" w:line="280" w:lineRule="exact"/>
        <w:rPr>
          <w:sz w:val="28"/>
          <w:szCs w:val="28"/>
        </w:rPr>
      </w:pPr>
    </w:p>
    <w:p w:rsidR="004B476B" w:rsidRDefault="004B476B" w:rsidP="00832727">
      <w:pPr>
        <w:spacing w:line="360" w:lineRule="auto"/>
        <w:ind w:left="720" w:right="20" w:firstLine="720"/>
        <w:jc w:val="both"/>
        <w:rPr>
          <w:sz w:val="24"/>
          <w:szCs w:val="24"/>
        </w:rPr>
      </w:pPr>
      <w:r>
        <w:rPr>
          <w:rFonts w:ascii="Times New Roman" w:eastAsia="Times New Roman" w:hAnsi="Times New Roman" w:cs="Times New Roman"/>
          <w:i/>
          <w:sz w:val="24"/>
          <w:szCs w:val="24"/>
        </w:rPr>
        <w:t>U</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L</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Unif</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od</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ng</w:t>
      </w:r>
      <w:r>
        <w:rPr>
          <w:rFonts w:ascii="Times New Roman" w:eastAsia="Times New Roman" w:hAnsi="Times New Roman" w:cs="Times New Roman"/>
          <w:i/>
          <w:spacing w:val="1"/>
          <w:sz w:val="24"/>
          <w:szCs w:val="24"/>
        </w:rPr>
        <w:t xml:space="preserve"> L</w:t>
      </w:r>
      <w:r>
        <w:rPr>
          <w:rFonts w:ascii="Times New Roman" w:eastAsia="Times New Roman" w:hAnsi="Times New Roman" w:cs="Times New Roman"/>
          <w:i/>
          <w:sz w:val="24"/>
          <w:szCs w:val="24"/>
        </w:rPr>
        <w:t>anguag</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rsitektur</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7"/>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proofErr w:type="gramStart"/>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rja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O</w:t>
      </w:r>
      <w:r>
        <w:rPr>
          <w:rFonts w:ascii="Times New Roman" w:eastAsia="Times New Roman" w:hAnsi="Times New Roman" w:cs="Times New Roman"/>
          <w:sz w:val="24"/>
          <w:szCs w:val="24"/>
        </w:rPr>
        <w:t xml:space="preserve">AD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Obj</w:t>
      </w:r>
      <w:r>
        <w:rPr>
          <w:rFonts w:ascii="Times New Roman" w:eastAsia="Times New Roman" w:hAnsi="Times New Roman" w:cs="Times New Roman"/>
          <w:i/>
          <w:spacing w:val="-1"/>
          <w:sz w:val="24"/>
          <w:szCs w:val="24"/>
        </w:rPr>
        <w:t>ec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w:t>
      </w:r>
      <w:r>
        <w:rPr>
          <w:rFonts w:ascii="Times New Roman" w:eastAsia="Times New Roman" w:hAnsi="Times New Roman" w:cs="Times New Roman"/>
          <w:i/>
          <w:sz w:val="24"/>
          <w:szCs w:val="24"/>
        </w:rPr>
        <w:t>Ori</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3"/>
          <w:sz w:val="24"/>
          <w:szCs w:val="24"/>
        </w:rPr>
        <w:t>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 xml:space="preserve">d </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Anal</w:t>
      </w:r>
      <w:r>
        <w:rPr>
          <w:rFonts w:ascii="Times New Roman" w:eastAsia="Times New Roman" w:hAnsi="Times New Roman" w:cs="Times New Roman"/>
          <w:i/>
          <w:spacing w:val="-1"/>
          <w:sz w:val="24"/>
          <w:szCs w:val="24"/>
        </w:rPr>
        <w:t>y</w:t>
      </w:r>
      <w:r>
        <w:rPr>
          <w:rFonts w:ascii="Times New Roman" w:eastAsia="Times New Roman" w:hAnsi="Times New Roman" w:cs="Times New Roman"/>
          <w:i/>
          <w:spacing w:val="2"/>
          <w:sz w:val="24"/>
          <w:szCs w:val="24"/>
        </w:rPr>
        <w:t>s</w:t>
      </w:r>
      <w:r>
        <w:rPr>
          <w:rFonts w:ascii="Times New Roman" w:eastAsia="Times New Roman" w:hAnsi="Times New Roman" w:cs="Times New Roman"/>
          <w:i/>
          <w:sz w:val="24"/>
          <w:szCs w:val="24"/>
        </w:rPr>
        <w:t>is</w:t>
      </w:r>
      <w:r>
        <w:rPr>
          <w:rFonts w:ascii="Times New Roman" w:eastAsia="Times New Roman" w:hAnsi="Times New Roman" w:cs="Times New Roman"/>
          <w:i/>
          <w:spacing w:val="1"/>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sig</w:t>
      </w:r>
      <w:r>
        <w:rPr>
          <w:rFonts w:ascii="Times New Roman" w:eastAsia="Times New Roman" w:hAnsi="Times New Roman" w:cs="Times New Roman"/>
          <w:i/>
          <w:spacing w:val="1"/>
          <w:sz w:val="24"/>
          <w:szCs w:val="24"/>
        </w:rPr>
        <w:t>n</w:t>
      </w:r>
      <w:r>
        <w:rPr>
          <w:rFonts w:ascii="Times New Roman" w:eastAsia="Times New Roman" w:hAnsi="Times New Roman" w:cs="Times New Roman"/>
          <w:sz w:val="24"/>
          <w:szCs w:val="24"/>
        </w:rPr>
        <w:t>)  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tu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sa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konsisten unt</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k men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ntukan,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visualis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 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kontruksi,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mendokum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ntasik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art</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fact</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poto</w:t>
      </w:r>
      <w:r>
        <w:rPr>
          <w:rFonts w:ascii="Times New Roman" w:eastAsia="Times New Roman" w:hAnsi="Times New Roman" w:cs="Times New Roman"/>
          <w:spacing w:val="3"/>
          <w:sz w:val="24"/>
          <w:szCs w:val="24"/>
        </w:rPr>
        <w:t>n</w:t>
      </w:r>
      <w:r>
        <w:rPr>
          <w:rFonts w:ascii="Times New Roman" w:eastAsia="Times New Roman" w:hAnsi="Times New Roman" w:cs="Times New Roman"/>
          <w:sz w:val="24"/>
          <w:szCs w:val="24"/>
        </w:rPr>
        <w:t>g info</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su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 pros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oho, 2015</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Tuju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U</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L</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diant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w:t>
      </w:r>
      <w:proofErr w:type="gramEnd"/>
    </w:p>
    <w:p w:rsidR="004B476B" w:rsidRDefault="004B476B" w:rsidP="00832727">
      <w:pPr>
        <w:tabs>
          <w:tab w:val="left" w:pos="1140"/>
        </w:tabs>
        <w:spacing w:before="3" w:line="360" w:lineRule="auto"/>
        <w:ind w:left="2160" w:right="20" w:hanging="720"/>
        <w:jc w:val="both"/>
        <w:rPr>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model</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siap</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model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isual</w:t>
      </w:r>
      <w:r>
        <w:rPr>
          <w:rFonts w:ascii="Times New Roman" w:eastAsia="Times New Roman" w:hAnsi="Times New Roman" w:cs="Times New Roman"/>
          <w:i/>
          <w:spacing w:val="11"/>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ks</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sif</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unt</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k meng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ing menu</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model</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mudah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t</w:t>
      </w:r>
      <w:r>
        <w:rPr>
          <w:rFonts w:ascii="Times New Roman" w:eastAsia="Times New Roman" w:hAnsi="Times New Roman" w:cs="Times New Roman"/>
          <w:sz w:val="24"/>
          <w:szCs w:val="24"/>
        </w:rPr>
        <w:t>i s</w:t>
      </w:r>
      <w:r>
        <w:rPr>
          <w:rFonts w:ascii="Times New Roman" w:eastAsia="Times New Roman" w:hAnsi="Times New Roman" w:cs="Times New Roman"/>
          <w:spacing w:val="-1"/>
          <w:sz w:val="24"/>
          <w:szCs w:val="24"/>
        </w:rPr>
        <w:t>eca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umu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w:t>
      </w:r>
    </w:p>
    <w:p w:rsidR="004B476B" w:rsidRDefault="004B476B" w:rsidP="00832727">
      <w:pPr>
        <w:tabs>
          <w:tab w:val="left" w:pos="1140"/>
        </w:tabs>
        <w:spacing w:before="6" w:line="359" w:lineRule="auto"/>
        <w:ind w:left="2160" w:right="20" w:hanging="720"/>
        <w:jc w:val="both"/>
        <w:rPr>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ontoh</w:t>
      </w:r>
      <w:r>
        <w:rPr>
          <w:rFonts w:ascii="Times New Roman" w:eastAsia="Times New Roman" w:hAnsi="Times New Roman" w:cs="Times New Roman"/>
          <w:spacing w:val="5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sa</w:t>
      </w:r>
      <w:r>
        <w:rPr>
          <w:rFonts w:ascii="Times New Roman" w:eastAsia="Times New Roman" w:hAnsi="Times New Roman" w:cs="Times New Roman"/>
          <w:spacing w:val="49"/>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model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48"/>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rbag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5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mrog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 xml:space="preserve">man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pr</w:t>
      </w:r>
      <w:r>
        <w:rPr>
          <w:rFonts w:ascii="Times New Roman" w:eastAsia="Times New Roman" w:hAnsi="Times New Roman" w:cs="Times New Roman"/>
          <w:spacing w:val="-1"/>
          <w:sz w:val="24"/>
          <w:szCs w:val="24"/>
        </w:rPr>
        <w:t>o</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k</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p>
    <w:p w:rsidR="004B476B" w:rsidRPr="006C6266" w:rsidRDefault="004B476B" w:rsidP="00832727">
      <w:pPr>
        <w:tabs>
          <w:tab w:val="left" w:pos="1140"/>
        </w:tabs>
        <w:spacing w:before="6" w:line="359" w:lineRule="auto"/>
        <w:ind w:left="2250" w:right="20" w:hanging="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26"/>
          <w:sz w:val="24"/>
          <w:szCs w:val="24"/>
        </w:rPr>
        <w:t xml:space="preserve"> </w:t>
      </w:r>
      <w:r w:rsidR="00DF4F8D">
        <w:rPr>
          <w:rFonts w:ascii="Times New Roman" w:eastAsia="Times New Roman" w:hAnsi="Times New Roman" w:cs="Times New Roman"/>
          <w:spacing w:val="26"/>
          <w:sz w:val="24"/>
          <w:szCs w:val="24"/>
        </w:rPr>
        <w:tab/>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ktek</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ktek 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rd</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dal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pemod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w:t>
      </w:r>
    </w:p>
    <w:p w:rsidR="004B476B" w:rsidRDefault="004B476B" w:rsidP="00832727">
      <w:pPr>
        <w:ind w:left="720" w:right="20"/>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2.5.1 </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z w:val="24"/>
          <w:szCs w:val="24"/>
        </w:rPr>
        <w:t>Use</w:t>
      </w:r>
      <w:proofErr w:type="gramEnd"/>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Case</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Diag</w:t>
      </w:r>
      <w:r>
        <w:rPr>
          <w:rFonts w:ascii="Times New Roman" w:eastAsia="Times New Roman" w:hAnsi="Times New Roman" w:cs="Times New Roman"/>
          <w:b/>
          <w:spacing w:val="-1"/>
          <w:sz w:val="24"/>
          <w:szCs w:val="24"/>
        </w:rPr>
        <w:t>r</w:t>
      </w:r>
      <w:r>
        <w:rPr>
          <w:rFonts w:ascii="Times New Roman" w:eastAsia="Times New Roman" w:hAnsi="Times New Roman" w:cs="Times New Roman"/>
          <w:b/>
          <w:spacing w:val="2"/>
          <w:sz w:val="24"/>
          <w:szCs w:val="24"/>
        </w:rPr>
        <w:t>a</w:t>
      </w:r>
      <w:r>
        <w:rPr>
          <w:rFonts w:ascii="Times New Roman" w:eastAsia="Times New Roman" w:hAnsi="Times New Roman" w:cs="Times New Roman"/>
          <w:b/>
          <w:sz w:val="24"/>
          <w:szCs w:val="24"/>
        </w:rPr>
        <w:t>m</w:t>
      </w:r>
    </w:p>
    <w:p w:rsidR="006C6266" w:rsidRPr="004B476B" w:rsidRDefault="006C6266" w:rsidP="00832727">
      <w:pPr>
        <w:ind w:left="588" w:right="20"/>
        <w:rPr>
          <w:sz w:val="24"/>
          <w:szCs w:val="24"/>
        </w:rPr>
      </w:pPr>
    </w:p>
    <w:p w:rsidR="004B476B" w:rsidRDefault="004B476B" w:rsidP="00832727">
      <w:pPr>
        <w:tabs>
          <w:tab w:val="left" w:pos="1140"/>
        </w:tabs>
        <w:spacing w:before="6" w:line="359" w:lineRule="auto"/>
        <w:ind w:left="720" w:right="20" w:firstLine="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Diagram</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rup</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model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i/>
          <w:sz w:val="24"/>
          <w:szCs w:val="24"/>
        </w:rPr>
        <w:t>U</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L</w:t>
      </w:r>
      <w:r>
        <w:rPr>
          <w:rFonts w:ascii="Times New Roman" w:eastAsia="Times New Roman" w:hAnsi="Times New Roman" w:cs="Times New Roman"/>
          <w:i/>
          <w:spacing w:val="5"/>
          <w:sz w:val="24"/>
          <w:szCs w:val="24"/>
        </w:rPr>
        <w:t xml:space="preserve"> </w:t>
      </w:r>
      <w:r>
        <w:rPr>
          <w:rFonts w:ascii="Times New Roman" w:eastAsia="Times New Roman" w:hAnsi="Times New Roman" w:cs="Times New Roman"/>
          <w:i/>
          <w:sz w:val="24"/>
          <w:szCs w:val="24"/>
        </w:rPr>
        <w:t>(</w:t>
      </w:r>
      <w:r>
        <w:rPr>
          <w:rFonts w:ascii="Times New Roman" w:eastAsia="Times New Roman" w:hAnsi="Times New Roman" w:cs="Times New Roman"/>
          <w:i/>
          <w:spacing w:val="-1"/>
          <w:sz w:val="24"/>
          <w:szCs w:val="24"/>
        </w:rPr>
        <w:t>U</w:t>
      </w:r>
      <w:r>
        <w:rPr>
          <w:rFonts w:ascii="Times New Roman" w:eastAsia="Times New Roman" w:hAnsi="Times New Roman" w:cs="Times New Roman"/>
          <w:i/>
          <w:sz w:val="24"/>
          <w:szCs w:val="24"/>
        </w:rPr>
        <w:t>ni</w:t>
      </w:r>
      <w:r>
        <w:rPr>
          <w:rFonts w:ascii="Times New Roman" w:eastAsia="Times New Roman" w:hAnsi="Times New Roman" w:cs="Times New Roman"/>
          <w:i/>
          <w:spacing w:val="1"/>
          <w:sz w:val="24"/>
          <w:szCs w:val="24"/>
        </w:rPr>
        <w:t>f</w:t>
      </w:r>
      <w:r>
        <w:rPr>
          <w:rFonts w:ascii="Times New Roman" w:eastAsia="Times New Roman" w:hAnsi="Times New Roman" w:cs="Times New Roman"/>
          <w:i/>
          <w:sz w:val="24"/>
          <w:szCs w:val="24"/>
        </w:rPr>
        <w:t>ied</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o</w:t>
      </w:r>
      <w:r>
        <w:rPr>
          <w:rFonts w:ascii="Times New Roman" w:eastAsia="Times New Roman" w:hAnsi="Times New Roman" w:cs="Times New Roman"/>
          <w:i/>
          <w:spacing w:val="2"/>
          <w:sz w:val="24"/>
          <w:szCs w:val="24"/>
        </w:rPr>
        <w:t>d</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 xml:space="preserve">ng </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anguag</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w:t>
      </w:r>
      <w:r>
        <w:rPr>
          <w:rFonts w:ascii="Times New Roman" w:eastAsia="Times New Roman" w:hAnsi="Times New Roman" w:cs="Times New Roman"/>
          <w:i/>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fu</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sional</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proofErr w:type="gramStart"/>
      <w:r>
        <w:rPr>
          <w:rFonts w:ascii="Times New Roman" w:eastAsia="Times New Roman" w:hAnsi="Times New Roman" w:cs="Times New Roman"/>
          <w:sz w:val="24"/>
          <w:szCs w:val="24"/>
        </w:rPr>
        <w:t>diha</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pk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proofErr w:type="gramEnd"/>
      <w:r>
        <w:rPr>
          <w:rFonts w:ascii="Times New Roman" w:eastAsia="Times New Roman" w:hAnsi="Times New Roman" w:cs="Times New Roman"/>
          <w:sz w:val="24"/>
          <w:szCs w:val="24"/>
        </w:rPr>
        <w:t xml:space="preserve">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2"/>
          <w:sz w:val="24"/>
          <w:szCs w:val="24"/>
        </w:rPr>
        <w:t xml:space="preserve"> s</w:t>
      </w:r>
      <w:r>
        <w:rPr>
          <w:rFonts w:ascii="Times New Roman" w:eastAsia="Times New Roman" w:hAnsi="Times New Roman" w:cs="Times New Roman"/>
          <w:spacing w:val="-7"/>
          <w:sz w:val="24"/>
          <w:szCs w:val="24"/>
        </w:rPr>
        <w:t>y</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ugro</w:t>
      </w:r>
      <w:r>
        <w:rPr>
          <w:rFonts w:ascii="Times New Roman" w:eastAsia="Times New Roman" w:hAnsi="Times New Roman" w:cs="Times New Roman"/>
          <w:spacing w:val="-1"/>
          <w:sz w:val="24"/>
          <w:szCs w:val="24"/>
        </w:rPr>
        <w:t>h</w:t>
      </w:r>
      <w:r>
        <w:rPr>
          <w:rFonts w:ascii="Times New Roman" w:eastAsia="Times New Roman" w:hAnsi="Times New Roman" w:cs="Times New Roman"/>
          <w:sz w:val="24"/>
          <w:szCs w:val="24"/>
        </w:rPr>
        <w:t>o,  20</w:t>
      </w:r>
      <w:r>
        <w:rPr>
          <w:rFonts w:ascii="Times New Roman" w:eastAsia="Times New Roman" w:hAnsi="Times New Roman" w:cs="Times New Roman"/>
          <w:spacing w:val="3"/>
          <w:sz w:val="24"/>
          <w:szCs w:val="24"/>
        </w:rPr>
        <w:t>1</w:t>
      </w:r>
      <w:r>
        <w:rPr>
          <w:rFonts w:ascii="Times New Roman" w:eastAsia="Times New Roman" w:hAnsi="Times New Roman" w:cs="Times New Roman"/>
          <w:sz w:val="24"/>
          <w:szCs w:val="24"/>
        </w:rPr>
        <w:t>5</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ini</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lask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man</w:t>
      </w:r>
      <w:r>
        <w:rPr>
          <w:rFonts w:ascii="Times New Roman" w:eastAsia="Times New Roman" w:hAnsi="Times New Roman" w:cs="Times New Roman"/>
          <w:spacing w:val="-1"/>
          <w:sz w:val="24"/>
          <w:szCs w:val="24"/>
        </w:rPr>
        <w:t>faa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suatu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k</w:t>
      </w:r>
      <w:r>
        <w:rPr>
          <w:rFonts w:ascii="Times New Roman" w:eastAsia="Times New Roman" w:hAnsi="Times New Roman" w:cs="Times New Roman"/>
          <w:sz w:val="24"/>
          <w:szCs w:val="24"/>
        </w:rPr>
        <w:t>a di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ihat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menu</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las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rint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dun</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 lua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bol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 xml:space="preserve">i </w:t>
      </w:r>
      <w:proofErr w:type="gramStart"/>
      <w:r>
        <w:rPr>
          <w:rFonts w:ascii="Times New Roman" w:eastAsia="Times New Roman" w:hAnsi="Times New Roman" w:cs="Times New Roman"/>
          <w:sz w:val="24"/>
          <w:szCs w:val="24"/>
        </w:rPr>
        <w:t>use</w:t>
      </w:r>
      <w:r>
        <w:rPr>
          <w:rFonts w:ascii="Times New Roman" w:eastAsia="Times New Roman" w:hAnsi="Times New Roman" w:cs="Times New Roman"/>
          <w:spacing w:val="-1"/>
          <w:sz w:val="24"/>
          <w:szCs w:val="24"/>
        </w:rPr>
        <w:t>ca</w:t>
      </w:r>
      <w:r>
        <w:rPr>
          <w:rFonts w:ascii="Times New Roman" w:eastAsia="Times New Roman" w:hAnsi="Times New Roman" w:cs="Times New Roman"/>
          <w:sz w:val="24"/>
          <w:szCs w:val="24"/>
        </w:rPr>
        <w:t>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p>
    <w:p w:rsidR="00DF4F8D" w:rsidRDefault="00DF4F8D" w:rsidP="00DF4F8D">
      <w:pPr>
        <w:tabs>
          <w:tab w:val="left" w:pos="1140"/>
        </w:tabs>
        <w:spacing w:before="6" w:line="359" w:lineRule="auto"/>
        <w:ind w:left="720" w:right="82" w:firstLine="720"/>
        <w:jc w:val="both"/>
        <w:rPr>
          <w:rFonts w:ascii="Times New Roman" w:eastAsia="Times New Roman" w:hAnsi="Times New Roman" w:cs="Times New Roman"/>
          <w:sz w:val="24"/>
          <w:szCs w:val="24"/>
        </w:rPr>
      </w:pPr>
    </w:p>
    <w:p w:rsidR="00DF4F8D" w:rsidRDefault="00DF4F8D" w:rsidP="00DF4F8D">
      <w:pPr>
        <w:tabs>
          <w:tab w:val="left" w:pos="1140"/>
        </w:tabs>
        <w:spacing w:before="6" w:line="359" w:lineRule="auto"/>
        <w:ind w:left="720" w:right="82" w:firstLine="720"/>
        <w:jc w:val="both"/>
        <w:rPr>
          <w:rFonts w:ascii="Times New Roman" w:eastAsia="Times New Roman" w:hAnsi="Times New Roman" w:cs="Times New Roman"/>
          <w:sz w:val="24"/>
          <w:szCs w:val="24"/>
        </w:rPr>
      </w:pPr>
    </w:p>
    <w:p w:rsidR="004B476B" w:rsidRDefault="004B476B" w:rsidP="004B476B">
      <w:pPr>
        <w:spacing w:before="29" w:line="260" w:lineRule="exact"/>
        <w:ind w:left="2569"/>
        <w:rPr>
          <w:rFonts w:ascii="Times New Roman" w:eastAsia="Times New Roman" w:hAnsi="Times New Roman" w:cs="Times New Roman"/>
          <w:i/>
          <w:position w:val="-1"/>
          <w:sz w:val="24"/>
          <w:szCs w:val="24"/>
        </w:rPr>
      </w:pPr>
      <w:r>
        <w:rPr>
          <w:rFonts w:ascii="Times New Roman" w:eastAsia="Times New Roman" w:hAnsi="Times New Roman" w:cs="Times New Roman"/>
          <w:b/>
          <w:position w:val="-1"/>
          <w:sz w:val="24"/>
          <w:szCs w:val="24"/>
        </w:rPr>
        <w:lastRenderedPageBreak/>
        <w:t>Ta</w:t>
      </w:r>
      <w:r>
        <w:rPr>
          <w:rFonts w:ascii="Times New Roman" w:eastAsia="Times New Roman" w:hAnsi="Times New Roman" w:cs="Times New Roman"/>
          <w:b/>
          <w:spacing w:val="1"/>
          <w:position w:val="-1"/>
          <w:sz w:val="24"/>
          <w:szCs w:val="24"/>
        </w:rPr>
        <w:t>b</w:t>
      </w:r>
      <w:r>
        <w:rPr>
          <w:rFonts w:ascii="Times New Roman" w:eastAsia="Times New Roman" w:hAnsi="Times New Roman" w:cs="Times New Roman"/>
          <w:b/>
          <w:spacing w:val="-1"/>
          <w:position w:val="-1"/>
          <w:sz w:val="24"/>
          <w:szCs w:val="24"/>
        </w:rPr>
        <w:t>e</w:t>
      </w:r>
      <w:r>
        <w:rPr>
          <w:rFonts w:ascii="Times New Roman" w:eastAsia="Times New Roman" w:hAnsi="Times New Roman" w:cs="Times New Roman"/>
          <w:b/>
          <w:position w:val="-1"/>
          <w:sz w:val="24"/>
          <w:szCs w:val="24"/>
        </w:rPr>
        <w:t xml:space="preserve">l 2.1   </w:t>
      </w:r>
      <w:r>
        <w:rPr>
          <w:rFonts w:ascii="Times New Roman" w:eastAsia="Times New Roman" w:hAnsi="Times New Roman" w:cs="Times New Roman"/>
          <w:b/>
          <w:spacing w:val="1"/>
          <w:position w:val="-1"/>
          <w:sz w:val="24"/>
          <w:szCs w:val="24"/>
        </w:rPr>
        <w:t xml:space="preserve"> </w:t>
      </w:r>
      <w:r>
        <w:rPr>
          <w:rFonts w:ascii="Times New Roman" w:eastAsia="Times New Roman" w:hAnsi="Times New Roman" w:cs="Times New Roman"/>
          <w:position w:val="-1"/>
          <w:sz w:val="24"/>
          <w:szCs w:val="24"/>
        </w:rPr>
        <w:t>Kompon</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 xml:space="preserve">n </w:t>
      </w:r>
      <w:r>
        <w:rPr>
          <w:rFonts w:ascii="Times New Roman" w:eastAsia="Times New Roman" w:hAnsi="Times New Roman" w:cs="Times New Roman"/>
          <w:i/>
          <w:position w:val="-1"/>
          <w:sz w:val="24"/>
          <w:szCs w:val="24"/>
        </w:rPr>
        <w:t>Use</w:t>
      </w:r>
      <w:r>
        <w:rPr>
          <w:rFonts w:ascii="Times New Roman" w:eastAsia="Times New Roman" w:hAnsi="Times New Roman" w:cs="Times New Roman"/>
          <w:i/>
          <w:spacing w:val="-1"/>
          <w:position w:val="-1"/>
          <w:sz w:val="24"/>
          <w:szCs w:val="24"/>
        </w:rPr>
        <w:t xml:space="preserve"> </w:t>
      </w:r>
      <w:r>
        <w:rPr>
          <w:rFonts w:ascii="Times New Roman" w:eastAsia="Times New Roman" w:hAnsi="Times New Roman" w:cs="Times New Roman"/>
          <w:i/>
          <w:position w:val="-1"/>
          <w:sz w:val="24"/>
          <w:szCs w:val="24"/>
        </w:rPr>
        <w:t xml:space="preserve">Case </w:t>
      </w:r>
      <w:r>
        <w:rPr>
          <w:rFonts w:ascii="Times New Roman" w:eastAsia="Times New Roman" w:hAnsi="Times New Roman" w:cs="Times New Roman"/>
          <w:i/>
          <w:spacing w:val="-1"/>
          <w:position w:val="-1"/>
          <w:sz w:val="24"/>
          <w:szCs w:val="24"/>
        </w:rPr>
        <w:t>D</w:t>
      </w:r>
      <w:r>
        <w:rPr>
          <w:rFonts w:ascii="Times New Roman" w:eastAsia="Times New Roman" w:hAnsi="Times New Roman" w:cs="Times New Roman"/>
          <w:i/>
          <w:position w:val="-1"/>
          <w:sz w:val="24"/>
          <w:szCs w:val="24"/>
        </w:rPr>
        <w:t>iagram</w:t>
      </w:r>
    </w:p>
    <w:tbl>
      <w:tblPr>
        <w:tblStyle w:val="TableGrid"/>
        <w:tblW w:w="0" w:type="auto"/>
        <w:tblInd w:w="715" w:type="dxa"/>
        <w:tblLook w:val="04A0" w:firstRow="1" w:lastRow="0" w:firstColumn="1" w:lastColumn="0" w:noHBand="0" w:noVBand="1"/>
      </w:tblPr>
      <w:tblGrid>
        <w:gridCol w:w="2070"/>
        <w:gridCol w:w="1710"/>
        <w:gridCol w:w="4140"/>
      </w:tblGrid>
      <w:tr w:rsidR="004B476B" w:rsidTr="00832727">
        <w:tc>
          <w:tcPr>
            <w:tcW w:w="2070" w:type="dxa"/>
          </w:tcPr>
          <w:p w:rsidR="004B476B" w:rsidRDefault="004D7351" w:rsidP="004D7351">
            <w:pPr>
              <w:spacing w:before="29" w:line="260" w:lineRule="exact"/>
              <w:jc w:val="center"/>
              <w:rPr>
                <w:sz w:val="24"/>
                <w:szCs w:val="24"/>
              </w:rPr>
            </w:pPr>
            <w:r>
              <w:rPr>
                <w:sz w:val="24"/>
                <w:szCs w:val="24"/>
              </w:rPr>
              <w:t>Simbol</w:t>
            </w:r>
          </w:p>
        </w:tc>
        <w:tc>
          <w:tcPr>
            <w:tcW w:w="1710" w:type="dxa"/>
          </w:tcPr>
          <w:p w:rsidR="004B476B" w:rsidRDefault="004D7351" w:rsidP="004D7351">
            <w:pPr>
              <w:spacing w:before="29" w:line="260" w:lineRule="exact"/>
              <w:jc w:val="center"/>
              <w:rPr>
                <w:sz w:val="24"/>
                <w:szCs w:val="24"/>
              </w:rPr>
            </w:pPr>
            <w:r>
              <w:rPr>
                <w:sz w:val="24"/>
                <w:szCs w:val="24"/>
              </w:rPr>
              <w:t>Nama Elemen</w:t>
            </w:r>
          </w:p>
        </w:tc>
        <w:tc>
          <w:tcPr>
            <w:tcW w:w="4140" w:type="dxa"/>
          </w:tcPr>
          <w:p w:rsidR="004B476B" w:rsidRDefault="004D7351" w:rsidP="004D7351">
            <w:pPr>
              <w:spacing w:before="29" w:line="260" w:lineRule="exact"/>
              <w:jc w:val="center"/>
              <w:rPr>
                <w:sz w:val="24"/>
                <w:szCs w:val="24"/>
              </w:rPr>
            </w:pPr>
            <w:r>
              <w:rPr>
                <w:sz w:val="24"/>
                <w:szCs w:val="24"/>
              </w:rPr>
              <w:t>Keterangan</w:t>
            </w:r>
          </w:p>
        </w:tc>
      </w:tr>
      <w:tr w:rsidR="004B476B" w:rsidTr="00832727">
        <w:trPr>
          <w:trHeight w:val="1611"/>
        </w:trPr>
        <w:tc>
          <w:tcPr>
            <w:tcW w:w="2070" w:type="dxa"/>
          </w:tcPr>
          <w:p w:rsidR="004B476B" w:rsidRPr="006C6266" w:rsidRDefault="004B476B" w:rsidP="004B476B">
            <w:pPr>
              <w:spacing w:before="29" w:line="260" w:lineRule="exact"/>
              <w:rPr>
                <w:rFonts w:ascii="Times New Roman" w:hAnsi="Times New Roman" w:cs="Times New Roman"/>
                <w:sz w:val="24"/>
                <w:szCs w:val="24"/>
              </w:rPr>
            </w:pPr>
            <w:r w:rsidRPr="006C6266">
              <w:rPr>
                <w:rFonts w:ascii="Times New Roman" w:hAnsi="Times New Roman" w:cs="Times New Roman"/>
                <w:noProof/>
                <w:sz w:val="24"/>
                <w:szCs w:val="24"/>
              </w:rPr>
              <mc:AlternateContent>
                <mc:Choice Requires="wpg">
                  <w:drawing>
                    <wp:anchor distT="0" distB="0" distL="114300" distR="114300" simplePos="0" relativeHeight="251661312" behindDoc="1" locked="0" layoutInCell="1" allowOverlap="1">
                      <wp:simplePos x="0" y="0"/>
                      <wp:positionH relativeFrom="page">
                        <wp:posOffset>440690</wp:posOffset>
                      </wp:positionH>
                      <wp:positionV relativeFrom="paragraph">
                        <wp:posOffset>69850</wp:posOffset>
                      </wp:positionV>
                      <wp:extent cx="433070" cy="892175"/>
                      <wp:effectExtent l="2540" t="7620" r="2540" b="508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070" cy="892175"/>
                                <a:chOff x="3635" y="987"/>
                                <a:chExt cx="682" cy="1405"/>
                              </a:xfrm>
                            </wpg:grpSpPr>
                            <wps:wsp>
                              <wps:cNvPr id="165" name="Freeform 129"/>
                              <wps:cNvSpPr>
                                <a:spLocks/>
                              </wps:cNvSpPr>
                              <wps:spPr bwMode="auto">
                                <a:xfrm>
                                  <a:off x="3658" y="995"/>
                                  <a:ext cx="630" cy="423"/>
                                </a:xfrm>
                                <a:custGeom>
                                  <a:avLst/>
                                  <a:gdLst>
                                    <a:gd name="T0" fmla="+- 0 3973 3658"/>
                                    <a:gd name="T1" fmla="*/ T0 w 630"/>
                                    <a:gd name="T2" fmla="+- 0 995 995"/>
                                    <a:gd name="T3" fmla="*/ 995 h 423"/>
                                    <a:gd name="T4" fmla="+- 0 3946 3658"/>
                                    <a:gd name="T5" fmla="*/ T4 w 630"/>
                                    <a:gd name="T6" fmla="+- 0 996 995"/>
                                    <a:gd name="T7" fmla="*/ 996 h 423"/>
                                    <a:gd name="T8" fmla="+- 0 3919 3658"/>
                                    <a:gd name="T9" fmla="*/ T8 w 630"/>
                                    <a:gd name="T10" fmla="+- 0 998 995"/>
                                    <a:gd name="T11" fmla="*/ 998 h 423"/>
                                    <a:gd name="T12" fmla="+- 0 3893 3658"/>
                                    <a:gd name="T13" fmla="*/ T12 w 630"/>
                                    <a:gd name="T14" fmla="+- 0 1002 995"/>
                                    <a:gd name="T15" fmla="*/ 1002 h 423"/>
                                    <a:gd name="T16" fmla="+- 0 3868 3658"/>
                                    <a:gd name="T17" fmla="*/ T16 w 630"/>
                                    <a:gd name="T18" fmla="+- 0 1007 995"/>
                                    <a:gd name="T19" fmla="*/ 1007 h 423"/>
                                    <a:gd name="T20" fmla="+- 0 3844 3658"/>
                                    <a:gd name="T21" fmla="*/ T20 w 630"/>
                                    <a:gd name="T22" fmla="+- 0 1013 995"/>
                                    <a:gd name="T23" fmla="*/ 1013 h 423"/>
                                    <a:gd name="T24" fmla="+- 0 3821 3658"/>
                                    <a:gd name="T25" fmla="*/ T24 w 630"/>
                                    <a:gd name="T26" fmla="+- 0 1021 995"/>
                                    <a:gd name="T27" fmla="*/ 1021 h 423"/>
                                    <a:gd name="T28" fmla="+- 0 3799 3658"/>
                                    <a:gd name="T29" fmla="*/ T28 w 630"/>
                                    <a:gd name="T30" fmla="+- 0 1030 995"/>
                                    <a:gd name="T31" fmla="*/ 1030 h 423"/>
                                    <a:gd name="T32" fmla="+- 0 3779 3658"/>
                                    <a:gd name="T33" fmla="*/ T32 w 630"/>
                                    <a:gd name="T34" fmla="+- 0 1040 995"/>
                                    <a:gd name="T35" fmla="*/ 1040 h 423"/>
                                    <a:gd name="T36" fmla="+- 0 3759 3658"/>
                                    <a:gd name="T37" fmla="*/ T36 w 630"/>
                                    <a:gd name="T38" fmla="+- 0 1051 995"/>
                                    <a:gd name="T39" fmla="*/ 1051 h 423"/>
                                    <a:gd name="T40" fmla="+- 0 3741 3658"/>
                                    <a:gd name="T41" fmla="*/ T40 w 630"/>
                                    <a:gd name="T42" fmla="+- 0 1063 995"/>
                                    <a:gd name="T43" fmla="*/ 1063 h 423"/>
                                    <a:gd name="T44" fmla="+- 0 3725 3658"/>
                                    <a:gd name="T45" fmla="*/ T44 w 630"/>
                                    <a:gd name="T46" fmla="+- 0 1076 995"/>
                                    <a:gd name="T47" fmla="*/ 1076 h 423"/>
                                    <a:gd name="T48" fmla="+- 0 3697 3658"/>
                                    <a:gd name="T49" fmla="*/ T48 w 630"/>
                                    <a:gd name="T50" fmla="+- 0 1105 995"/>
                                    <a:gd name="T51" fmla="*/ 1105 h 423"/>
                                    <a:gd name="T52" fmla="+- 0 3676 3658"/>
                                    <a:gd name="T53" fmla="*/ T52 w 630"/>
                                    <a:gd name="T54" fmla="+- 0 1137 995"/>
                                    <a:gd name="T55" fmla="*/ 1137 h 423"/>
                                    <a:gd name="T56" fmla="+- 0 3662 3658"/>
                                    <a:gd name="T57" fmla="*/ T56 w 630"/>
                                    <a:gd name="T58" fmla="+- 0 1171 995"/>
                                    <a:gd name="T59" fmla="*/ 1171 h 423"/>
                                    <a:gd name="T60" fmla="+- 0 3658 3658"/>
                                    <a:gd name="T61" fmla="*/ T60 w 630"/>
                                    <a:gd name="T62" fmla="+- 0 1206 995"/>
                                    <a:gd name="T63" fmla="*/ 1206 h 423"/>
                                    <a:gd name="T64" fmla="+- 0 3659 3658"/>
                                    <a:gd name="T65" fmla="*/ T64 w 630"/>
                                    <a:gd name="T66" fmla="+- 0 1225 995"/>
                                    <a:gd name="T67" fmla="*/ 1225 h 423"/>
                                    <a:gd name="T68" fmla="+- 0 3668 3658"/>
                                    <a:gd name="T69" fmla="*/ T68 w 630"/>
                                    <a:gd name="T70" fmla="+- 0 1260 995"/>
                                    <a:gd name="T71" fmla="*/ 1260 h 423"/>
                                    <a:gd name="T72" fmla="+- 0 3685 3658"/>
                                    <a:gd name="T73" fmla="*/ T72 w 630"/>
                                    <a:gd name="T74" fmla="+- 0 1293 995"/>
                                    <a:gd name="T75" fmla="*/ 1293 h 423"/>
                                    <a:gd name="T76" fmla="+- 0 3710 3658"/>
                                    <a:gd name="T77" fmla="*/ T76 w 630"/>
                                    <a:gd name="T78" fmla="+- 0 1323 995"/>
                                    <a:gd name="T79" fmla="*/ 1323 h 423"/>
                                    <a:gd name="T80" fmla="+- 0 3742 3658"/>
                                    <a:gd name="T81" fmla="*/ T80 w 630"/>
                                    <a:gd name="T82" fmla="+- 0 1350 995"/>
                                    <a:gd name="T83" fmla="*/ 1350 h 423"/>
                                    <a:gd name="T84" fmla="+- 0 3760 3658"/>
                                    <a:gd name="T85" fmla="*/ T84 w 630"/>
                                    <a:gd name="T86" fmla="+- 0 1362 995"/>
                                    <a:gd name="T87" fmla="*/ 1362 h 423"/>
                                    <a:gd name="T88" fmla="+- 0 3779 3658"/>
                                    <a:gd name="T89" fmla="*/ T88 w 630"/>
                                    <a:gd name="T90" fmla="+- 0 1373 995"/>
                                    <a:gd name="T91" fmla="*/ 1373 h 423"/>
                                    <a:gd name="T92" fmla="+- 0 3800 3658"/>
                                    <a:gd name="T93" fmla="*/ T92 w 630"/>
                                    <a:gd name="T94" fmla="+- 0 1383 995"/>
                                    <a:gd name="T95" fmla="*/ 1383 h 423"/>
                                    <a:gd name="T96" fmla="+- 0 3822 3658"/>
                                    <a:gd name="T97" fmla="*/ T96 w 630"/>
                                    <a:gd name="T98" fmla="+- 0 1392 995"/>
                                    <a:gd name="T99" fmla="*/ 1392 h 423"/>
                                    <a:gd name="T100" fmla="+- 0 3845 3658"/>
                                    <a:gd name="T101" fmla="*/ T100 w 630"/>
                                    <a:gd name="T102" fmla="+- 0 1400 995"/>
                                    <a:gd name="T103" fmla="*/ 1400 h 423"/>
                                    <a:gd name="T104" fmla="+- 0 3869 3658"/>
                                    <a:gd name="T105" fmla="*/ T104 w 630"/>
                                    <a:gd name="T106" fmla="+- 0 1406 995"/>
                                    <a:gd name="T107" fmla="*/ 1406 h 423"/>
                                    <a:gd name="T108" fmla="+- 0 3894 3658"/>
                                    <a:gd name="T109" fmla="*/ T108 w 630"/>
                                    <a:gd name="T110" fmla="+- 0 1411 995"/>
                                    <a:gd name="T111" fmla="*/ 1411 h 423"/>
                                    <a:gd name="T112" fmla="+- 0 3920 3658"/>
                                    <a:gd name="T113" fmla="*/ T112 w 630"/>
                                    <a:gd name="T114" fmla="+- 0 1415 995"/>
                                    <a:gd name="T115" fmla="*/ 1415 h 423"/>
                                    <a:gd name="T116" fmla="+- 0 3947 3658"/>
                                    <a:gd name="T117" fmla="*/ T116 w 630"/>
                                    <a:gd name="T118" fmla="+- 0 1417 995"/>
                                    <a:gd name="T119" fmla="*/ 1417 h 423"/>
                                    <a:gd name="T120" fmla="+- 0 3973 3658"/>
                                    <a:gd name="T121" fmla="*/ T120 w 630"/>
                                    <a:gd name="T122" fmla="+- 0 1418 995"/>
                                    <a:gd name="T123" fmla="*/ 1418 h 423"/>
                                    <a:gd name="T124" fmla="+- 0 4000 3658"/>
                                    <a:gd name="T125" fmla="*/ T124 w 630"/>
                                    <a:gd name="T126" fmla="+- 0 1417 995"/>
                                    <a:gd name="T127" fmla="*/ 1417 h 423"/>
                                    <a:gd name="T128" fmla="+- 0 4027 3658"/>
                                    <a:gd name="T129" fmla="*/ T128 w 630"/>
                                    <a:gd name="T130" fmla="+- 0 1415 995"/>
                                    <a:gd name="T131" fmla="*/ 1415 h 423"/>
                                    <a:gd name="T132" fmla="+- 0 4053 3658"/>
                                    <a:gd name="T133" fmla="*/ T132 w 630"/>
                                    <a:gd name="T134" fmla="+- 0 1411 995"/>
                                    <a:gd name="T135" fmla="*/ 1411 h 423"/>
                                    <a:gd name="T136" fmla="+- 0 4078 3658"/>
                                    <a:gd name="T137" fmla="*/ T136 w 630"/>
                                    <a:gd name="T138" fmla="+- 0 1406 995"/>
                                    <a:gd name="T139" fmla="*/ 1406 h 423"/>
                                    <a:gd name="T140" fmla="+- 0 4102 3658"/>
                                    <a:gd name="T141" fmla="*/ T140 w 630"/>
                                    <a:gd name="T142" fmla="+- 0 1399 995"/>
                                    <a:gd name="T143" fmla="*/ 1399 h 423"/>
                                    <a:gd name="T144" fmla="+- 0 4125 3658"/>
                                    <a:gd name="T145" fmla="*/ T144 w 630"/>
                                    <a:gd name="T146" fmla="+- 0 1392 995"/>
                                    <a:gd name="T147" fmla="*/ 1392 h 423"/>
                                    <a:gd name="T148" fmla="+- 0 4147 3658"/>
                                    <a:gd name="T149" fmla="*/ T148 w 630"/>
                                    <a:gd name="T150" fmla="+- 0 1383 995"/>
                                    <a:gd name="T151" fmla="*/ 1383 h 423"/>
                                    <a:gd name="T152" fmla="+- 0 4167 3658"/>
                                    <a:gd name="T153" fmla="*/ T152 w 630"/>
                                    <a:gd name="T154" fmla="+- 0 1373 995"/>
                                    <a:gd name="T155" fmla="*/ 1373 h 423"/>
                                    <a:gd name="T156" fmla="+- 0 4187 3658"/>
                                    <a:gd name="T157" fmla="*/ T156 w 630"/>
                                    <a:gd name="T158" fmla="+- 0 1362 995"/>
                                    <a:gd name="T159" fmla="*/ 1362 h 423"/>
                                    <a:gd name="T160" fmla="+- 0 4205 3658"/>
                                    <a:gd name="T161" fmla="*/ T160 w 630"/>
                                    <a:gd name="T162" fmla="+- 0 1350 995"/>
                                    <a:gd name="T163" fmla="*/ 1350 h 423"/>
                                    <a:gd name="T164" fmla="+- 0 4221 3658"/>
                                    <a:gd name="T165" fmla="*/ T164 w 630"/>
                                    <a:gd name="T166" fmla="+- 0 1337 995"/>
                                    <a:gd name="T167" fmla="*/ 1337 h 423"/>
                                    <a:gd name="T168" fmla="+- 0 4249 3658"/>
                                    <a:gd name="T169" fmla="*/ T168 w 630"/>
                                    <a:gd name="T170" fmla="+- 0 1308 995"/>
                                    <a:gd name="T171" fmla="*/ 1308 h 423"/>
                                    <a:gd name="T172" fmla="+- 0 4270 3658"/>
                                    <a:gd name="T173" fmla="*/ T172 w 630"/>
                                    <a:gd name="T174" fmla="+- 0 1276 995"/>
                                    <a:gd name="T175" fmla="*/ 1276 h 423"/>
                                    <a:gd name="T176" fmla="+- 0 4284 3658"/>
                                    <a:gd name="T177" fmla="*/ T176 w 630"/>
                                    <a:gd name="T178" fmla="+- 0 1242 995"/>
                                    <a:gd name="T179" fmla="*/ 1242 h 423"/>
                                    <a:gd name="T180" fmla="+- 0 4288 3658"/>
                                    <a:gd name="T181" fmla="*/ T180 w 630"/>
                                    <a:gd name="T182" fmla="+- 0 1206 995"/>
                                    <a:gd name="T183" fmla="*/ 1206 h 423"/>
                                    <a:gd name="T184" fmla="+- 0 4287 3658"/>
                                    <a:gd name="T185" fmla="*/ T184 w 630"/>
                                    <a:gd name="T186" fmla="+- 0 1188 995"/>
                                    <a:gd name="T187" fmla="*/ 1188 h 423"/>
                                    <a:gd name="T188" fmla="+- 0 4278 3658"/>
                                    <a:gd name="T189" fmla="*/ T188 w 630"/>
                                    <a:gd name="T190" fmla="+- 0 1153 995"/>
                                    <a:gd name="T191" fmla="*/ 1153 h 423"/>
                                    <a:gd name="T192" fmla="+- 0 4261 3658"/>
                                    <a:gd name="T193" fmla="*/ T192 w 630"/>
                                    <a:gd name="T194" fmla="+- 0 1120 995"/>
                                    <a:gd name="T195" fmla="*/ 1120 h 423"/>
                                    <a:gd name="T196" fmla="+- 0 4236 3658"/>
                                    <a:gd name="T197" fmla="*/ T196 w 630"/>
                                    <a:gd name="T198" fmla="+- 0 1090 995"/>
                                    <a:gd name="T199" fmla="*/ 1090 h 423"/>
                                    <a:gd name="T200" fmla="+- 0 4204 3658"/>
                                    <a:gd name="T201" fmla="*/ T200 w 630"/>
                                    <a:gd name="T202" fmla="+- 0 1063 995"/>
                                    <a:gd name="T203" fmla="*/ 1063 h 423"/>
                                    <a:gd name="T204" fmla="+- 0 4186 3658"/>
                                    <a:gd name="T205" fmla="*/ T204 w 630"/>
                                    <a:gd name="T206" fmla="+- 0 1051 995"/>
                                    <a:gd name="T207" fmla="*/ 1051 h 423"/>
                                    <a:gd name="T208" fmla="+- 0 4167 3658"/>
                                    <a:gd name="T209" fmla="*/ T208 w 630"/>
                                    <a:gd name="T210" fmla="+- 0 1040 995"/>
                                    <a:gd name="T211" fmla="*/ 1040 h 423"/>
                                    <a:gd name="T212" fmla="+- 0 4146 3658"/>
                                    <a:gd name="T213" fmla="*/ T212 w 630"/>
                                    <a:gd name="T214" fmla="+- 0 1030 995"/>
                                    <a:gd name="T215" fmla="*/ 1030 h 423"/>
                                    <a:gd name="T216" fmla="+- 0 4124 3658"/>
                                    <a:gd name="T217" fmla="*/ T216 w 630"/>
                                    <a:gd name="T218" fmla="+- 0 1021 995"/>
                                    <a:gd name="T219" fmla="*/ 1021 h 423"/>
                                    <a:gd name="T220" fmla="+- 0 4101 3658"/>
                                    <a:gd name="T221" fmla="*/ T220 w 630"/>
                                    <a:gd name="T222" fmla="+- 0 1013 995"/>
                                    <a:gd name="T223" fmla="*/ 1013 h 423"/>
                                    <a:gd name="T224" fmla="+- 0 4077 3658"/>
                                    <a:gd name="T225" fmla="*/ T224 w 630"/>
                                    <a:gd name="T226" fmla="+- 0 1007 995"/>
                                    <a:gd name="T227" fmla="*/ 1007 h 423"/>
                                    <a:gd name="T228" fmla="+- 0 4052 3658"/>
                                    <a:gd name="T229" fmla="*/ T228 w 630"/>
                                    <a:gd name="T230" fmla="+- 0 1002 995"/>
                                    <a:gd name="T231" fmla="*/ 1002 h 423"/>
                                    <a:gd name="T232" fmla="+- 0 4026 3658"/>
                                    <a:gd name="T233" fmla="*/ T232 w 630"/>
                                    <a:gd name="T234" fmla="+- 0 998 995"/>
                                    <a:gd name="T235" fmla="*/ 998 h 423"/>
                                    <a:gd name="T236" fmla="+- 0 4000 3658"/>
                                    <a:gd name="T237" fmla="*/ T236 w 630"/>
                                    <a:gd name="T238" fmla="+- 0 996 995"/>
                                    <a:gd name="T239" fmla="*/ 996 h 423"/>
                                    <a:gd name="T240" fmla="+- 0 3973 3658"/>
                                    <a:gd name="T241" fmla="*/ T240 w 630"/>
                                    <a:gd name="T242" fmla="+- 0 995 995"/>
                                    <a:gd name="T243" fmla="*/ 995 h 4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630" h="423">
                                      <a:moveTo>
                                        <a:pt x="315" y="0"/>
                                      </a:moveTo>
                                      <a:lnTo>
                                        <a:pt x="288" y="1"/>
                                      </a:lnTo>
                                      <a:lnTo>
                                        <a:pt x="261" y="3"/>
                                      </a:lnTo>
                                      <a:lnTo>
                                        <a:pt x="235" y="7"/>
                                      </a:lnTo>
                                      <a:lnTo>
                                        <a:pt x="210" y="12"/>
                                      </a:lnTo>
                                      <a:lnTo>
                                        <a:pt x="186" y="18"/>
                                      </a:lnTo>
                                      <a:lnTo>
                                        <a:pt x="163" y="26"/>
                                      </a:lnTo>
                                      <a:lnTo>
                                        <a:pt x="141" y="35"/>
                                      </a:lnTo>
                                      <a:lnTo>
                                        <a:pt x="121" y="45"/>
                                      </a:lnTo>
                                      <a:lnTo>
                                        <a:pt x="101" y="56"/>
                                      </a:lnTo>
                                      <a:lnTo>
                                        <a:pt x="83" y="68"/>
                                      </a:lnTo>
                                      <a:lnTo>
                                        <a:pt x="67" y="81"/>
                                      </a:lnTo>
                                      <a:lnTo>
                                        <a:pt x="39" y="110"/>
                                      </a:lnTo>
                                      <a:lnTo>
                                        <a:pt x="18" y="142"/>
                                      </a:lnTo>
                                      <a:lnTo>
                                        <a:pt x="4" y="176"/>
                                      </a:lnTo>
                                      <a:lnTo>
                                        <a:pt x="0" y="211"/>
                                      </a:lnTo>
                                      <a:lnTo>
                                        <a:pt x="1" y="230"/>
                                      </a:lnTo>
                                      <a:lnTo>
                                        <a:pt x="10" y="265"/>
                                      </a:lnTo>
                                      <a:lnTo>
                                        <a:pt x="27" y="298"/>
                                      </a:lnTo>
                                      <a:lnTo>
                                        <a:pt x="52" y="328"/>
                                      </a:lnTo>
                                      <a:lnTo>
                                        <a:pt x="84" y="355"/>
                                      </a:lnTo>
                                      <a:lnTo>
                                        <a:pt x="102" y="367"/>
                                      </a:lnTo>
                                      <a:lnTo>
                                        <a:pt x="121" y="378"/>
                                      </a:lnTo>
                                      <a:lnTo>
                                        <a:pt x="142" y="388"/>
                                      </a:lnTo>
                                      <a:lnTo>
                                        <a:pt x="164" y="397"/>
                                      </a:lnTo>
                                      <a:lnTo>
                                        <a:pt x="187" y="405"/>
                                      </a:lnTo>
                                      <a:lnTo>
                                        <a:pt x="211" y="411"/>
                                      </a:lnTo>
                                      <a:lnTo>
                                        <a:pt x="236" y="416"/>
                                      </a:lnTo>
                                      <a:lnTo>
                                        <a:pt x="262" y="420"/>
                                      </a:lnTo>
                                      <a:lnTo>
                                        <a:pt x="289" y="422"/>
                                      </a:lnTo>
                                      <a:lnTo>
                                        <a:pt x="315" y="423"/>
                                      </a:lnTo>
                                      <a:lnTo>
                                        <a:pt x="342" y="422"/>
                                      </a:lnTo>
                                      <a:lnTo>
                                        <a:pt x="369" y="420"/>
                                      </a:lnTo>
                                      <a:lnTo>
                                        <a:pt x="395" y="416"/>
                                      </a:lnTo>
                                      <a:lnTo>
                                        <a:pt x="420" y="411"/>
                                      </a:lnTo>
                                      <a:lnTo>
                                        <a:pt x="444" y="404"/>
                                      </a:lnTo>
                                      <a:lnTo>
                                        <a:pt x="467" y="397"/>
                                      </a:lnTo>
                                      <a:lnTo>
                                        <a:pt x="489" y="388"/>
                                      </a:lnTo>
                                      <a:lnTo>
                                        <a:pt x="509" y="378"/>
                                      </a:lnTo>
                                      <a:lnTo>
                                        <a:pt x="529" y="367"/>
                                      </a:lnTo>
                                      <a:lnTo>
                                        <a:pt x="547" y="355"/>
                                      </a:lnTo>
                                      <a:lnTo>
                                        <a:pt x="563" y="342"/>
                                      </a:lnTo>
                                      <a:lnTo>
                                        <a:pt x="591" y="313"/>
                                      </a:lnTo>
                                      <a:lnTo>
                                        <a:pt x="612" y="281"/>
                                      </a:lnTo>
                                      <a:lnTo>
                                        <a:pt x="626" y="247"/>
                                      </a:lnTo>
                                      <a:lnTo>
                                        <a:pt x="630" y="211"/>
                                      </a:lnTo>
                                      <a:lnTo>
                                        <a:pt x="629" y="193"/>
                                      </a:lnTo>
                                      <a:lnTo>
                                        <a:pt x="620" y="158"/>
                                      </a:lnTo>
                                      <a:lnTo>
                                        <a:pt x="603" y="125"/>
                                      </a:lnTo>
                                      <a:lnTo>
                                        <a:pt x="578" y="95"/>
                                      </a:lnTo>
                                      <a:lnTo>
                                        <a:pt x="546" y="68"/>
                                      </a:lnTo>
                                      <a:lnTo>
                                        <a:pt x="528" y="56"/>
                                      </a:lnTo>
                                      <a:lnTo>
                                        <a:pt x="509" y="45"/>
                                      </a:lnTo>
                                      <a:lnTo>
                                        <a:pt x="488" y="35"/>
                                      </a:lnTo>
                                      <a:lnTo>
                                        <a:pt x="466" y="26"/>
                                      </a:lnTo>
                                      <a:lnTo>
                                        <a:pt x="443" y="18"/>
                                      </a:lnTo>
                                      <a:lnTo>
                                        <a:pt x="419" y="12"/>
                                      </a:lnTo>
                                      <a:lnTo>
                                        <a:pt x="394" y="7"/>
                                      </a:lnTo>
                                      <a:lnTo>
                                        <a:pt x="368" y="3"/>
                                      </a:lnTo>
                                      <a:lnTo>
                                        <a:pt x="342" y="1"/>
                                      </a:lnTo>
                                      <a:lnTo>
                                        <a:pt x="31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Freeform 130"/>
                              <wps:cNvSpPr>
                                <a:spLocks/>
                              </wps:cNvSpPr>
                              <wps:spPr bwMode="auto">
                                <a:xfrm>
                                  <a:off x="3959" y="1455"/>
                                  <a:ext cx="0" cy="644"/>
                                </a:xfrm>
                                <a:custGeom>
                                  <a:avLst/>
                                  <a:gdLst>
                                    <a:gd name="T0" fmla="+- 0 1455 1455"/>
                                    <a:gd name="T1" fmla="*/ 1455 h 644"/>
                                    <a:gd name="T2" fmla="+- 0 2099 1455"/>
                                    <a:gd name="T3" fmla="*/ 2099 h 644"/>
                                  </a:gdLst>
                                  <a:ahLst/>
                                  <a:cxnLst>
                                    <a:cxn ang="0">
                                      <a:pos x="0" y="T1"/>
                                    </a:cxn>
                                    <a:cxn ang="0">
                                      <a:pos x="0" y="T3"/>
                                    </a:cxn>
                                  </a:cxnLst>
                                  <a:rect l="0" t="0" r="r" b="b"/>
                                  <a:pathLst>
                                    <a:path h="644">
                                      <a:moveTo>
                                        <a:pt x="0" y="0"/>
                                      </a:moveTo>
                                      <a:lnTo>
                                        <a:pt x="0" y="64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 name="Freeform 131"/>
                              <wps:cNvSpPr>
                                <a:spLocks/>
                              </wps:cNvSpPr>
                              <wps:spPr bwMode="auto">
                                <a:xfrm>
                                  <a:off x="3642" y="1574"/>
                                  <a:ext cx="660" cy="0"/>
                                </a:xfrm>
                                <a:custGeom>
                                  <a:avLst/>
                                  <a:gdLst>
                                    <a:gd name="T0" fmla="+- 0 3642 3642"/>
                                    <a:gd name="T1" fmla="*/ T0 w 660"/>
                                    <a:gd name="T2" fmla="+- 0 4302 3642"/>
                                    <a:gd name="T3" fmla="*/ T2 w 660"/>
                                  </a:gdLst>
                                  <a:ahLst/>
                                  <a:cxnLst>
                                    <a:cxn ang="0">
                                      <a:pos x="T1" y="0"/>
                                    </a:cxn>
                                    <a:cxn ang="0">
                                      <a:pos x="T3" y="0"/>
                                    </a:cxn>
                                  </a:cxnLst>
                                  <a:rect l="0" t="0" r="r" b="b"/>
                                  <a:pathLst>
                                    <a:path w="660">
                                      <a:moveTo>
                                        <a:pt x="0" y="0"/>
                                      </a:moveTo>
                                      <a:lnTo>
                                        <a:pt x="66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 name="Freeform 132"/>
                              <wps:cNvSpPr>
                                <a:spLocks/>
                              </wps:cNvSpPr>
                              <wps:spPr bwMode="auto">
                                <a:xfrm>
                                  <a:off x="3649" y="2089"/>
                                  <a:ext cx="301" cy="277"/>
                                </a:xfrm>
                                <a:custGeom>
                                  <a:avLst/>
                                  <a:gdLst>
                                    <a:gd name="T0" fmla="+- 0 3950 3649"/>
                                    <a:gd name="T1" fmla="*/ T0 w 301"/>
                                    <a:gd name="T2" fmla="+- 0 2089 2089"/>
                                    <a:gd name="T3" fmla="*/ 2089 h 277"/>
                                    <a:gd name="T4" fmla="+- 0 3649 3649"/>
                                    <a:gd name="T5" fmla="*/ T4 w 301"/>
                                    <a:gd name="T6" fmla="+- 0 2366 2089"/>
                                    <a:gd name="T7" fmla="*/ 2366 h 277"/>
                                  </a:gdLst>
                                  <a:ahLst/>
                                  <a:cxnLst>
                                    <a:cxn ang="0">
                                      <a:pos x="T1" y="T3"/>
                                    </a:cxn>
                                    <a:cxn ang="0">
                                      <a:pos x="T5" y="T7"/>
                                    </a:cxn>
                                  </a:cxnLst>
                                  <a:rect l="0" t="0" r="r" b="b"/>
                                  <a:pathLst>
                                    <a:path w="301" h="277">
                                      <a:moveTo>
                                        <a:pt x="301" y="0"/>
                                      </a:moveTo>
                                      <a:lnTo>
                                        <a:pt x="0" y="277"/>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 name="Freeform 133"/>
                              <wps:cNvSpPr>
                                <a:spLocks/>
                              </wps:cNvSpPr>
                              <wps:spPr bwMode="auto">
                                <a:xfrm>
                                  <a:off x="3980" y="2108"/>
                                  <a:ext cx="329" cy="277"/>
                                </a:xfrm>
                                <a:custGeom>
                                  <a:avLst/>
                                  <a:gdLst>
                                    <a:gd name="T0" fmla="+- 0 3980 3980"/>
                                    <a:gd name="T1" fmla="*/ T0 w 329"/>
                                    <a:gd name="T2" fmla="+- 0 2108 2108"/>
                                    <a:gd name="T3" fmla="*/ 2108 h 277"/>
                                    <a:gd name="T4" fmla="+- 0 4309 3980"/>
                                    <a:gd name="T5" fmla="*/ T4 w 329"/>
                                    <a:gd name="T6" fmla="+- 0 2385 2108"/>
                                    <a:gd name="T7" fmla="*/ 2385 h 277"/>
                                  </a:gdLst>
                                  <a:ahLst/>
                                  <a:cxnLst>
                                    <a:cxn ang="0">
                                      <a:pos x="T1" y="T3"/>
                                    </a:cxn>
                                    <a:cxn ang="0">
                                      <a:pos x="T5" y="T7"/>
                                    </a:cxn>
                                  </a:cxnLst>
                                  <a:rect l="0" t="0" r="r" b="b"/>
                                  <a:pathLst>
                                    <a:path w="329" h="277">
                                      <a:moveTo>
                                        <a:pt x="0" y="0"/>
                                      </a:moveTo>
                                      <a:lnTo>
                                        <a:pt x="329" y="277"/>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A4D1C5" id="Group 164" o:spid="_x0000_s1026" style="position:absolute;margin-left:34.7pt;margin-top:5.5pt;width:34.1pt;height:70.25pt;z-index:-251655168;mso-position-horizontal-relative:page" coordorigin="3635,987" coordsize="682,1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">
                      <v:shape id="Freeform 129" o:spid="_x0000_s1027" style="position:absolute;left:3658;top:995;width:630;height:423;visibility:visible;mso-wrap-style:square;v-text-anchor:top" coordsize="630,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" path="m315,l288,1,261,3,235,7r-25,5l186,18r-23,8l141,35,121,45,101,56,83,68,67,81,39,110,18,142,4,176,,211r1,19l10,265r17,33l52,328r32,27l102,367r19,11l142,388r22,9l187,405r24,6l236,416r26,4l289,422r26,1l342,422r27,-2l395,416r25,-5l444,404r23,-7l489,388r20,-10l529,367r18,-12l563,342r28,-29l612,281r14,-34l630,211r-1,-18l620,158,603,125,578,95,546,68,528,56,509,45,488,35,466,26,443,18,419,12,394,7,368,3,342,1,315,xe" filled="f">
                        <v:path arrowok="t" o:connecttype="custom" o:connectlocs="315,995;288,996;261,998;235,1002;210,1007;186,1013;163,1021;141,1030;121,1040;101,1051;83,1063;67,1076;39,1105;18,1137;4,1171;0,1206;1,1225;10,1260;27,1293;52,1323;84,1350;102,1362;121,1373;142,1383;164,1392;187,1400;211,1406;236,1411;262,1415;289,1417;315,1418;342,1417;369,1415;395,1411;420,1406;444,1399;467,1392;489,1383;509,1373;529,1362;547,1350;563,1337;591,1308;612,1276;626,1242;630,1206;629,1188;620,1153;603,1120;578,1090;546,1063;528,1051;509,1040;488,1030;466,1021;443,1013;419,1007;394,1002;368,998;342,996;315,995" o:connectangles="0,0,0,0,0,0,0,0,0,0,0,0,0,0,0,0,0,0,0,0,0,0,0,0,0,0,0,0,0,0,0,0,0,0,0,0,0,0,0,0,0,0,0,0,0,0,0,0,0,0,0,0,0,0,0,0,0,0,0,0,0"/>
                      </v:shape>
                      <v:shape id="Freeform 130" o:spid="_x0000_s1028" style="position:absolute;left:3959;top:1455;width:0;height:644;visibility:visible;mso-wrap-style:square;v-text-anchor:top" coordsize="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" path="m,l,644e" filled="f">
                        <v:path arrowok="t" o:connecttype="custom" o:connectlocs="0,1455;0,2099" o:connectangles="0,0"/>
                      </v:shape>
                      <v:shape id="Freeform 131" o:spid="_x0000_s1029" style="position:absolute;left:3642;top:1574;width:660;height:0;visibility:visible;mso-wrap-style:square;v-text-anchor:top" coordsize="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" path="m,l660,e" filled="f">
                        <v:path arrowok="t" o:connecttype="custom" o:connectlocs="0,0;660,0" o:connectangles="0,0"/>
                      </v:shape>
                      <v:shape id="Freeform 132" o:spid="_x0000_s1030" style="position:absolute;left:3649;top:2089;width:301;height:277;visibility:visible;mso-wrap-style:square;v-text-anchor:top" coordsize="30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" path="m301,l,277e" filled="f">
                        <v:path arrowok="t" o:connecttype="custom" o:connectlocs="301,2089;0,2366" o:connectangles="0,0"/>
                      </v:shape>
                      <v:shape id="Freeform 133" o:spid="_x0000_s1031" style="position:absolute;left:3980;top:2108;width:329;height:277;visibility:visible;mso-wrap-style:square;v-text-anchor:top" coordsize="32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" path="m,l329,277e" filled="f">
                        <v:path arrowok="t" o:connecttype="custom" o:connectlocs="0,2108;329,2385" o:connectangles="0,0"/>
                      </v:shape>
                      <w10:wrap anchorx="page"/>
                    </v:group>
                  </w:pict>
                </mc:Fallback>
              </mc:AlternateContent>
            </w:r>
          </w:p>
        </w:tc>
        <w:tc>
          <w:tcPr>
            <w:tcW w:w="1710" w:type="dxa"/>
          </w:tcPr>
          <w:p w:rsidR="004B476B" w:rsidRDefault="004B476B" w:rsidP="004D7351">
            <w:pPr>
              <w:spacing w:before="29" w:line="260" w:lineRule="exact"/>
              <w:jc w:val="center"/>
              <w:rPr>
                <w:sz w:val="24"/>
                <w:szCs w:val="24"/>
              </w:rPr>
            </w:pPr>
          </w:p>
          <w:p w:rsidR="004D7351" w:rsidRDefault="004D7351" w:rsidP="004D7351">
            <w:pPr>
              <w:spacing w:before="29" w:line="260" w:lineRule="exact"/>
              <w:jc w:val="center"/>
              <w:rPr>
                <w:sz w:val="24"/>
                <w:szCs w:val="24"/>
              </w:rPr>
            </w:pPr>
          </w:p>
          <w:p w:rsidR="004D7351" w:rsidRPr="006C6266" w:rsidRDefault="004D7351" w:rsidP="004D7351">
            <w:pPr>
              <w:spacing w:before="29" w:line="260" w:lineRule="exact"/>
              <w:jc w:val="center"/>
              <w:rPr>
                <w:rFonts w:ascii="Times New Roman" w:hAnsi="Times New Roman" w:cs="Times New Roman"/>
                <w:sz w:val="24"/>
                <w:szCs w:val="24"/>
              </w:rPr>
            </w:pPr>
            <w:r w:rsidRPr="006C6266">
              <w:rPr>
                <w:rFonts w:ascii="Times New Roman" w:hAnsi="Times New Roman" w:cs="Times New Roman"/>
                <w:sz w:val="24"/>
                <w:szCs w:val="24"/>
              </w:rPr>
              <w:t>Aktor</w:t>
            </w:r>
          </w:p>
        </w:tc>
        <w:tc>
          <w:tcPr>
            <w:tcW w:w="4140" w:type="dxa"/>
          </w:tcPr>
          <w:p w:rsidR="004B476B" w:rsidRDefault="004D7351" w:rsidP="004D7351">
            <w:pPr>
              <w:spacing w:before="29" w:line="276" w:lineRule="auto"/>
              <w:jc w:val="both"/>
              <w:rPr>
                <w:sz w:val="24"/>
                <w:szCs w:val="24"/>
              </w:rPr>
            </w:pPr>
            <w:r>
              <w:rPr>
                <w:sz w:val="24"/>
                <w:szCs w:val="24"/>
              </w:rPr>
              <w:t>Aktor adalah seseorang atau sesuatu yang berperan untuk berinteraksi dengan usecase</w:t>
            </w:r>
          </w:p>
        </w:tc>
      </w:tr>
      <w:tr w:rsidR="004D7351" w:rsidTr="00832727">
        <w:trPr>
          <w:trHeight w:val="1521"/>
        </w:trPr>
        <w:tc>
          <w:tcPr>
            <w:tcW w:w="2070" w:type="dxa"/>
          </w:tcPr>
          <w:p w:rsidR="004D7351" w:rsidRDefault="004D7351" w:rsidP="004D7351">
            <w:pPr>
              <w:spacing w:before="29" w:line="260" w:lineRule="exact"/>
              <w:rPr>
                <w:sz w:val="24"/>
                <w:szCs w:val="24"/>
              </w:rPr>
            </w:pPr>
            <w:r>
              <w:rPr>
                <w:noProof/>
                <w:sz w:val="24"/>
                <w:szCs w:val="24"/>
              </w:rPr>
              <mc:AlternateContent>
                <mc:Choice Requires="wpg">
                  <w:drawing>
                    <wp:anchor distT="0" distB="0" distL="114300" distR="114300" simplePos="0" relativeHeight="251668480" behindDoc="1" locked="0" layoutInCell="1" allowOverlap="1" wp14:anchorId="1D7F1B0D" wp14:editId="303D8A41">
                      <wp:simplePos x="0" y="0"/>
                      <wp:positionH relativeFrom="page">
                        <wp:posOffset>107950</wp:posOffset>
                      </wp:positionH>
                      <wp:positionV relativeFrom="paragraph">
                        <wp:posOffset>466090</wp:posOffset>
                      </wp:positionV>
                      <wp:extent cx="1009650" cy="409575"/>
                      <wp:effectExtent l="17780" t="11430" r="10795" b="17145"/>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9650" cy="409575"/>
                                <a:chOff x="3178" y="2853"/>
                                <a:chExt cx="1590" cy="645"/>
                              </a:xfrm>
                            </wpg:grpSpPr>
                            <wps:wsp>
                              <wps:cNvPr id="171" name="Freeform 135"/>
                              <wps:cNvSpPr>
                                <a:spLocks/>
                              </wps:cNvSpPr>
                              <wps:spPr bwMode="auto">
                                <a:xfrm>
                                  <a:off x="3178" y="2853"/>
                                  <a:ext cx="1590" cy="645"/>
                                </a:xfrm>
                                <a:custGeom>
                                  <a:avLst/>
                                  <a:gdLst>
                                    <a:gd name="T0" fmla="+- 0 3973 3178"/>
                                    <a:gd name="T1" fmla="*/ T0 w 1590"/>
                                    <a:gd name="T2" fmla="+- 0 2853 2853"/>
                                    <a:gd name="T3" fmla="*/ 2853 h 645"/>
                                    <a:gd name="T4" fmla="+- 0 3908 3178"/>
                                    <a:gd name="T5" fmla="*/ T4 w 1590"/>
                                    <a:gd name="T6" fmla="+- 0 2854 2853"/>
                                    <a:gd name="T7" fmla="*/ 2854 h 645"/>
                                    <a:gd name="T8" fmla="+- 0 3844 3178"/>
                                    <a:gd name="T9" fmla="*/ T8 w 1590"/>
                                    <a:gd name="T10" fmla="+- 0 2857 2853"/>
                                    <a:gd name="T11" fmla="*/ 2857 h 645"/>
                                    <a:gd name="T12" fmla="+- 0 3782 3178"/>
                                    <a:gd name="T13" fmla="*/ T12 w 1590"/>
                                    <a:gd name="T14" fmla="+- 0 2862 2853"/>
                                    <a:gd name="T15" fmla="*/ 2862 h 645"/>
                                    <a:gd name="T16" fmla="+- 0 3722 3178"/>
                                    <a:gd name="T17" fmla="*/ T16 w 1590"/>
                                    <a:gd name="T18" fmla="+- 0 2869 2853"/>
                                    <a:gd name="T19" fmla="*/ 2869 h 645"/>
                                    <a:gd name="T20" fmla="+- 0 3664 3178"/>
                                    <a:gd name="T21" fmla="*/ T20 w 1590"/>
                                    <a:gd name="T22" fmla="+- 0 2878 2853"/>
                                    <a:gd name="T23" fmla="*/ 2878 h 645"/>
                                    <a:gd name="T24" fmla="+- 0 3608 3178"/>
                                    <a:gd name="T25" fmla="*/ T24 w 1590"/>
                                    <a:gd name="T26" fmla="+- 0 2889 2853"/>
                                    <a:gd name="T27" fmla="*/ 2889 h 645"/>
                                    <a:gd name="T28" fmla="+- 0 3554 3178"/>
                                    <a:gd name="T29" fmla="*/ T28 w 1590"/>
                                    <a:gd name="T30" fmla="+- 0 2901 2853"/>
                                    <a:gd name="T31" fmla="*/ 2901 h 645"/>
                                    <a:gd name="T32" fmla="+- 0 3456 3178"/>
                                    <a:gd name="T33" fmla="*/ T32 w 1590"/>
                                    <a:gd name="T34" fmla="+- 0 2930 2853"/>
                                    <a:gd name="T35" fmla="*/ 2930 h 645"/>
                                    <a:gd name="T36" fmla="+- 0 3369 3178"/>
                                    <a:gd name="T37" fmla="*/ T36 w 1590"/>
                                    <a:gd name="T38" fmla="+- 0 2965 2853"/>
                                    <a:gd name="T39" fmla="*/ 2965 h 645"/>
                                    <a:gd name="T40" fmla="+- 0 3297 3178"/>
                                    <a:gd name="T41" fmla="*/ T40 w 1590"/>
                                    <a:gd name="T42" fmla="+- 0 3005 2853"/>
                                    <a:gd name="T43" fmla="*/ 3005 h 645"/>
                                    <a:gd name="T44" fmla="+- 0 3240 3178"/>
                                    <a:gd name="T45" fmla="*/ T44 w 1590"/>
                                    <a:gd name="T46" fmla="+- 0 3050 2853"/>
                                    <a:gd name="T47" fmla="*/ 3050 h 645"/>
                                    <a:gd name="T48" fmla="+- 0 3201 3178"/>
                                    <a:gd name="T49" fmla="*/ T48 w 1590"/>
                                    <a:gd name="T50" fmla="+- 0 3098 2853"/>
                                    <a:gd name="T51" fmla="*/ 3098 h 645"/>
                                    <a:gd name="T52" fmla="+- 0 3181 3178"/>
                                    <a:gd name="T53" fmla="*/ T52 w 1590"/>
                                    <a:gd name="T54" fmla="+- 0 3149 2853"/>
                                    <a:gd name="T55" fmla="*/ 3149 h 645"/>
                                    <a:gd name="T56" fmla="+- 0 3178 3178"/>
                                    <a:gd name="T57" fmla="*/ T56 w 1590"/>
                                    <a:gd name="T58" fmla="+- 0 3175 2853"/>
                                    <a:gd name="T59" fmla="*/ 3175 h 645"/>
                                    <a:gd name="T60" fmla="+- 0 3181 3178"/>
                                    <a:gd name="T61" fmla="*/ T60 w 1590"/>
                                    <a:gd name="T62" fmla="+- 0 3202 2853"/>
                                    <a:gd name="T63" fmla="*/ 3202 h 645"/>
                                    <a:gd name="T64" fmla="+- 0 3201 3178"/>
                                    <a:gd name="T65" fmla="*/ T64 w 1590"/>
                                    <a:gd name="T66" fmla="+- 0 3253 2853"/>
                                    <a:gd name="T67" fmla="*/ 3253 h 645"/>
                                    <a:gd name="T68" fmla="+- 0 3240 3178"/>
                                    <a:gd name="T69" fmla="*/ T68 w 1590"/>
                                    <a:gd name="T70" fmla="+- 0 3301 2853"/>
                                    <a:gd name="T71" fmla="*/ 3301 h 645"/>
                                    <a:gd name="T72" fmla="+- 0 3297 3178"/>
                                    <a:gd name="T73" fmla="*/ T72 w 1590"/>
                                    <a:gd name="T74" fmla="+- 0 3345 2853"/>
                                    <a:gd name="T75" fmla="*/ 3345 h 645"/>
                                    <a:gd name="T76" fmla="+- 0 3369 3178"/>
                                    <a:gd name="T77" fmla="*/ T76 w 1590"/>
                                    <a:gd name="T78" fmla="+- 0 3385 2853"/>
                                    <a:gd name="T79" fmla="*/ 3385 h 645"/>
                                    <a:gd name="T80" fmla="+- 0 3456 3178"/>
                                    <a:gd name="T81" fmla="*/ T80 w 1590"/>
                                    <a:gd name="T82" fmla="+- 0 3420 2853"/>
                                    <a:gd name="T83" fmla="*/ 3420 h 645"/>
                                    <a:gd name="T84" fmla="+- 0 3554 3178"/>
                                    <a:gd name="T85" fmla="*/ T84 w 1590"/>
                                    <a:gd name="T86" fmla="+- 0 3450 2853"/>
                                    <a:gd name="T87" fmla="*/ 3450 h 645"/>
                                    <a:gd name="T88" fmla="+- 0 3608 3178"/>
                                    <a:gd name="T89" fmla="*/ T88 w 1590"/>
                                    <a:gd name="T90" fmla="+- 0 3462 2853"/>
                                    <a:gd name="T91" fmla="*/ 3462 h 645"/>
                                    <a:gd name="T92" fmla="+- 0 3664 3178"/>
                                    <a:gd name="T93" fmla="*/ T92 w 1590"/>
                                    <a:gd name="T94" fmla="+- 0 3473 2853"/>
                                    <a:gd name="T95" fmla="*/ 3473 h 645"/>
                                    <a:gd name="T96" fmla="+- 0 3722 3178"/>
                                    <a:gd name="T97" fmla="*/ T96 w 1590"/>
                                    <a:gd name="T98" fmla="+- 0 3481 2853"/>
                                    <a:gd name="T99" fmla="*/ 3481 h 645"/>
                                    <a:gd name="T100" fmla="+- 0 3782 3178"/>
                                    <a:gd name="T101" fmla="*/ T100 w 1590"/>
                                    <a:gd name="T102" fmla="+- 0 3488 2853"/>
                                    <a:gd name="T103" fmla="*/ 3488 h 645"/>
                                    <a:gd name="T104" fmla="+- 0 3844 3178"/>
                                    <a:gd name="T105" fmla="*/ T104 w 1590"/>
                                    <a:gd name="T106" fmla="+- 0 3494 2853"/>
                                    <a:gd name="T107" fmla="*/ 3494 h 645"/>
                                    <a:gd name="T108" fmla="+- 0 3908 3178"/>
                                    <a:gd name="T109" fmla="*/ T108 w 1590"/>
                                    <a:gd name="T110" fmla="+- 0 3497 2853"/>
                                    <a:gd name="T111" fmla="*/ 3497 h 645"/>
                                    <a:gd name="T112" fmla="+- 0 3973 3178"/>
                                    <a:gd name="T113" fmla="*/ T112 w 1590"/>
                                    <a:gd name="T114" fmla="+- 0 3498 2853"/>
                                    <a:gd name="T115" fmla="*/ 3498 h 645"/>
                                    <a:gd name="T116" fmla="+- 0 4038 3178"/>
                                    <a:gd name="T117" fmla="*/ T116 w 1590"/>
                                    <a:gd name="T118" fmla="+- 0 3497 2853"/>
                                    <a:gd name="T119" fmla="*/ 3497 h 645"/>
                                    <a:gd name="T120" fmla="+- 0 4102 3178"/>
                                    <a:gd name="T121" fmla="*/ T120 w 1590"/>
                                    <a:gd name="T122" fmla="+- 0 3494 2853"/>
                                    <a:gd name="T123" fmla="*/ 3494 h 645"/>
                                    <a:gd name="T124" fmla="+- 0 4164 3178"/>
                                    <a:gd name="T125" fmla="*/ T124 w 1590"/>
                                    <a:gd name="T126" fmla="+- 0 3488 2853"/>
                                    <a:gd name="T127" fmla="*/ 3488 h 645"/>
                                    <a:gd name="T128" fmla="+- 0 4224 3178"/>
                                    <a:gd name="T129" fmla="*/ T128 w 1590"/>
                                    <a:gd name="T130" fmla="+- 0 3481 2853"/>
                                    <a:gd name="T131" fmla="*/ 3481 h 645"/>
                                    <a:gd name="T132" fmla="+- 0 4282 3178"/>
                                    <a:gd name="T133" fmla="*/ T132 w 1590"/>
                                    <a:gd name="T134" fmla="+- 0 3473 2853"/>
                                    <a:gd name="T135" fmla="*/ 3473 h 645"/>
                                    <a:gd name="T136" fmla="+- 0 4338 3178"/>
                                    <a:gd name="T137" fmla="*/ T136 w 1590"/>
                                    <a:gd name="T138" fmla="+- 0 3462 2853"/>
                                    <a:gd name="T139" fmla="*/ 3462 h 645"/>
                                    <a:gd name="T140" fmla="+- 0 4392 3178"/>
                                    <a:gd name="T141" fmla="*/ T140 w 1590"/>
                                    <a:gd name="T142" fmla="+- 0 3450 2853"/>
                                    <a:gd name="T143" fmla="*/ 3450 h 645"/>
                                    <a:gd name="T144" fmla="+- 0 4490 3178"/>
                                    <a:gd name="T145" fmla="*/ T144 w 1590"/>
                                    <a:gd name="T146" fmla="+- 0 3420 2853"/>
                                    <a:gd name="T147" fmla="*/ 3420 h 645"/>
                                    <a:gd name="T148" fmla="+- 0 4577 3178"/>
                                    <a:gd name="T149" fmla="*/ T148 w 1590"/>
                                    <a:gd name="T150" fmla="+- 0 3385 2853"/>
                                    <a:gd name="T151" fmla="*/ 3385 h 645"/>
                                    <a:gd name="T152" fmla="+- 0 4649 3178"/>
                                    <a:gd name="T153" fmla="*/ T152 w 1590"/>
                                    <a:gd name="T154" fmla="+- 0 3345 2853"/>
                                    <a:gd name="T155" fmla="*/ 3345 h 645"/>
                                    <a:gd name="T156" fmla="+- 0 4706 3178"/>
                                    <a:gd name="T157" fmla="*/ T156 w 1590"/>
                                    <a:gd name="T158" fmla="+- 0 3301 2853"/>
                                    <a:gd name="T159" fmla="*/ 3301 h 645"/>
                                    <a:gd name="T160" fmla="+- 0 4745 3178"/>
                                    <a:gd name="T161" fmla="*/ T160 w 1590"/>
                                    <a:gd name="T162" fmla="+- 0 3253 2853"/>
                                    <a:gd name="T163" fmla="*/ 3253 h 645"/>
                                    <a:gd name="T164" fmla="+- 0 4765 3178"/>
                                    <a:gd name="T165" fmla="*/ T164 w 1590"/>
                                    <a:gd name="T166" fmla="+- 0 3202 2853"/>
                                    <a:gd name="T167" fmla="*/ 3202 h 645"/>
                                    <a:gd name="T168" fmla="+- 0 4768 3178"/>
                                    <a:gd name="T169" fmla="*/ T168 w 1590"/>
                                    <a:gd name="T170" fmla="+- 0 3175 2853"/>
                                    <a:gd name="T171" fmla="*/ 3175 h 645"/>
                                    <a:gd name="T172" fmla="+- 0 4765 3178"/>
                                    <a:gd name="T173" fmla="*/ T172 w 1590"/>
                                    <a:gd name="T174" fmla="+- 0 3149 2853"/>
                                    <a:gd name="T175" fmla="*/ 3149 h 645"/>
                                    <a:gd name="T176" fmla="+- 0 4745 3178"/>
                                    <a:gd name="T177" fmla="*/ T176 w 1590"/>
                                    <a:gd name="T178" fmla="+- 0 3098 2853"/>
                                    <a:gd name="T179" fmla="*/ 3098 h 645"/>
                                    <a:gd name="T180" fmla="+- 0 4706 3178"/>
                                    <a:gd name="T181" fmla="*/ T180 w 1590"/>
                                    <a:gd name="T182" fmla="+- 0 3050 2853"/>
                                    <a:gd name="T183" fmla="*/ 3050 h 645"/>
                                    <a:gd name="T184" fmla="+- 0 4649 3178"/>
                                    <a:gd name="T185" fmla="*/ T184 w 1590"/>
                                    <a:gd name="T186" fmla="+- 0 3005 2853"/>
                                    <a:gd name="T187" fmla="*/ 3005 h 645"/>
                                    <a:gd name="T188" fmla="+- 0 4577 3178"/>
                                    <a:gd name="T189" fmla="*/ T188 w 1590"/>
                                    <a:gd name="T190" fmla="+- 0 2965 2853"/>
                                    <a:gd name="T191" fmla="*/ 2965 h 645"/>
                                    <a:gd name="T192" fmla="+- 0 4490 3178"/>
                                    <a:gd name="T193" fmla="*/ T192 w 1590"/>
                                    <a:gd name="T194" fmla="+- 0 2930 2853"/>
                                    <a:gd name="T195" fmla="*/ 2930 h 645"/>
                                    <a:gd name="T196" fmla="+- 0 4392 3178"/>
                                    <a:gd name="T197" fmla="*/ T196 w 1590"/>
                                    <a:gd name="T198" fmla="+- 0 2901 2853"/>
                                    <a:gd name="T199" fmla="*/ 2901 h 645"/>
                                    <a:gd name="T200" fmla="+- 0 4338 3178"/>
                                    <a:gd name="T201" fmla="*/ T200 w 1590"/>
                                    <a:gd name="T202" fmla="+- 0 2889 2853"/>
                                    <a:gd name="T203" fmla="*/ 2889 h 645"/>
                                    <a:gd name="T204" fmla="+- 0 4282 3178"/>
                                    <a:gd name="T205" fmla="*/ T204 w 1590"/>
                                    <a:gd name="T206" fmla="+- 0 2878 2853"/>
                                    <a:gd name="T207" fmla="*/ 2878 h 645"/>
                                    <a:gd name="T208" fmla="+- 0 4224 3178"/>
                                    <a:gd name="T209" fmla="*/ T208 w 1590"/>
                                    <a:gd name="T210" fmla="+- 0 2869 2853"/>
                                    <a:gd name="T211" fmla="*/ 2869 h 645"/>
                                    <a:gd name="T212" fmla="+- 0 4164 3178"/>
                                    <a:gd name="T213" fmla="*/ T212 w 1590"/>
                                    <a:gd name="T214" fmla="+- 0 2862 2853"/>
                                    <a:gd name="T215" fmla="*/ 2862 h 645"/>
                                    <a:gd name="T216" fmla="+- 0 4102 3178"/>
                                    <a:gd name="T217" fmla="*/ T216 w 1590"/>
                                    <a:gd name="T218" fmla="+- 0 2857 2853"/>
                                    <a:gd name="T219" fmla="*/ 2857 h 645"/>
                                    <a:gd name="T220" fmla="+- 0 4038 3178"/>
                                    <a:gd name="T221" fmla="*/ T220 w 1590"/>
                                    <a:gd name="T222" fmla="+- 0 2854 2853"/>
                                    <a:gd name="T223" fmla="*/ 2854 h 645"/>
                                    <a:gd name="T224" fmla="+- 0 3973 3178"/>
                                    <a:gd name="T225" fmla="*/ T224 w 1590"/>
                                    <a:gd name="T226" fmla="+- 0 2853 2853"/>
                                    <a:gd name="T227" fmla="*/ 2853 h 6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590" h="645">
                                      <a:moveTo>
                                        <a:pt x="795" y="0"/>
                                      </a:moveTo>
                                      <a:lnTo>
                                        <a:pt x="730" y="1"/>
                                      </a:lnTo>
                                      <a:lnTo>
                                        <a:pt x="666" y="4"/>
                                      </a:lnTo>
                                      <a:lnTo>
                                        <a:pt x="604" y="9"/>
                                      </a:lnTo>
                                      <a:lnTo>
                                        <a:pt x="544" y="16"/>
                                      </a:lnTo>
                                      <a:lnTo>
                                        <a:pt x="486" y="25"/>
                                      </a:lnTo>
                                      <a:lnTo>
                                        <a:pt x="430" y="36"/>
                                      </a:lnTo>
                                      <a:lnTo>
                                        <a:pt x="376" y="48"/>
                                      </a:lnTo>
                                      <a:lnTo>
                                        <a:pt x="278" y="77"/>
                                      </a:lnTo>
                                      <a:lnTo>
                                        <a:pt x="191" y="112"/>
                                      </a:lnTo>
                                      <a:lnTo>
                                        <a:pt x="119" y="152"/>
                                      </a:lnTo>
                                      <a:lnTo>
                                        <a:pt x="62" y="197"/>
                                      </a:lnTo>
                                      <a:lnTo>
                                        <a:pt x="23" y="245"/>
                                      </a:lnTo>
                                      <a:lnTo>
                                        <a:pt x="3" y="296"/>
                                      </a:lnTo>
                                      <a:lnTo>
                                        <a:pt x="0" y="322"/>
                                      </a:lnTo>
                                      <a:lnTo>
                                        <a:pt x="3" y="349"/>
                                      </a:lnTo>
                                      <a:lnTo>
                                        <a:pt x="23" y="400"/>
                                      </a:lnTo>
                                      <a:lnTo>
                                        <a:pt x="62" y="448"/>
                                      </a:lnTo>
                                      <a:lnTo>
                                        <a:pt x="119" y="492"/>
                                      </a:lnTo>
                                      <a:lnTo>
                                        <a:pt x="191" y="532"/>
                                      </a:lnTo>
                                      <a:lnTo>
                                        <a:pt x="278" y="567"/>
                                      </a:lnTo>
                                      <a:lnTo>
                                        <a:pt x="376" y="597"/>
                                      </a:lnTo>
                                      <a:lnTo>
                                        <a:pt x="430" y="609"/>
                                      </a:lnTo>
                                      <a:lnTo>
                                        <a:pt x="486" y="620"/>
                                      </a:lnTo>
                                      <a:lnTo>
                                        <a:pt x="544" y="628"/>
                                      </a:lnTo>
                                      <a:lnTo>
                                        <a:pt x="604" y="635"/>
                                      </a:lnTo>
                                      <a:lnTo>
                                        <a:pt x="666" y="641"/>
                                      </a:lnTo>
                                      <a:lnTo>
                                        <a:pt x="730" y="644"/>
                                      </a:lnTo>
                                      <a:lnTo>
                                        <a:pt x="795" y="645"/>
                                      </a:lnTo>
                                      <a:lnTo>
                                        <a:pt x="860" y="644"/>
                                      </a:lnTo>
                                      <a:lnTo>
                                        <a:pt x="924" y="641"/>
                                      </a:lnTo>
                                      <a:lnTo>
                                        <a:pt x="986" y="635"/>
                                      </a:lnTo>
                                      <a:lnTo>
                                        <a:pt x="1046" y="628"/>
                                      </a:lnTo>
                                      <a:lnTo>
                                        <a:pt x="1104" y="620"/>
                                      </a:lnTo>
                                      <a:lnTo>
                                        <a:pt x="1160" y="609"/>
                                      </a:lnTo>
                                      <a:lnTo>
                                        <a:pt x="1214" y="597"/>
                                      </a:lnTo>
                                      <a:lnTo>
                                        <a:pt x="1312" y="567"/>
                                      </a:lnTo>
                                      <a:lnTo>
                                        <a:pt x="1399" y="532"/>
                                      </a:lnTo>
                                      <a:lnTo>
                                        <a:pt x="1471" y="492"/>
                                      </a:lnTo>
                                      <a:lnTo>
                                        <a:pt x="1528" y="448"/>
                                      </a:lnTo>
                                      <a:lnTo>
                                        <a:pt x="1567" y="400"/>
                                      </a:lnTo>
                                      <a:lnTo>
                                        <a:pt x="1587" y="349"/>
                                      </a:lnTo>
                                      <a:lnTo>
                                        <a:pt x="1590" y="322"/>
                                      </a:lnTo>
                                      <a:lnTo>
                                        <a:pt x="1587" y="296"/>
                                      </a:lnTo>
                                      <a:lnTo>
                                        <a:pt x="1567" y="245"/>
                                      </a:lnTo>
                                      <a:lnTo>
                                        <a:pt x="1528" y="197"/>
                                      </a:lnTo>
                                      <a:lnTo>
                                        <a:pt x="1471" y="152"/>
                                      </a:lnTo>
                                      <a:lnTo>
                                        <a:pt x="1399" y="112"/>
                                      </a:lnTo>
                                      <a:lnTo>
                                        <a:pt x="1312" y="77"/>
                                      </a:lnTo>
                                      <a:lnTo>
                                        <a:pt x="1214" y="48"/>
                                      </a:lnTo>
                                      <a:lnTo>
                                        <a:pt x="1160" y="36"/>
                                      </a:lnTo>
                                      <a:lnTo>
                                        <a:pt x="1104" y="25"/>
                                      </a:lnTo>
                                      <a:lnTo>
                                        <a:pt x="1046" y="16"/>
                                      </a:lnTo>
                                      <a:lnTo>
                                        <a:pt x="986" y="9"/>
                                      </a:lnTo>
                                      <a:lnTo>
                                        <a:pt x="924" y="4"/>
                                      </a:lnTo>
                                      <a:lnTo>
                                        <a:pt x="860" y="1"/>
                                      </a:lnTo>
                                      <a:lnTo>
                                        <a:pt x="79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FDA10E" id="Group 170" o:spid="_x0000_s1026" style="position:absolute;margin-left:8.5pt;margin-top:36.7pt;width:79.5pt;height:32.25pt;z-index:-251648000;mso-position-horizontal-relative:page" coordorigin="3178,2853" coordsize="159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">
                      <v:shape id="Freeform 135" o:spid="_x0000_s1027" style="position:absolute;left:3178;top:2853;width:1590;height:645;visibility:visible;mso-wrap-style:square;v-text-anchor:top" coordsize="159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" path="m795,l730,1,666,4,604,9r-60,7l486,25,430,36,376,48,278,77r-87,35l119,152,62,197,23,245,3,296,,322r3,27l23,400r39,48l119,492r72,40l278,567r98,30l430,609r56,11l544,628r60,7l666,641r64,3l795,645r65,-1l924,641r62,-6l1046,628r58,-8l1160,609r54,-12l1312,567r87,-35l1471,492r57,-44l1567,400r20,-51l1590,322r-3,-26l1567,245r-39,-48l1471,152r-72,-40l1312,77,1214,48,1160,36,1104,25r-58,-9l986,9,924,4,860,1,795,xe" filled="f">
                        <v:path arrowok="t" o:connecttype="custom" o:connectlocs="795,2853;730,2854;666,2857;604,2862;544,2869;486,2878;430,2889;376,2901;278,2930;191,2965;119,3005;62,3050;23,3098;3,3149;0,3175;3,3202;23,3253;62,3301;119,3345;191,3385;278,3420;376,3450;430,3462;486,3473;544,3481;604,3488;666,3494;730,3497;795,3498;860,3497;924,3494;986,3488;1046,3481;1104,3473;1160,3462;1214,3450;1312,3420;1399,3385;1471,3345;1528,3301;1567,3253;1587,3202;1590,3175;1587,3149;1567,3098;1528,3050;1471,3005;1399,2965;1312,2930;1214,2901;1160,2889;1104,2878;1046,2869;986,2862;924,2857;860,2854;795,2853" o:connectangles="0,0,0,0,0,0,0,0,0,0,0,0,0,0,0,0,0,0,0,0,0,0,0,0,0,0,0,0,0,0,0,0,0,0,0,0,0,0,0,0,0,0,0,0,0,0,0,0,0,0,0,0,0,0,0,0,0"/>
                      </v:shape>
                      <w10:wrap anchorx="page"/>
                    </v:group>
                  </w:pict>
                </mc:Fallback>
              </mc:AlternateContent>
            </w:r>
          </w:p>
        </w:tc>
        <w:tc>
          <w:tcPr>
            <w:tcW w:w="1710" w:type="dxa"/>
          </w:tcPr>
          <w:p w:rsidR="004D7351" w:rsidRDefault="004D7351" w:rsidP="006C6266">
            <w:pPr>
              <w:spacing w:before="29" w:line="260" w:lineRule="exact"/>
              <w:rPr>
                <w:sz w:val="24"/>
                <w:szCs w:val="24"/>
              </w:rPr>
            </w:pPr>
          </w:p>
          <w:p w:rsidR="004D7351" w:rsidRDefault="004D7351" w:rsidP="004D7351">
            <w:pPr>
              <w:spacing w:before="29" w:line="260" w:lineRule="exact"/>
              <w:jc w:val="center"/>
              <w:rPr>
                <w:sz w:val="24"/>
                <w:szCs w:val="24"/>
              </w:rPr>
            </w:pPr>
          </w:p>
          <w:p w:rsidR="004D7351" w:rsidRPr="006C6266" w:rsidRDefault="004D7351" w:rsidP="004D7351">
            <w:pPr>
              <w:spacing w:before="29" w:line="260" w:lineRule="exact"/>
              <w:jc w:val="center"/>
              <w:rPr>
                <w:rFonts w:ascii="Times New Roman" w:hAnsi="Times New Roman" w:cs="Times New Roman"/>
                <w:sz w:val="24"/>
                <w:szCs w:val="24"/>
              </w:rPr>
            </w:pPr>
            <w:r w:rsidRPr="006C6266">
              <w:rPr>
                <w:rFonts w:ascii="Times New Roman" w:hAnsi="Times New Roman" w:cs="Times New Roman"/>
                <w:sz w:val="24"/>
                <w:szCs w:val="24"/>
              </w:rPr>
              <w:t>UseCase</w:t>
            </w:r>
          </w:p>
        </w:tc>
        <w:tc>
          <w:tcPr>
            <w:tcW w:w="4140" w:type="dxa"/>
          </w:tcPr>
          <w:p w:rsidR="004D7351" w:rsidRDefault="004D7351" w:rsidP="006D3854">
            <w:pPr>
              <w:spacing w:line="276" w:lineRule="auto"/>
              <w:ind w:left="64" w:right="-48"/>
              <w:jc w:val="both"/>
              <w:rPr>
                <w:sz w:val="24"/>
                <w:szCs w:val="24"/>
              </w:rPr>
            </w:pPr>
            <w:r>
              <w:rPr>
                <w:rFonts w:ascii="Times New Roman" w:eastAsia="Times New Roman" w:hAnsi="Times New Roman" w:cs="Times New Roman"/>
                <w:spacing w:val="1"/>
                <w:sz w:val="24"/>
                <w:szCs w:val="24"/>
              </w:rPr>
              <w:t>Simbol Use</w:t>
            </w:r>
            <w:r w:rsidR="006D3854">
              <w:rPr>
                <w:rFonts w:ascii="Times New Roman" w:eastAsia="Times New Roman" w:hAnsi="Times New Roman" w:cs="Times New Roman"/>
                <w:spacing w:val="1"/>
                <w:sz w:val="24"/>
                <w:szCs w:val="24"/>
              </w:rPr>
              <w:t>Case menggambarkan fungsionalitas dari system, sehingga pengguna paham mengenai manfaat dari</w:t>
            </w:r>
          </w:p>
        </w:tc>
      </w:tr>
      <w:tr w:rsidR="004D7351" w:rsidTr="00832727">
        <w:trPr>
          <w:trHeight w:val="1071"/>
        </w:trPr>
        <w:tc>
          <w:tcPr>
            <w:tcW w:w="2070" w:type="dxa"/>
          </w:tcPr>
          <w:p w:rsidR="004D7351" w:rsidRDefault="004D7351" w:rsidP="004D7351">
            <w:pPr>
              <w:spacing w:before="29" w:line="260" w:lineRule="exact"/>
              <w:rPr>
                <w:sz w:val="24"/>
                <w:szCs w:val="24"/>
              </w:rPr>
            </w:pPr>
            <w:r>
              <w:rPr>
                <w:noProof/>
                <w:sz w:val="24"/>
                <w:szCs w:val="24"/>
              </w:rPr>
              <mc:AlternateContent>
                <mc:Choice Requires="wpg">
                  <w:drawing>
                    <wp:anchor distT="0" distB="0" distL="114300" distR="114300" simplePos="0" relativeHeight="251669504" behindDoc="1" locked="0" layoutInCell="1" allowOverlap="1" wp14:anchorId="43EDB2DC" wp14:editId="10F37432">
                      <wp:simplePos x="0" y="0"/>
                      <wp:positionH relativeFrom="page">
                        <wp:posOffset>112395</wp:posOffset>
                      </wp:positionH>
                      <wp:positionV relativeFrom="paragraph">
                        <wp:posOffset>424815</wp:posOffset>
                      </wp:positionV>
                      <wp:extent cx="1092200" cy="76200"/>
                      <wp:effectExtent l="7620" t="635" r="5080" b="889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0" cy="76200"/>
                                <a:chOff x="3042" y="4291"/>
                                <a:chExt cx="1720" cy="120"/>
                              </a:xfrm>
                            </wpg:grpSpPr>
                            <wps:wsp>
                              <wps:cNvPr id="173" name="Freeform 137"/>
                              <wps:cNvSpPr>
                                <a:spLocks/>
                              </wps:cNvSpPr>
                              <wps:spPr bwMode="auto">
                                <a:xfrm>
                                  <a:off x="3042" y="4291"/>
                                  <a:ext cx="1720" cy="120"/>
                                </a:xfrm>
                                <a:custGeom>
                                  <a:avLst/>
                                  <a:gdLst>
                                    <a:gd name="T0" fmla="+- 0 4642 3042"/>
                                    <a:gd name="T1" fmla="*/ T0 w 1720"/>
                                    <a:gd name="T2" fmla="+- 0 4341 4291"/>
                                    <a:gd name="T3" fmla="*/ 4341 h 120"/>
                                    <a:gd name="T4" fmla="+- 0 4668 3042"/>
                                    <a:gd name="T5" fmla="*/ T4 w 1720"/>
                                    <a:gd name="T6" fmla="+- 0 4341 4291"/>
                                    <a:gd name="T7" fmla="*/ 4341 h 120"/>
                                    <a:gd name="T8" fmla="+- 0 4672 3042"/>
                                    <a:gd name="T9" fmla="*/ T8 w 1720"/>
                                    <a:gd name="T10" fmla="+- 0 4345 4291"/>
                                    <a:gd name="T11" fmla="*/ 4345 h 120"/>
                                    <a:gd name="T12" fmla="+- 0 4762 3042"/>
                                    <a:gd name="T13" fmla="*/ T12 w 1720"/>
                                    <a:gd name="T14" fmla="+- 0 4351 4291"/>
                                    <a:gd name="T15" fmla="*/ 4351 h 120"/>
                                    <a:gd name="T16" fmla="+- 0 4642 3042"/>
                                    <a:gd name="T17" fmla="*/ T16 w 1720"/>
                                    <a:gd name="T18" fmla="+- 0 4291 4291"/>
                                    <a:gd name="T19" fmla="*/ 4291 h 120"/>
                                    <a:gd name="T20" fmla="+- 0 4642 3042"/>
                                    <a:gd name="T21" fmla="*/ T20 w 1720"/>
                                    <a:gd name="T22" fmla="+- 0 4341 4291"/>
                                    <a:gd name="T23" fmla="*/ 4341 h 120"/>
                                  </a:gdLst>
                                  <a:ahLst/>
                                  <a:cxnLst>
                                    <a:cxn ang="0">
                                      <a:pos x="T1" y="T3"/>
                                    </a:cxn>
                                    <a:cxn ang="0">
                                      <a:pos x="T5" y="T7"/>
                                    </a:cxn>
                                    <a:cxn ang="0">
                                      <a:pos x="T9" y="T11"/>
                                    </a:cxn>
                                    <a:cxn ang="0">
                                      <a:pos x="T13" y="T15"/>
                                    </a:cxn>
                                    <a:cxn ang="0">
                                      <a:pos x="T17" y="T19"/>
                                    </a:cxn>
                                    <a:cxn ang="0">
                                      <a:pos x="T21" y="T23"/>
                                    </a:cxn>
                                  </a:cxnLst>
                                  <a:rect l="0" t="0" r="r" b="b"/>
                                  <a:pathLst>
                                    <a:path w="1720" h="120">
                                      <a:moveTo>
                                        <a:pt x="1600" y="50"/>
                                      </a:moveTo>
                                      <a:lnTo>
                                        <a:pt x="1626" y="50"/>
                                      </a:lnTo>
                                      <a:lnTo>
                                        <a:pt x="1630" y="54"/>
                                      </a:lnTo>
                                      <a:lnTo>
                                        <a:pt x="1720" y="60"/>
                                      </a:lnTo>
                                      <a:lnTo>
                                        <a:pt x="1600" y="0"/>
                                      </a:lnTo>
                                      <a:lnTo>
                                        <a:pt x="160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38"/>
                              <wps:cNvSpPr>
                                <a:spLocks/>
                              </wps:cNvSpPr>
                              <wps:spPr bwMode="auto">
                                <a:xfrm>
                                  <a:off x="3042" y="4291"/>
                                  <a:ext cx="1720" cy="120"/>
                                </a:xfrm>
                                <a:custGeom>
                                  <a:avLst/>
                                  <a:gdLst>
                                    <a:gd name="T0" fmla="+- 0 4668 3042"/>
                                    <a:gd name="T1" fmla="*/ T0 w 1720"/>
                                    <a:gd name="T2" fmla="+- 0 4361 4291"/>
                                    <a:gd name="T3" fmla="*/ 4361 h 120"/>
                                    <a:gd name="T4" fmla="+- 0 4642 3042"/>
                                    <a:gd name="T5" fmla="*/ T4 w 1720"/>
                                    <a:gd name="T6" fmla="+- 0 4361 4291"/>
                                    <a:gd name="T7" fmla="*/ 4361 h 120"/>
                                    <a:gd name="T8" fmla="+- 0 4642 3042"/>
                                    <a:gd name="T9" fmla="*/ T8 w 1720"/>
                                    <a:gd name="T10" fmla="+- 0 4411 4291"/>
                                    <a:gd name="T11" fmla="*/ 4411 h 120"/>
                                    <a:gd name="T12" fmla="+- 0 4762 3042"/>
                                    <a:gd name="T13" fmla="*/ T12 w 1720"/>
                                    <a:gd name="T14" fmla="+- 0 4351 4291"/>
                                    <a:gd name="T15" fmla="*/ 4351 h 120"/>
                                    <a:gd name="T16" fmla="+- 0 4668 3042"/>
                                    <a:gd name="T17" fmla="*/ T16 w 1720"/>
                                    <a:gd name="T18" fmla="+- 0 4361 4291"/>
                                    <a:gd name="T19" fmla="*/ 4361 h 120"/>
                                  </a:gdLst>
                                  <a:ahLst/>
                                  <a:cxnLst>
                                    <a:cxn ang="0">
                                      <a:pos x="T1" y="T3"/>
                                    </a:cxn>
                                    <a:cxn ang="0">
                                      <a:pos x="T5" y="T7"/>
                                    </a:cxn>
                                    <a:cxn ang="0">
                                      <a:pos x="T9" y="T11"/>
                                    </a:cxn>
                                    <a:cxn ang="0">
                                      <a:pos x="T13" y="T15"/>
                                    </a:cxn>
                                    <a:cxn ang="0">
                                      <a:pos x="T17" y="T19"/>
                                    </a:cxn>
                                  </a:cxnLst>
                                  <a:rect l="0" t="0" r="r" b="b"/>
                                  <a:pathLst>
                                    <a:path w="1720" h="120">
                                      <a:moveTo>
                                        <a:pt x="1626" y="70"/>
                                      </a:moveTo>
                                      <a:lnTo>
                                        <a:pt x="1600" y="70"/>
                                      </a:lnTo>
                                      <a:lnTo>
                                        <a:pt x="1600" y="120"/>
                                      </a:lnTo>
                                      <a:lnTo>
                                        <a:pt x="1720" y="60"/>
                                      </a:lnTo>
                                      <a:lnTo>
                                        <a:pt x="1626"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39"/>
                              <wps:cNvSpPr>
                                <a:spLocks/>
                              </wps:cNvSpPr>
                              <wps:spPr bwMode="auto">
                                <a:xfrm>
                                  <a:off x="3042" y="4291"/>
                                  <a:ext cx="1720" cy="120"/>
                                </a:xfrm>
                                <a:custGeom>
                                  <a:avLst/>
                                  <a:gdLst>
                                    <a:gd name="T0" fmla="+- 0 3042 3042"/>
                                    <a:gd name="T1" fmla="*/ T0 w 1720"/>
                                    <a:gd name="T2" fmla="+- 0 4345 4291"/>
                                    <a:gd name="T3" fmla="*/ 4345 h 120"/>
                                    <a:gd name="T4" fmla="+- 0 3042 3042"/>
                                    <a:gd name="T5" fmla="*/ T4 w 1720"/>
                                    <a:gd name="T6" fmla="+- 0 4356 4291"/>
                                    <a:gd name="T7" fmla="*/ 4356 h 120"/>
                                    <a:gd name="T8" fmla="+- 0 3046 3042"/>
                                    <a:gd name="T9" fmla="*/ T8 w 1720"/>
                                    <a:gd name="T10" fmla="+- 0 4361 4291"/>
                                    <a:gd name="T11" fmla="*/ 4361 h 120"/>
                                    <a:gd name="T12" fmla="+- 0 4668 3042"/>
                                    <a:gd name="T13" fmla="*/ T12 w 1720"/>
                                    <a:gd name="T14" fmla="+- 0 4361 4291"/>
                                    <a:gd name="T15" fmla="*/ 4361 h 120"/>
                                    <a:gd name="T16" fmla="+- 0 4672 3042"/>
                                    <a:gd name="T17" fmla="*/ T16 w 1720"/>
                                    <a:gd name="T18" fmla="+- 0 4356 4291"/>
                                    <a:gd name="T19" fmla="*/ 4356 h 120"/>
                                    <a:gd name="T20" fmla="+- 0 4672 3042"/>
                                    <a:gd name="T21" fmla="*/ T20 w 1720"/>
                                    <a:gd name="T22" fmla="+- 0 4351 4291"/>
                                    <a:gd name="T23" fmla="*/ 4351 h 120"/>
                                    <a:gd name="T24" fmla="+- 0 4672 3042"/>
                                    <a:gd name="T25" fmla="*/ T24 w 1720"/>
                                    <a:gd name="T26" fmla="+- 0 4356 4291"/>
                                    <a:gd name="T27" fmla="*/ 4356 h 120"/>
                                    <a:gd name="T28" fmla="+- 0 4668 3042"/>
                                    <a:gd name="T29" fmla="*/ T28 w 1720"/>
                                    <a:gd name="T30" fmla="+- 0 4361 4291"/>
                                    <a:gd name="T31" fmla="*/ 4361 h 120"/>
                                    <a:gd name="T32" fmla="+- 0 4762 3042"/>
                                    <a:gd name="T33" fmla="*/ T32 w 1720"/>
                                    <a:gd name="T34" fmla="+- 0 4351 4291"/>
                                    <a:gd name="T35" fmla="*/ 4351 h 120"/>
                                    <a:gd name="T36" fmla="+- 0 4672 3042"/>
                                    <a:gd name="T37" fmla="*/ T36 w 1720"/>
                                    <a:gd name="T38" fmla="+- 0 4345 4291"/>
                                    <a:gd name="T39" fmla="*/ 4345 h 120"/>
                                    <a:gd name="T40" fmla="+- 0 4668 3042"/>
                                    <a:gd name="T41" fmla="*/ T40 w 1720"/>
                                    <a:gd name="T42" fmla="+- 0 4341 4291"/>
                                    <a:gd name="T43" fmla="*/ 4341 h 120"/>
                                    <a:gd name="T44" fmla="+- 0 3046 3042"/>
                                    <a:gd name="T45" fmla="*/ T44 w 1720"/>
                                    <a:gd name="T46" fmla="+- 0 4341 4291"/>
                                    <a:gd name="T47" fmla="*/ 4341 h 120"/>
                                    <a:gd name="T48" fmla="+- 0 3042 3042"/>
                                    <a:gd name="T49" fmla="*/ T48 w 1720"/>
                                    <a:gd name="T50" fmla="+- 0 4345 4291"/>
                                    <a:gd name="T51" fmla="*/ 4345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720" h="120">
                                      <a:moveTo>
                                        <a:pt x="0" y="54"/>
                                      </a:moveTo>
                                      <a:lnTo>
                                        <a:pt x="0" y="65"/>
                                      </a:lnTo>
                                      <a:lnTo>
                                        <a:pt x="4" y="70"/>
                                      </a:lnTo>
                                      <a:lnTo>
                                        <a:pt x="1626" y="70"/>
                                      </a:lnTo>
                                      <a:lnTo>
                                        <a:pt x="1630" y="65"/>
                                      </a:lnTo>
                                      <a:lnTo>
                                        <a:pt x="1630" y="60"/>
                                      </a:lnTo>
                                      <a:lnTo>
                                        <a:pt x="1630" y="65"/>
                                      </a:lnTo>
                                      <a:lnTo>
                                        <a:pt x="1626" y="70"/>
                                      </a:lnTo>
                                      <a:lnTo>
                                        <a:pt x="1720" y="60"/>
                                      </a:lnTo>
                                      <a:lnTo>
                                        <a:pt x="1630" y="54"/>
                                      </a:lnTo>
                                      <a:lnTo>
                                        <a:pt x="1626" y="50"/>
                                      </a:lnTo>
                                      <a:lnTo>
                                        <a:pt x="4" y="50"/>
                                      </a:lnTo>
                                      <a:lnTo>
                                        <a:pt x="0"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49633C" id="Group 172" o:spid="_x0000_s1026" style="position:absolute;margin-left:8.85pt;margin-top:33.45pt;width:86pt;height:6pt;z-index:-251646976;mso-position-horizontal-relative:page" coordorigin="3042,4291" coordsize="172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">
                      <v:shape id="Freeform 137" o:spid="_x0000_s1027"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" path="m1600,50r26,l1630,54r90,6l1600,r,50xe" fillcolor="black" stroked="f">
                        <v:path arrowok="t" o:connecttype="custom" o:connectlocs="1600,4341;1626,4341;1630,4345;1720,4351;1600,4291;1600,4341" o:connectangles="0,0,0,0,0,0"/>
                      </v:shape>
                      <v:shape id="Freeform 138" o:spid="_x0000_s1028"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" path="m1626,70r-26,l1600,120,1720,60r-94,10xe" fillcolor="black" stroked="f">
                        <v:path arrowok="t" o:connecttype="custom" o:connectlocs="1626,4361;1600,4361;1600,4411;1720,4351;1626,4361" o:connectangles="0,0,0,0,0"/>
                      </v:shape>
                      <v:shape id="Freeform 139" o:spid="_x0000_s1029"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" path="m,54l,65r4,5l1626,70r4,-5l1630,60r,5l1626,70r94,-10l1630,54r-4,-4l4,50,,54xe" fillcolor="black" stroked="f">
                        <v:path arrowok="t" o:connecttype="custom" o:connectlocs="0,4345;0,4356;4,4361;1626,4361;1630,4356;1630,4351;1630,4356;1626,4361;1720,4351;1630,4345;1626,4341;4,4341;0,4345" o:connectangles="0,0,0,0,0,0,0,0,0,0,0,0,0"/>
                      </v:shape>
                      <w10:wrap anchorx="page"/>
                    </v:group>
                  </w:pict>
                </mc:Fallback>
              </mc:AlternateContent>
            </w:r>
          </w:p>
        </w:tc>
        <w:tc>
          <w:tcPr>
            <w:tcW w:w="1710" w:type="dxa"/>
          </w:tcPr>
          <w:p w:rsidR="006D3854" w:rsidRDefault="006D3854" w:rsidP="006C6266">
            <w:pPr>
              <w:spacing w:before="29" w:line="260" w:lineRule="exact"/>
              <w:rPr>
                <w:sz w:val="24"/>
                <w:szCs w:val="24"/>
              </w:rPr>
            </w:pPr>
          </w:p>
          <w:p w:rsidR="006D3854" w:rsidRPr="006C6266" w:rsidRDefault="006D3854" w:rsidP="006D3854">
            <w:pPr>
              <w:spacing w:before="29" w:line="260" w:lineRule="exact"/>
              <w:jc w:val="center"/>
              <w:rPr>
                <w:rFonts w:ascii="Times New Roman" w:hAnsi="Times New Roman" w:cs="Times New Roman"/>
                <w:sz w:val="24"/>
                <w:szCs w:val="24"/>
              </w:rPr>
            </w:pPr>
            <w:r w:rsidRPr="006C6266">
              <w:rPr>
                <w:rFonts w:ascii="Times New Roman" w:hAnsi="Times New Roman" w:cs="Times New Roman"/>
                <w:sz w:val="24"/>
                <w:szCs w:val="24"/>
              </w:rPr>
              <w:t>Asosiasi</w:t>
            </w:r>
          </w:p>
        </w:tc>
        <w:tc>
          <w:tcPr>
            <w:tcW w:w="4140" w:type="dxa"/>
          </w:tcPr>
          <w:p w:rsidR="004D7351" w:rsidRDefault="006C6266" w:rsidP="006C6266">
            <w:pPr>
              <w:spacing w:line="276" w:lineRule="auto"/>
              <w:ind w:left="64" w:right="-51"/>
              <w:jc w:val="both"/>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hubu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ntar</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lem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ktor</w:t>
            </w:r>
            <w:r>
              <w:rPr>
                <w:rFonts w:ascii="Times New Roman" w:eastAsia="Times New Roman" w:hAnsi="Times New Roman" w:cs="Times New Roman"/>
                <w:spacing w:val="3"/>
                <w:sz w:val="24"/>
                <w:szCs w:val="24"/>
              </w:rPr>
              <w:t>/</w:t>
            </w:r>
            <w:r>
              <w:rPr>
                <w:rFonts w:ascii="Times New Roman" w:eastAsia="Times New Roman" w:hAnsi="Times New Roman" w:cs="Times New Roman"/>
                <w:sz w:val="24"/>
                <w:szCs w:val="24"/>
              </w:rPr>
              <w:t>us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ca</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w:t>
            </w:r>
            <w:r>
              <w:rPr>
                <w:sz w:val="24"/>
                <w:szCs w:val="24"/>
              </w:rPr>
              <w:t xml:space="preserve"> </w:t>
            </w:r>
            <w:r>
              <w:rPr>
                <w:rFonts w:ascii="Times New Roman" w:eastAsia="Times New Roman" w:hAnsi="Times New Roman" w:cs="Times New Roman"/>
                <w:sz w:val="24"/>
                <w:szCs w:val="24"/>
              </w:rPr>
              <w:t>di dal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s</w:t>
            </w:r>
            <w:r>
              <w:rPr>
                <w:rFonts w:ascii="Times New Roman" w:eastAsia="Times New Roman" w:hAnsi="Times New Roman" w:cs="Times New Roman"/>
                <w:spacing w:val="1"/>
                <w:sz w:val="24"/>
                <w:szCs w:val="24"/>
              </w:rPr>
              <w:t>is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p>
        </w:tc>
      </w:tr>
      <w:tr w:rsidR="004D7351" w:rsidTr="00832727">
        <w:trPr>
          <w:trHeight w:val="1251"/>
        </w:trPr>
        <w:tc>
          <w:tcPr>
            <w:tcW w:w="2070" w:type="dxa"/>
          </w:tcPr>
          <w:p w:rsidR="004D7351" w:rsidRDefault="004D7351" w:rsidP="004D7351">
            <w:pPr>
              <w:spacing w:before="29" w:line="260" w:lineRule="exact"/>
              <w:rPr>
                <w:sz w:val="24"/>
                <w:szCs w:val="24"/>
              </w:rPr>
            </w:pPr>
            <w:r>
              <w:rPr>
                <w:noProof/>
                <w:sz w:val="24"/>
                <w:szCs w:val="24"/>
              </w:rPr>
              <mc:AlternateContent>
                <mc:Choice Requires="wpg">
                  <w:drawing>
                    <wp:anchor distT="0" distB="0" distL="114300" distR="114300" simplePos="0" relativeHeight="251670528" behindDoc="1" locked="0" layoutInCell="1" allowOverlap="1" wp14:anchorId="66BD6692" wp14:editId="0B14E907">
                      <wp:simplePos x="0" y="0"/>
                      <wp:positionH relativeFrom="page">
                        <wp:posOffset>109220</wp:posOffset>
                      </wp:positionH>
                      <wp:positionV relativeFrom="paragraph">
                        <wp:posOffset>300990</wp:posOffset>
                      </wp:positionV>
                      <wp:extent cx="1092200" cy="76200"/>
                      <wp:effectExtent l="7620" t="635" r="5080" b="889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0" cy="76200"/>
                                <a:chOff x="3042" y="4291"/>
                                <a:chExt cx="1720" cy="120"/>
                              </a:xfrm>
                            </wpg:grpSpPr>
                            <wps:wsp>
                              <wps:cNvPr id="177" name="Freeform 141"/>
                              <wps:cNvSpPr>
                                <a:spLocks/>
                              </wps:cNvSpPr>
                              <wps:spPr bwMode="auto">
                                <a:xfrm>
                                  <a:off x="3042" y="4291"/>
                                  <a:ext cx="1720" cy="120"/>
                                </a:xfrm>
                                <a:custGeom>
                                  <a:avLst/>
                                  <a:gdLst>
                                    <a:gd name="T0" fmla="+- 0 4642 3042"/>
                                    <a:gd name="T1" fmla="*/ T0 w 1720"/>
                                    <a:gd name="T2" fmla="+- 0 4341 4291"/>
                                    <a:gd name="T3" fmla="*/ 4341 h 120"/>
                                    <a:gd name="T4" fmla="+- 0 4668 3042"/>
                                    <a:gd name="T5" fmla="*/ T4 w 1720"/>
                                    <a:gd name="T6" fmla="+- 0 4341 4291"/>
                                    <a:gd name="T7" fmla="*/ 4341 h 120"/>
                                    <a:gd name="T8" fmla="+- 0 4672 3042"/>
                                    <a:gd name="T9" fmla="*/ T8 w 1720"/>
                                    <a:gd name="T10" fmla="+- 0 4345 4291"/>
                                    <a:gd name="T11" fmla="*/ 4345 h 120"/>
                                    <a:gd name="T12" fmla="+- 0 4762 3042"/>
                                    <a:gd name="T13" fmla="*/ T12 w 1720"/>
                                    <a:gd name="T14" fmla="+- 0 4351 4291"/>
                                    <a:gd name="T15" fmla="*/ 4351 h 120"/>
                                    <a:gd name="T16" fmla="+- 0 4642 3042"/>
                                    <a:gd name="T17" fmla="*/ T16 w 1720"/>
                                    <a:gd name="T18" fmla="+- 0 4291 4291"/>
                                    <a:gd name="T19" fmla="*/ 4291 h 120"/>
                                    <a:gd name="T20" fmla="+- 0 4642 3042"/>
                                    <a:gd name="T21" fmla="*/ T20 w 1720"/>
                                    <a:gd name="T22" fmla="+- 0 4341 4291"/>
                                    <a:gd name="T23" fmla="*/ 4341 h 120"/>
                                  </a:gdLst>
                                  <a:ahLst/>
                                  <a:cxnLst>
                                    <a:cxn ang="0">
                                      <a:pos x="T1" y="T3"/>
                                    </a:cxn>
                                    <a:cxn ang="0">
                                      <a:pos x="T5" y="T7"/>
                                    </a:cxn>
                                    <a:cxn ang="0">
                                      <a:pos x="T9" y="T11"/>
                                    </a:cxn>
                                    <a:cxn ang="0">
                                      <a:pos x="T13" y="T15"/>
                                    </a:cxn>
                                    <a:cxn ang="0">
                                      <a:pos x="T17" y="T19"/>
                                    </a:cxn>
                                    <a:cxn ang="0">
                                      <a:pos x="T21" y="T23"/>
                                    </a:cxn>
                                  </a:cxnLst>
                                  <a:rect l="0" t="0" r="r" b="b"/>
                                  <a:pathLst>
                                    <a:path w="1720" h="120">
                                      <a:moveTo>
                                        <a:pt x="1600" y="50"/>
                                      </a:moveTo>
                                      <a:lnTo>
                                        <a:pt x="1626" y="50"/>
                                      </a:lnTo>
                                      <a:lnTo>
                                        <a:pt x="1630" y="54"/>
                                      </a:lnTo>
                                      <a:lnTo>
                                        <a:pt x="1720" y="60"/>
                                      </a:lnTo>
                                      <a:lnTo>
                                        <a:pt x="1600" y="0"/>
                                      </a:lnTo>
                                      <a:lnTo>
                                        <a:pt x="160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142"/>
                              <wps:cNvSpPr>
                                <a:spLocks/>
                              </wps:cNvSpPr>
                              <wps:spPr bwMode="auto">
                                <a:xfrm>
                                  <a:off x="3042" y="4291"/>
                                  <a:ext cx="1720" cy="120"/>
                                </a:xfrm>
                                <a:custGeom>
                                  <a:avLst/>
                                  <a:gdLst>
                                    <a:gd name="T0" fmla="+- 0 4668 3042"/>
                                    <a:gd name="T1" fmla="*/ T0 w 1720"/>
                                    <a:gd name="T2" fmla="+- 0 4361 4291"/>
                                    <a:gd name="T3" fmla="*/ 4361 h 120"/>
                                    <a:gd name="T4" fmla="+- 0 4642 3042"/>
                                    <a:gd name="T5" fmla="*/ T4 w 1720"/>
                                    <a:gd name="T6" fmla="+- 0 4361 4291"/>
                                    <a:gd name="T7" fmla="*/ 4361 h 120"/>
                                    <a:gd name="T8" fmla="+- 0 4642 3042"/>
                                    <a:gd name="T9" fmla="*/ T8 w 1720"/>
                                    <a:gd name="T10" fmla="+- 0 4411 4291"/>
                                    <a:gd name="T11" fmla="*/ 4411 h 120"/>
                                    <a:gd name="T12" fmla="+- 0 4762 3042"/>
                                    <a:gd name="T13" fmla="*/ T12 w 1720"/>
                                    <a:gd name="T14" fmla="+- 0 4351 4291"/>
                                    <a:gd name="T15" fmla="*/ 4351 h 120"/>
                                    <a:gd name="T16" fmla="+- 0 4668 3042"/>
                                    <a:gd name="T17" fmla="*/ T16 w 1720"/>
                                    <a:gd name="T18" fmla="+- 0 4361 4291"/>
                                    <a:gd name="T19" fmla="*/ 4361 h 120"/>
                                  </a:gdLst>
                                  <a:ahLst/>
                                  <a:cxnLst>
                                    <a:cxn ang="0">
                                      <a:pos x="T1" y="T3"/>
                                    </a:cxn>
                                    <a:cxn ang="0">
                                      <a:pos x="T5" y="T7"/>
                                    </a:cxn>
                                    <a:cxn ang="0">
                                      <a:pos x="T9" y="T11"/>
                                    </a:cxn>
                                    <a:cxn ang="0">
                                      <a:pos x="T13" y="T15"/>
                                    </a:cxn>
                                    <a:cxn ang="0">
                                      <a:pos x="T17" y="T19"/>
                                    </a:cxn>
                                  </a:cxnLst>
                                  <a:rect l="0" t="0" r="r" b="b"/>
                                  <a:pathLst>
                                    <a:path w="1720" h="120">
                                      <a:moveTo>
                                        <a:pt x="1626" y="70"/>
                                      </a:moveTo>
                                      <a:lnTo>
                                        <a:pt x="1600" y="70"/>
                                      </a:lnTo>
                                      <a:lnTo>
                                        <a:pt x="1600" y="120"/>
                                      </a:lnTo>
                                      <a:lnTo>
                                        <a:pt x="1720" y="60"/>
                                      </a:lnTo>
                                      <a:lnTo>
                                        <a:pt x="1626"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43"/>
                              <wps:cNvSpPr>
                                <a:spLocks/>
                              </wps:cNvSpPr>
                              <wps:spPr bwMode="auto">
                                <a:xfrm>
                                  <a:off x="3042" y="4291"/>
                                  <a:ext cx="1720" cy="120"/>
                                </a:xfrm>
                                <a:custGeom>
                                  <a:avLst/>
                                  <a:gdLst>
                                    <a:gd name="T0" fmla="+- 0 3042 3042"/>
                                    <a:gd name="T1" fmla="*/ T0 w 1720"/>
                                    <a:gd name="T2" fmla="+- 0 4345 4291"/>
                                    <a:gd name="T3" fmla="*/ 4345 h 120"/>
                                    <a:gd name="T4" fmla="+- 0 3042 3042"/>
                                    <a:gd name="T5" fmla="*/ T4 w 1720"/>
                                    <a:gd name="T6" fmla="+- 0 4356 4291"/>
                                    <a:gd name="T7" fmla="*/ 4356 h 120"/>
                                    <a:gd name="T8" fmla="+- 0 3046 3042"/>
                                    <a:gd name="T9" fmla="*/ T8 w 1720"/>
                                    <a:gd name="T10" fmla="+- 0 4361 4291"/>
                                    <a:gd name="T11" fmla="*/ 4361 h 120"/>
                                    <a:gd name="T12" fmla="+- 0 4668 3042"/>
                                    <a:gd name="T13" fmla="*/ T12 w 1720"/>
                                    <a:gd name="T14" fmla="+- 0 4361 4291"/>
                                    <a:gd name="T15" fmla="*/ 4361 h 120"/>
                                    <a:gd name="T16" fmla="+- 0 4672 3042"/>
                                    <a:gd name="T17" fmla="*/ T16 w 1720"/>
                                    <a:gd name="T18" fmla="+- 0 4356 4291"/>
                                    <a:gd name="T19" fmla="*/ 4356 h 120"/>
                                    <a:gd name="T20" fmla="+- 0 4672 3042"/>
                                    <a:gd name="T21" fmla="*/ T20 w 1720"/>
                                    <a:gd name="T22" fmla="+- 0 4351 4291"/>
                                    <a:gd name="T23" fmla="*/ 4351 h 120"/>
                                    <a:gd name="T24" fmla="+- 0 4672 3042"/>
                                    <a:gd name="T25" fmla="*/ T24 w 1720"/>
                                    <a:gd name="T26" fmla="+- 0 4356 4291"/>
                                    <a:gd name="T27" fmla="*/ 4356 h 120"/>
                                    <a:gd name="T28" fmla="+- 0 4668 3042"/>
                                    <a:gd name="T29" fmla="*/ T28 w 1720"/>
                                    <a:gd name="T30" fmla="+- 0 4361 4291"/>
                                    <a:gd name="T31" fmla="*/ 4361 h 120"/>
                                    <a:gd name="T32" fmla="+- 0 4762 3042"/>
                                    <a:gd name="T33" fmla="*/ T32 w 1720"/>
                                    <a:gd name="T34" fmla="+- 0 4351 4291"/>
                                    <a:gd name="T35" fmla="*/ 4351 h 120"/>
                                    <a:gd name="T36" fmla="+- 0 4672 3042"/>
                                    <a:gd name="T37" fmla="*/ T36 w 1720"/>
                                    <a:gd name="T38" fmla="+- 0 4345 4291"/>
                                    <a:gd name="T39" fmla="*/ 4345 h 120"/>
                                    <a:gd name="T40" fmla="+- 0 4668 3042"/>
                                    <a:gd name="T41" fmla="*/ T40 w 1720"/>
                                    <a:gd name="T42" fmla="+- 0 4341 4291"/>
                                    <a:gd name="T43" fmla="*/ 4341 h 120"/>
                                    <a:gd name="T44" fmla="+- 0 3046 3042"/>
                                    <a:gd name="T45" fmla="*/ T44 w 1720"/>
                                    <a:gd name="T46" fmla="+- 0 4341 4291"/>
                                    <a:gd name="T47" fmla="*/ 4341 h 120"/>
                                    <a:gd name="T48" fmla="+- 0 3042 3042"/>
                                    <a:gd name="T49" fmla="*/ T48 w 1720"/>
                                    <a:gd name="T50" fmla="+- 0 4345 4291"/>
                                    <a:gd name="T51" fmla="*/ 4345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720" h="120">
                                      <a:moveTo>
                                        <a:pt x="0" y="54"/>
                                      </a:moveTo>
                                      <a:lnTo>
                                        <a:pt x="0" y="65"/>
                                      </a:lnTo>
                                      <a:lnTo>
                                        <a:pt x="4" y="70"/>
                                      </a:lnTo>
                                      <a:lnTo>
                                        <a:pt x="1626" y="70"/>
                                      </a:lnTo>
                                      <a:lnTo>
                                        <a:pt x="1630" y="65"/>
                                      </a:lnTo>
                                      <a:lnTo>
                                        <a:pt x="1630" y="60"/>
                                      </a:lnTo>
                                      <a:lnTo>
                                        <a:pt x="1630" y="65"/>
                                      </a:lnTo>
                                      <a:lnTo>
                                        <a:pt x="1626" y="70"/>
                                      </a:lnTo>
                                      <a:lnTo>
                                        <a:pt x="1720" y="60"/>
                                      </a:lnTo>
                                      <a:lnTo>
                                        <a:pt x="1630" y="54"/>
                                      </a:lnTo>
                                      <a:lnTo>
                                        <a:pt x="1626" y="50"/>
                                      </a:lnTo>
                                      <a:lnTo>
                                        <a:pt x="4" y="50"/>
                                      </a:lnTo>
                                      <a:lnTo>
                                        <a:pt x="0"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E0C4BB" id="Group 176" o:spid="_x0000_s1026" style="position:absolute;margin-left:8.6pt;margin-top:23.7pt;width:86pt;height:6pt;z-index:-251645952;mso-position-horizontal-relative:page" coordorigin="3042,4291" coordsize="172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">
                      <v:shape id="Freeform 141" o:spid="_x0000_s1027"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" path="m1600,50r26,l1630,54r90,6l1600,r,50xe" fillcolor="black" stroked="f">
                        <v:path arrowok="t" o:connecttype="custom" o:connectlocs="1600,4341;1626,4341;1630,4345;1720,4351;1600,4291;1600,4341" o:connectangles="0,0,0,0,0,0"/>
                      </v:shape>
                      <v:shape id="Freeform 142" o:spid="_x0000_s1028"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" path="m1626,70r-26,l1600,120,1720,60r-94,10xe" fillcolor="black" stroked="f">
                        <v:path arrowok="t" o:connecttype="custom" o:connectlocs="1626,4361;1600,4361;1600,4411;1720,4351;1626,4361" o:connectangles="0,0,0,0,0"/>
                      </v:shape>
                      <v:shape id="Freeform 143" o:spid="_x0000_s1029"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" path="m,54l,65r4,5l1626,70r4,-5l1630,60r,5l1626,70r94,-10l1630,54r-4,-4l4,50,,54xe" fillcolor="black" stroked="f">
                        <v:path arrowok="t" o:connecttype="custom" o:connectlocs="0,4345;0,4356;4,4361;1626,4361;1630,4356;1630,4351;1630,4356;1626,4361;1720,4351;1630,4345;1626,4341;4,4341;0,4345" o:connectangles="0,0,0,0,0,0,0,0,0,0,0,0,0"/>
                      </v:shape>
                      <w10:wrap anchorx="page"/>
                    </v:group>
                  </w:pict>
                </mc:Fallback>
              </mc:AlternateContent>
            </w:r>
          </w:p>
          <w:p w:rsidR="004D7351" w:rsidRDefault="004D7351" w:rsidP="004D7351">
            <w:pPr>
              <w:spacing w:line="200" w:lineRule="exact"/>
            </w:pPr>
          </w:p>
          <w:p w:rsidR="004D7351" w:rsidRDefault="004D7351" w:rsidP="004D7351">
            <w:pPr>
              <w:spacing w:line="200" w:lineRule="exact"/>
            </w:pPr>
          </w:p>
          <w:p w:rsidR="004D7351" w:rsidRPr="004D7351" w:rsidRDefault="004D7351" w:rsidP="004D7351">
            <w:pPr>
              <w:jc w:val="center"/>
              <w:rPr>
                <w:sz w:val="24"/>
                <w:szCs w:val="24"/>
              </w:rPr>
            </w:pPr>
            <w:r>
              <w:rPr>
                <w:rFonts w:ascii="Times New Roman" w:eastAsia="Times New Roman" w:hAnsi="Times New Roman" w:cs="Times New Roman"/>
                <w:spacing w:val="-1"/>
                <w:sz w:val="24"/>
                <w:szCs w:val="24"/>
              </w:rPr>
              <w:t>&lt;&lt;</w:t>
            </w:r>
            <w:r>
              <w:rPr>
                <w:rFonts w:ascii="Times New Roman" w:eastAsia="Times New Roman" w:hAnsi="Times New Roman" w:cs="Times New Roman"/>
                <w:sz w:val="24"/>
                <w:szCs w:val="24"/>
              </w:rPr>
              <w:t>includ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&gt;</w:t>
            </w:r>
            <w:r>
              <w:rPr>
                <w:rFonts w:ascii="Times New Roman" w:eastAsia="Times New Roman" w:hAnsi="Times New Roman" w:cs="Times New Roman"/>
                <w:sz w:val="24"/>
                <w:szCs w:val="24"/>
              </w:rPr>
              <w:t>&gt;</w:t>
            </w:r>
          </w:p>
        </w:tc>
        <w:tc>
          <w:tcPr>
            <w:tcW w:w="1710" w:type="dxa"/>
          </w:tcPr>
          <w:p w:rsidR="006C6266" w:rsidRDefault="006C6266" w:rsidP="006C6266">
            <w:pPr>
              <w:spacing w:before="29" w:line="260" w:lineRule="exact"/>
              <w:rPr>
                <w:rFonts w:ascii="Times New Roman" w:hAnsi="Times New Roman" w:cs="Times New Roman"/>
                <w:sz w:val="24"/>
                <w:szCs w:val="24"/>
              </w:rPr>
            </w:pPr>
          </w:p>
          <w:p w:rsidR="006C6266" w:rsidRDefault="006C6266" w:rsidP="006C6266">
            <w:pPr>
              <w:spacing w:before="29" w:line="260" w:lineRule="exact"/>
              <w:rPr>
                <w:rFonts w:ascii="Times New Roman" w:hAnsi="Times New Roman" w:cs="Times New Roman"/>
                <w:sz w:val="24"/>
                <w:szCs w:val="24"/>
              </w:rPr>
            </w:pPr>
          </w:p>
          <w:p w:rsidR="006C6266" w:rsidRPr="006C6266" w:rsidRDefault="006C6266" w:rsidP="006C6266">
            <w:pPr>
              <w:spacing w:before="29" w:line="260" w:lineRule="exact"/>
              <w:jc w:val="center"/>
              <w:rPr>
                <w:rFonts w:ascii="Times New Roman" w:hAnsi="Times New Roman" w:cs="Times New Roman"/>
                <w:sz w:val="24"/>
                <w:szCs w:val="24"/>
              </w:rPr>
            </w:pPr>
            <w:r>
              <w:rPr>
                <w:rFonts w:ascii="Times New Roman" w:hAnsi="Times New Roman" w:cs="Times New Roman"/>
                <w:sz w:val="24"/>
                <w:szCs w:val="24"/>
              </w:rPr>
              <w:t>Include</w:t>
            </w:r>
          </w:p>
        </w:tc>
        <w:tc>
          <w:tcPr>
            <w:tcW w:w="4140" w:type="dxa"/>
          </w:tcPr>
          <w:p w:rsidR="006C6266" w:rsidRDefault="006C6266" w:rsidP="006C6266">
            <w:pPr>
              <w:spacing w:line="276" w:lineRule="auto"/>
              <w:ind w:left="64" w:right="-49"/>
              <w:jc w:val="both"/>
              <w:rPr>
                <w:sz w:val="24"/>
                <w:szCs w:val="24"/>
              </w:rPr>
            </w:pP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 xml:space="preserve">njukan   </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hwa    </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z w:val="24"/>
                <w:szCs w:val="24"/>
              </w:rPr>
              <w:t xml:space="preserve">suatu    </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use</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e</w:t>
            </w:r>
          </w:p>
          <w:p w:rsidR="004D7351" w:rsidRPr="006C6266" w:rsidRDefault="006C6266" w:rsidP="006C6266">
            <w:pPr>
              <w:spacing w:before="57" w:line="276" w:lineRule="auto"/>
              <w:ind w:left="64" w:right="-48"/>
              <w:jc w:val="both"/>
              <w:rPr>
                <w:rFonts w:ascii="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luruh</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7"/>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rup</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sionalitas</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use</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in</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p>
        </w:tc>
      </w:tr>
      <w:tr w:rsidR="004D7351" w:rsidTr="00832727">
        <w:trPr>
          <w:trHeight w:val="1224"/>
        </w:trPr>
        <w:tc>
          <w:tcPr>
            <w:tcW w:w="2070" w:type="dxa"/>
          </w:tcPr>
          <w:p w:rsidR="004D7351" w:rsidRDefault="004D7351" w:rsidP="004D7351">
            <w:pPr>
              <w:spacing w:before="29" w:line="260" w:lineRule="exact"/>
              <w:rPr>
                <w:sz w:val="24"/>
                <w:szCs w:val="24"/>
              </w:rPr>
            </w:pPr>
            <w:r>
              <w:rPr>
                <w:noProof/>
                <w:sz w:val="24"/>
                <w:szCs w:val="24"/>
              </w:rPr>
              <mc:AlternateContent>
                <mc:Choice Requires="wpg">
                  <w:drawing>
                    <wp:anchor distT="0" distB="0" distL="114300" distR="114300" simplePos="0" relativeHeight="251671552" behindDoc="1" locked="0" layoutInCell="1" allowOverlap="1" wp14:anchorId="3C3C59EE" wp14:editId="7252D5A0">
                      <wp:simplePos x="0" y="0"/>
                      <wp:positionH relativeFrom="page">
                        <wp:posOffset>64135</wp:posOffset>
                      </wp:positionH>
                      <wp:positionV relativeFrom="paragraph">
                        <wp:posOffset>187325</wp:posOffset>
                      </wp:positionV>
                      <wp:extent cx="1092200" cy="76200"/>
                      <wp:effectExtent l="7620" t="635" r="5080" b="889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0" cy="76200"/>
                                <a:chOff x="3042" y="4291"/>
                                <a:chExt cx="1720" cy="120"/>
                              </a:xfrm>
                            </wpg:grpSpPr>
                            <wps:wsp>
                              <wps:cNvPr id="181" name="Freeform 137"/>
                              <wps:cNvSpPr>
                                <a:spLocks/>
                              </wps:cNvSpPr>
                              <wps:spPr bwMode="auto">
                                <a:xfrm>
                                  <a:off x="3042" y="4291"/>
                                  <a:ext cx="1720" cy="120"/>
                                </a:xfrm>
                                <a:custGeom>
                                  <a:avLst/>
                                  <a:gdLst>
                                    <a:gd name="T0" fmla="+- 0 4642 3042"/>
                                    <a:gd name="T1" fmla="*/ T0 w 1720"/>
                                    <a:gd name="T2" fmla="+- 0 4341 4291"/>
                                    <a:gd name="T3" fmla="*/ 4341 h 120"/>
                                    <a:gd name="T4" fmla="+- 0 4668 3042"/>
                                    <a:gd name="T5" fmla="*/ T4 w 1720"/>
                                    <a:gd name="T6" fmla="+- 0 4341 4291"/>
                                    <a:gd name="T7" fmla="*/ 4341 h 120"/>
                                    <a:gd name="T8" fmla="+- 0 4672 3042"/>
                                    <a:gd name="T9" fmla="*/ T8 w 1720"/>
                                    <a:gd name="T10" fmla="+- 0 4345 4291"/>
                                    <a:gd name="T11" fmla="*/ 4345 h 120"/>
                                    <a:gd name="T12" fmla="+- 0 4762 3042"/>
                                    <a:gd name="T13" fmla="*/ T12 w 1720"/>
                                    <a:gd name="T14" fmla="+- 0 4351 4291"/>
                                    <a:gd name="T15" fmla="*/ 4351 h 120"/>
                                    <a:gd name="T16" fmla="+- 0 4642 3042"/>
                                    <a:gd name="T17" fmla="*/ T16 w 1720"/>
                                    <a:gd name="T18" fmla="+- 0 4291 4291"/>
                                    <a:gd name="T19" fmla="*/ 4291 h 120"/>
                                    <a:gd name="T20" fmla="+- 0 4642 3042"/>
                                    <a:gd name="T21" fmla="*/ T20 w 1720"/>
                                    <a:gd name="T22" fmla="+- 0 4341 4291"/>
                                    <a:gd name="T23" fmla="*/ 4341 h 120"/>
                                  </a:gdLst>
                                  <a:ahLst/>
                                  <a:cxnLst>
                                    <a:cxn ang="0">
                                      <a:pos x="T1" y="T3"/>
                                    </a:cxn>
                                    <a:cxn ang="0">
                                      <a:pos x="T5" y="T7"/>
                                    </a:cxn>
                                    <a:cxn ang="0">
                                      <a:pos x="T9" y="T11"/>
                                    </a:cxn>
                                    <a:cxn ang="0">
                                      <a:pos x="T13" y="T15"/>
                                    </a:cxn>
                                    <a:cxn ang="0">
                                      <a:pos x="T17" y="T19"/>
                                    </a:cxn>
                                    <a:cxn ang="0">
                                      <a:pos x="T21" y="T23"/>
                                    </a:cxn>
                                  </a:cxnLst>
                                  <a:rect l="0" t="0" r="r" b="b"/>
                                  <a:pathLst>
                                    <a:path w="1720" h="120">
                                      <a:moveTo>
                                        <a:pt x="1600" y="50"/>
                                      </a:moveTo>
                                      <a:lnTo>
                                        <a:pt x="1626" y="50"/>
                                      </a:lnTo>
                                      <a:lnTo>
                                        <a:pt x="1630" y="54"/>
                                      </a:lnTo>
                                      <a:lnTo>
                                        <a:pt x="1720" y="60"/>
                                      </a:lnTo>
                                      <a:lnTo>
                                        <a:pt x="1600" y="0"/>
                                      </a:lnTo>
                                      <a:lnTo>
                                        <a:pt x="160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38"/>
                              <wps:cNvSpPr>
                                <a:spLocks/>
                              </wps:cNvSpPr>
                              <wps:spPr bwMode="auto">
                                <a:xfrm>
                                  <a:off x="3042" y="4291"/>
                                  <a:ext cx="1720" cy="120"/>
                                </a:xfrm>
                                <a:custGeom>
                                  <a:avLst/>
                                  <a:gdLst>
                                    <a:gd name="T0" fmla="+- 0 4668 3042"/>
                                    <a:gd name="T1" fmla="*/ T0 w 1720"/>
                                    <a:gd name="T2" fmla="+- 0 4361 4291"/>
                                    <a:gd name="T3" fmla="*/ 4361 h 120"/>
                                    <a:gd name="T4" fmla="+- 0 4642 3042"/>
                                    <a:gd name="T5" fmla="*/ T4 w 1720"/>
                                    <a:gd name="T6" fmla="+- 0 4361 4291"/>
                                    <a:gd name="T7" fmla="*/ 4361 h 120"/>
                                    <a:gd name="T8" fmla="+- 0 4642 3042"/>
                                    <a:gd name="T9" fmla="*/ T8 w 1720"/>
                                    <a:gd name="T10" fmla="+- 0 4411 4291"/>
                                    <a:gd name="T11" fmla="*/ 4411 h 120"/>
                                    <a:gd name="T12" fmla="+- 0 4762 3042"/>
                                    <a:gd name="T13" fmla="*/ T12 w 1720"/>
                                    <a:gd name="T14" fmla="+- 0 4351 4291"/>
                                    <a:gd name="T15" fmla="*/ 4351 h 120"/>
                                    <a:gd name="T16" fmla="+- 0 4668 3042"/>
                                    <a:gd name="T17" fmla="*/ T16 w 1720"/>
                                    <a:gd name="T18" fmla="+- 0 4361 4291"/>
                                    <a:gd name="T19" fmla="*/ 4361 h 120"/>
                                  </a:gdLst>
                                  <a:ahLst/>
                                  <a:cxnLst>
                                    <a:cxn ang="0">
                                      <a:pos x="T1" y="T3"/>
                                    </a:cxn>
                                    <a:cxn ang="0">
                                      <a:pos x="T5" y="T7"/>
                                    </a:cxn>
                                    <a:cxn ang="0">
                                      <a:pos x="T9" y="T11"/>
                                    </a:cxn>
                                    <a:cxn ang="0">
                                      <a:pos x="T13" y="T15"/>
                                    </a:cxn>
                                    <a:cxn ang="0">
                                      <a:pos x="T17" y="T19"/>
                                    </a:cxn>
                                  </a:cxnLst>
                                  <a:rect l="0" t="0" r="r" b="b"/>
                                  <a:pathLst>
                                    <a:path w="1720" h="120">
                                      <a:moveTo>
                                        <a:pt x="1626" y="70"/>
                                      </a:moveTo>
                                      <a:lnTo>
                                        <a:pt x="1600" y="70"/>
                                      </a:lnTo>
                                      <a:lnTo>
                                        <a:pt x="1600" y="120"/>
                                      </a:lnTo>
                                      <a:lnTo>
                                        <a:pt x="1720" y="60"/>
                                      </a:lnTo>
                                      <a:lnTo>
                                        <a:pt x="1626"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39"/>
                              <wps:cNvSpPr>
                                <a:spLocks/>
                              </wps:cNvSpPr>
                              <wps:spPr bwMode="auto">
                                <a:xfrm>
                                  <a:off x="3042" y="4291"/>
                                  <a:ext cx="1720" cy="120"/>
                                </a:xfrm>
                                <a:custGeom>
                                  <a:avLst/>
                                  <a:gdLst>
                                    <a:gd name="T0" fmla="+- 0 3042 3042"/>
                                    <a:gd name="T1" fmla="*/ T0 w 1720"/>
                                    <a:gd name="T2" fmla="+- 0 4345 4291"/>
                                    <a:gd name="T3" fmla="*/ 4345 h 120"/>
                                    <a:gd name="T4" fmla="+- 0 3042 3042"/>
                                    <a:gd name="T5" fmla="*/ T4 w 1720"/>
                                    <a:gd name="T6" fmla="+- 0 4356 4291"/>
                                    <a:gd name="T7" fmla="*/ 4356 h 120"/>
                                    <a:gd name="T8" fmla="+- 0 3046 3042"/>
                                    <a:gd name="T9" fmla="*/ T8 w 1720"/>
                                    <a:gd name="T10" fmla="+- 0 4361 4291"/>
                                    <a:gd name="T11" fmla="*/ 4361 h 120"/>
                                    <a:gd name="T12" fmla="+- 0 4668 3042"/>
                                    <a:gd name="T13" fmla="*/ T12 w 1720"/>
                                    <a:gd name="T14" fmla="+- 0 4361 4291"/>
                                    <a:gd name="T15" fmla="*/ 4361 h 120"/>
                                    <a:gd name="T16" fmla="+- 0 4672 3042"/>
                                    <a:gd name="T17" fmla="*/ T16 w 1720"/>
                                    <a:gd name="T18" fmla="+- 0 4356 4291"/>
                                    <a:gd name="T19" fmla="*/ 4356 h 120"/>
                                    <a:gd name="T20" fmla="+- 0 4672 3042"/>
                                    <a:gd name="T21" fmla="*/ T20 w 1720"/>
                                    <a:gd name="T22" fmla="+- 0 4351 4291"/>
                                    <a:gd name="T23" fmla="*/ 4351 h 120"/>
                                    <a:gd name="T24" fmla="+- 0 4672 3042"/>
                                    <a:gd name="T25" fmla="*/ T24 w 1720"/>
                                    <a:gd name="T26" fmla="+- 0 4356 4291"/>
                                    <a:gd name="T27" fmla="*/ 4356 h 120"/>
                                    <a:gd name="T28" fmla="+- 0 4668 3042"/>
                                    <a:gd name="T29" fmla="*/ T28 w 1720"/>
                                    <a:gd name="T30" fmla="+- 0 4361 4291"/>
                                    <a:gd name="T31" fmla="*/ 4361 h 120"/>
                                    <a:gd name="T32" fmla="+- 0 4762 3042"/>
                                    <a:gd name="T33" fmla="*/ T32 w 1720"/>
                                    <a:gd name="T34" fmla="+- 0 4351 4291"/>
                                    <a:gd name="T35" fmla="*/ 4351 h 120"/>
                                    <a:gd name="T36" fmla="+- 0 4672 3042"/>
                                    <a:gd name="T37" fmla="*/ T36 w 1720"/>
                                    <a:gd name="T38" fmla="+- 0 4345 4291"/>
                                    <a:gd name="T39" fmla="*/ 4345 h 120"/>
                                    <a:gd name="T40" fmla="+- 0 4668 3042"/>
                                    <a:gd name="T41" fmla="*/ T40 w 1720"/>
                                    <a:gd name="T42" fmla="+- 0 4341 4291"/>
                                    <a:gd name="T43" fmla="*/ 4341 h 120"/>
                                    <a:gd name="T44" fmla="+- 0 3046 3042"/>
                                    <a:gd name="T45" fmla="*/ T44 w 1720"/>
                                    <a:gd name="T46" fmla="+- 0 4341 4291"/>
                                    <a:gd name="T47" fmla="*/ 4341 h 120"/>
                                    <a:gd name="T48" fmla="+- 0 3042 3042"/>
                                    <a:gd name="T49" fmla="*/ T48 w 1720"/>
                                    <a:gd name="T50" fmla="+- 0 4345 4291"/>
                                    <a:gd name="T51" fmla="*/ 4345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720" h="120">
                                      <a:moveTo>
                                        <a:pt x="0" y="54"/>
                                      </a:moveTo>
                                      <a:lnTo>
                                        <a:pt x="0" y="65"/>
                                      </a:lnTo>
                                      <a:lnTo>
                                        <a:pt x="4" y="70"/>
                                      </a:lnTo>
                                      <a:lnTo>
                                        <a:pt x="1626" y="70"/>
                                      </a:lnTo>
                                      <a:lnTo>
                                        <a:pt x="1630" y="65"/>
                                      </a:lnTo>
                                      <a:lnTo>
                                        <a:pt x="1630" y="60"/>
                                      </a:lnTo>
                                      <a:lnTo>
                                        <a:pt x="1630" y="65"/>
                                      </a:lnTo>
                                      <a:lnTo>
                                        <a:pt x="1626" y="70"/>
                                      </a:lnTo>
                                      <a:lnTo>
                                        <a:pt x="1720" y="60"/>
                                      </a:lnTo>
                                      <a:lnTo>
                                        <a:pt x="1630" y="54"/>
                                      </a:lnTo>
                                      <a:lnTo>
                                        <a:pt x="1626" y="50"/>
                                      </a:lnTo>
                                      <a:lnTo>
                                        <a:pt x="4" y="50"/>
                                      </a:lnTo>
                                      <a:lnTo>
                                        <a:pt x="0"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BF6887" id="Group 180" o:spid="_x0000_s1026" style="position:absolute;margin-left:5.05pt;margin-top:14.75pt;width:86pt;height:6pt;z-index:-251644928;mso-position-horizontal-relative:page" coordorigin="3042,4291" coordsize="172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">
                      <v:shape id="Freeform 137" o:spid="_x0000_s1027"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" path="m1600,50r26,l1630,54r90,6l1600,r,50xe" fillcolor="black" stroked="f">
                        <v:path arrowok="t" o:connecttype="custom" o:connectlocs="1600,4341;1626,4341;1630,4345;1720,4351;1600,4291;1600,4341" o:connectangles="0,0,0,0,0,0"/>
                      </v:shape>
                      <v:shape id="Freeform 138" o:spid="_x0000_s1028"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" path="m1626,70r-26,l1600,120,1720,60r-94,10xe" fillcolor="black" stroked="f">
                        <v:path arrowok="t" o:connecttype="custom" o:connectlocs="1626,4361;1600,4361;1600,4411;1720,4351;1626,4361" o:connectangles="0,0,0,0,0"/>
                      </v:shape>
                      <v:shape id="Freeform 139" o:spid="_x0000_s1029" style="position:absolute;left:3042;top:4291;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" path="m,54l,65r4,5l1626,70r4,-5l1630,60r,5l1626,70r94,-10l1630,54r-4,-4l4,50,,54xe" fillcolor="black" stroked="f">
                        <v:path arrowok="t" o:connecttype="custom" o:connectlocs="0,4345;0,4356;4,4361;1626,4361;1630,4356;1630,4351;1630,4356;1626,4361;1720,4351;1630,4345;1626,4341;4,4341;0,4345" o:connectangles="0,0,0,0,0,0,0,0,0,0,0,0,0"/>
                      </v:shape>
                      <w10:wrap anchorx="page"/>
                    </v:group>
                  </w:pict>
                </mc:Fallback>
              </mc:AlternateContent>
            </w:r>
          </w:p>
          <w:p w:rsidR="004D7351" w:rsidRPr="006C6266" w:rsidRDefault="004D7351" w:rsidP="004D7351">
            <w:pPr>
              <w:rPr>
                <w:rFonts w:ascii="Times New Roman" w:hAnsi="Times New Roman" w:cs="Times New Roman"/>
                <w:sz w:val="24"/>
                <w:szCs w:val="24"/>
              </w:rPr>
            </w:pPr>
          </w:p>
          <w:p w:rsidR="004D7351" w:rsidRPr="004D7351" w:rsidRDefault="004D7351" w:rsidP="004D7351">
            <w:pPr>
              <w:jc w:val="center"/>
              <w:rPr>
                <w:sz w:val="24"/>
                <w:szCs w:val="24"/>
              </w:rPr>
            </w:pPr>
            <w:r>
              <w:rPr>
                <w:rFonts w:ascii="Times New Roman" w:eastAsia="Times New Roman" w:hAnsi="Times New Roman" w:cs="Times New Roman"/>
                <w:spacing w:val="-1"/>
                <w:sz w:val="24"/>
                <w:szCs w:val="24"/>
              </w:rPr>
              <w:t>&lt;&lt;</w:t>
            </w:r>
            <w:r>
              <w:rPr>
                <w:rFonts w:ascii="Times New Roman" w:eastAsia="Times New Roman" w:hAnsi="Times New Roman" w:cs="Times New Roman"/>
                <w:sz w:val="24"/>
                <w:szCs w:val="24"/>
              </w:rPr>
              <w:t>Extend</w:t>
            </w:r>
            <w:r>
              <w:rPr>
                <w:rFonts w:ascii="Times New Roman" w:eastAsia="Times New Roman" w:hAnsi="Times New Roman" w:cs="Times New Roman"/>
                <w:spacing w:val="-1"/>
                <w:sz w:val="24"/>
                <w:szCs w:val="24"/>
              </w:rPr>
              <w:t>&gt;</w:t>
            </w:r>
            <w:r>
              <w:rPr>
                <w:rFonts w:ascii="Times New Roman" w:eastAsia="Times New Roman" w:hAnsi="Times New Roman" w:cs="Times New Roman"/>
                <w:sz w:val="24"/>
                <w:szCs w:val="24"/>
              </w:rPr>
              <w:t>&gt;</w:t>
            </w:r>
          </w:p>
        </w:tc>
        <w:tc>
          <w:tcPr>
            <w:tcW w:w="1710" w:type="dxa"/>
          </w:tcPr>
          <w:p w:rsidR="004D7351" w:rsidRDefault="004D7351" w:rsidP="006C6266">
            <w:pPr>
              <w:spacing w:before="29" w:line="260" w:lineRule="exact"/>
              <w:jc w:val="center"/>
              <w:rPr>
                <w:rFonts w:ascii="Times New Roman" w:hAnsi="Times New Roman" w:cs="Times New Roman"/>
                <w:sz w:val="24"/>
                <w:szCs w:val="24"/>
              </w:rPr>
            </w:pPr>
          </w:p>
          <w:p w:rsidR="006C6266" w:rsidRDefault="006C6266" w:rsidP="006C6266">
            <w:pPr>
              <w:spacing w:before="29" w:line="260" w:lineRule="exact"/>
              <w:jc w:val="center"/>
              <w:rPr>
                <w:rFonts w:ascii="Times New Roman" w:hAnsi="Times New Roman" w:cs="Times New Roman"/>
                <w:sz w:val="24"/>
                <w:szCs w:val="24"/>
              </w:rPr>
            </w:pPr>
          </w:p>
          <w:p w:rsidR="006C6266" w:rsidRPr="006C6266" w:rsidRDefault="006C6266" w:rsidP="006C6266">
            <w:pPr>
              <w:spacing w:before="29" w:line="260" w:lineRule="exact"/>
              <w:jc w:val="center"/>
              <w:rPr>
                <w:rFonts w:ascii="Times New Roman" w:hAnsi="Times New Roman" w:cs="Times New Roman"/>
                <w:sz w:val="24"/>
                <w:szCs w:val="24"/>
              </w:rPr>
            </w:pPr>
            <w:r>
              <w:rPr>
                <w:rFonts w:ascii="Times New Roman" w:hAnsi="Times New Roman" w:cs="Times New Roman"/>
                <w:sz w:val="24"/>
                <w:szCs w:val="24"/>
              </w:rPr>
              <w:t>Extend</w:t>
            </w:r>
          </w:p>
        </w:tc>
        <w:tc>
          <w:tcPr>
            <w:tcW w:w="4140" w:type="dxa"/>
          </w:tcPr>
          <w:p w:rsidR="006C6266" w:rsidRDefault="006C6266" w:rsidP="006C6266">
            <w:pPr>
              <w:spacing w:line="276" w:lineRule="auto"/>
              <w:ind w:right="-49"/>
              <w:jc w:val="both"/>
              <w:rPr>
                <w:sz w:val="24"/>
                <w:szCs w:val="24"/>
              </w:rPr>
            </w:pP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 xml:space="preserve">njukan    </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hwa    </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z w:val="24"/>
                <w:szCs w:val="24"/>
              </w:rPr>
              <w:t xml:space="preserve">suatu    </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use</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e</w:t>
            </w:r>
          </w:p>
          <w:p w:rsidR="004D7351" w:rsidRDefault="006C6266" w:rsidP="006C6266">
            <w:pPr>
              <w:spacing w:before="29" w:line="276" w:lineRule="auto"/>
              <w:jc w:val="both"/>
              <w:rPr>
                <w:sz w:val="24"/>
                <w:szCs w:val="24"/>
              </w:rPr>
            </w:pP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z w:val="24"/>
                <w:szCs w:val="24"/>
              </w:rPr>
              <w:t>tamb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sional</w:t>
            </w:r>
            <w:r>
              <w:rPr>
                <w:rFonts w:ascii="Times New Roman" w:eastAsia="Times New Roman" w:hAnsi="Times New Roman" w:cs="Times New Roman"/>
                <w:spacing w:val="5"/>
                <w:sz w:val="24"/>
                <w:szCs w:val="24"/>
              </w:rPr>
              <w:t>i</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use</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in</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p>
        </w:tc>
      </w:tr>
    </w:tbl>
    <w:p w:rsidR="006C6266" w:rsidRDefault="006C6266" w:rsidP="006C6266">
      <w:pPr>
        <w:spacing w:before="29"/>
        <w:rPr>
          <w:rFonts w:ascii="Times New Roman" w:eastAsia="Times New Roman" w:hAnsi="Times New Roman" w:cs="Times New Roman"/>
          <w:sz w:val="24"/>
          <w:szCs w:val="24"/>
        </w:rPr>
      </w:pPr>
    </w:p>
    <w:p w:rsidR="006C6266" w:rsidRDefault="006C6266" w:rsidP="006C6266">
      <w:pPr>
        <w:spacing w:before="29"/>
        <w:ind w:left="948"/>
        <w:rPr>
          <w:sz w:val="24"/>
          <w:szCs w:val="24"/>
        </w:rPr>
      </w:pPr>
      <w:r>
        <w:rPr>
          <w:rFonts w:ascii="Times New Roman" w:eastAsia="Times New Roman" w:hAnsi="Times New Roman" w:cs="Times New Roman"/>
          <w:sz w:val="24"/>
          <w:szCs w:val="24"/>
        </w:rPr>
        <w:t>Contoh un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uk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Use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 xml:space="preserve">Case </w:t>
      </w:r>
      <w:r>
        <w:rPr>
          <w:rFonts w:ascii="Times New Roman" w:eastAsia="Times New Roman" w:hAnsi="Times New Roman" w:cs="Times New Roman"/>
          <w:i/>
          <w:spacing w:val="-1"/>
          <w:sz w:val="24"/>
          <w:szCs w:val="24"/>
        </w:rPr>
        <w:t>D</w:t>
      </w:r>
      <w:r>
        <w:rPr>
          <w:rFonts w:ascii="Times New Roman" w:eastAsia="Times New Roman" w:hAnsi="Times New Roman" w:cs="Times New Roman"/>
          <w:i/>
          <w:sz w:val="24"/>
          <w:szCs w:val="24"/>
        </w:rPr>
        <w:t xml:space="preserve">iagram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pemb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sistem.</w:t>
      </w:r>
    </w:p>
    <w:p w:rsidR="004B476B" w:rsidRDefault="004B476B" w:rsidP="004B476B">
      <w:pPr>
        <w:spacing w:before="29" w:line="260" w:lineRule="exact"/>
        <w:ind w:left="2569"/>
        <w:rPr>
          <w:sz w:val="24"/>
          <w:szCs w:val="24"/>
        </w:rPr>
      </w:pPr>
    </w:p>
    <w:p w:rsidR="004B476B" w:rsidRDefault="006C6266" w:rsidP="004B476B">
      <w:pPr>
        <w:tabs>
          <w:tab w:val="left" w:pos="1140"/>
        </w:tabs>
        <w:spacing w:before="6" w:line="359" w:lineRule="auto"/>
        <w:ind w:right="82"/>
        <w:jc w:val="center"/>
        <w:rPr>
          <w:sz w:val="24"/>
          <w:szCs w:val="24"/>
        </w:rPr>
      </w:pPr>
      <w:r>
        <w:rPr>
          <w:noProof/>
        </w:rPr>
        <w:drawing>
          <wp:inline distT="0" distB="0" distL="0" distR="0">
            <wp:extent cx="5085216" cy="2533650"/>
            <wp:effectExtent l="0" t="0" r="127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6753" cy="2554345"/>
                    </a:xfrm>
                    <a:prstGeom prst="rect">
                      <a:avLst/>
                    </a:prstGeom>
                    <a:noFill/>
                    <a:ln>
                      <a:noFill/>
                    </a:ln>
                  </pic:spPr>
                </pic:pic>
              </a:graphicData>
            </a:graphic>
          </wp:inline>
        </w:drawing>
      </w:r>
    </w:p>
    <w:p w:rsidR="006C6266" w:rsidRPr="006C6266" w:rsidRDefault="006C6266" w:rsidP="004B476B">
      <w:pPr>
        <w:tabs>
          <w:tab w:val="left" w:pos="1140"/>
        </w:tabs>
        <w:spacing w:before="6" w:line="359" w:lineRule="auto"/>
        <w:ind w:right="82"/>
        <w:jc w:val="center"/>
        <w:rPr>
          <w:rFonts w:ascii="Times New Roman" w:hAnsi="Times New Roman" w:cs="Times New Roman"/>
          <w:sz w:val="24"/>
          <w:szCs w:val="24"/>
        </w:rPr>
      </w:pPr>
      <w:r w:rsidRPr="006C6266">
        <w:rPr>
          <w:rFonts w:ascii="Times New Roman" w:hAnsi="Times New Roman" w:cs="Times New Roman"/>
          <w:b/>
          <w:sz w:val="24"/>
          <w:szCs w:val="24"/>
        </w:rPr>
        <w:t>Gambar 2.2</w:t>
      </w:r>
      <w:r w:rsidRPr="006C6266">
        <w:rPr>
          <w:rFonts w:ascii="Times New Roman" w:hAnsi="Times New Roman" w:cs="Times New Roman"/>
          <w:sz w:val="24"/>
          <w:szCs w:val="24"/>
        </w:rPr>
        <w:t xml:space="preserve"> Contoh Use Case Diagram</w:t>
      </w:r>
    </w:p>
    <w:p w:rsidR="004B476B" w:rsidRPr="004B476B" w:rsidRDefault="004B476B" w:rsidP="004B476B">
      <w:pPr>
        <w:spacing w:line="360" w:lineRule="auto"/>
        <w:ind w:right="78"/>
        <w:jc w:val="both"/>
        <w:rPr>
          <w:rFonts w:ascii="Times New Roman" w:eastAsia="Times New Roman" w:hAnsi="Times New Roman" w:cs="Times New Roman"/>
          <w:sz w:val="24"/>
          <w:szCs w:val="24"/>
        </w:rPr>
        <w:sectPr w:rsidR="004B476B" w:rsidRPr="004B476B" w:rsidSect="001409AE">
          <w:pgSz w:w="11920" w:h="16840"/>
          <w:pgMar w:top="1340" w:right="1580" w:bottom="280" w:left="1680" w:header="720" w:footer="720" w:gutter="0"/>
          <w:cols w:space="720"/>
        </w:sectPr>
      </w:pPr>
    </w:p>
    <w:p w:rsidR="002B16CD" w:rsidRPr="002B16CD" w:rsidRDefault="002B16CD" w:rsidP="00832727">
      <w:pPr>
        <w:ind w:left="720" w:right="720"/>
        <w:rPr>
          <w:rFonts w:ascii="Times New Roman" w:hAnsi="Times New Roman" w:cs="Times New Roman"/>
          <w:sz w:val="24"/>
          <w:szCs w:val="24"/>
        </w:rPr>
      </w:pPr>
      <w:r w:rsidRPr="002B16CD">
        <w:rPr>
          <w:rFonts w:ascii="Times New Roman" w:hAnsi="Times New Roman" w:cs="Times New Roman"/>
          <w:b/>
          <w:sz w:val="24"/>
          <w:szCs w:val="24"/>
        </w:rPr>
        <w:lastRenderedPageBreak/>
        <w:t>2.5.2 Activity Diagram</w:t>
      </w:r>
    </w:p>
    <w:p w:rsidR="002B16CD" w:rsidRPr="002B16CD" w:rsidRDefault="002B16CD" w:rsidP="00832727">
      <w:pPr>
        <w:ind w:left="720" w:right="720"/>
        <w:rPr>
          <w:rFonts w:ascii="Times New Roman" w:hAnsi="Times New Roman" w:cs="Times New Roman"/>
          <w:sz w:val="24"/>
          <w:szCs w:val="24"/>
        </w:rPr>
      </w:pPr>
    </w:p>
    <w:p w:rsidR="002B16CD" w:rsidRDefault="002B16CD" w:rsidP="00832727">
      <w:pPr>
        <w:spacing w:line="360" w:lineRule="auto"/>
        <w:ind w:left="720" w:right="30" w:firstLine="720"/>
        <w:jc w:val="both"/>
        <w:rPr>
          <w:rFonts w:ascii="Times New Roman" w:hAnsi="Times New Roman" w:cs="Times New Roman"/>
          <w:sz w:val="24"/>
          <w:szCs w:val="24"/>
        </w:rPr>
      </w:pPr>
      <w:r w:rsidRPr="002B16CD">
        <w:rPr>
          <w:rFonts w:ascii="Times New Roman" w:hAnsi="Times New Roman" w:cs="Times New Roman"/>
          <w:i/>
          <w:sz w:val="24"/>
          <w:szCs w:val="24"/>
        </w:rPr>
        <w:t xml:space="preserve">Activity Diagram </w:t>
      </w:r>
      <w:r w:rsidRPr="002B16CD">
        <w:rPr>
          <w:rFonts w:ascii="Times New Roman" w:hAnsi="Times New Roman" w:cs="Times New Roman"/>
          <w:sz w:val="24"/>
          <w:szCs w:val="24"/>
        </w:rPr>
        <w:t xml:space="preserve">memodelkan alur proses dan hubungan antar proses dalam suatu sistem informasi dan juga berisikan tentang scenario yang ada dalam sistem tersebut. Berikut komponen – komponen yang ada didalam sebuah model </w:t>
      </w:r>
      <w:r w:rsidRPr="002B16CD">
        <w:rPr>
          <w:rFonts w:ascii="Times New Roman" w:hAnsi="Times New Roman" w:cs="Times New Roman"/>
          <w:i/>
          <w:sz w:val="24"/>
          <w:szCs w:val="24"/>
        </w:rPr>
        <w:t>Activity</w:t>
      </w:r>
      <w:r>
        <w:rPr>
          <w:rFonts w:ascii="Times New Roman" w:hAnsi="Times New Roman" w:cs="Times New Roman"/>
          <w:sz w:val="24"/>
          <w:szCs w:val="24"/>
        </w:rPr>
        <w:t xml:space="preserve"> </w:t>
      </w:r>
      <w:proofErr w:type="gramStart"/>
      <w:r w:rsidRPr="002B16CD">
        <w:rPr>
          <w:rFonts w:ascii="Times New Roman" w:hAnsi="Times New Roman" w:cs="Times New Roman"/>
          <w:i/>
          <w:sz w:val="24"/>
          <w:szCs w:val="24"/>
        </w:rPr>
        <w:t xml:space="preserve">Diagram </w:t>
      </w:r>
      <w:r w:rsidRPr="002B16CD">
        <w:rPr>
          <w:rFonts w:ascii="Times New Roman" w:hAnsi="Times New Roman" w:cs="Times New Roman"/>
          <w:sz w:val="24"/>
          <w:szCs w:val="24"/>
        </w:rPr>
        <w:t>:</w:t>
      </w:r>
      <w:proofErr w:type="gramEnd"/>
    </w:p>
    <w:p w:rsidR="00F3692D" w:rsidRDefault="00F3692D" w:rsidP="00F3692D">
      <w:pPr>
        <w:spacing w:line="260" w:lineRule="exact"/>
        <w:ind w:left="2340"/>
        <w:rPr>
          <w:sz w:val="24"/>
          <w:szCs w:val="24"/>
        </w:rPr>
      </w:pPr>
      <w:r>
        <w:rPr>
          <w:rFonts w:ascii="Times New Roman" w:eastAsia="Times New Roman" w:hAnsi="Times New Roman" w:cs="Times New Roman"/>
          <w:b/>
          <w:position w:val="-1"/>
          <w:sz w:val="24"/>
          <w:szCs w:val="24"/>
        </w:rPr>
        <w:t>Ta</w:t>
      </w:r>
      <w:r>
        <w:rPr>
          <w:rFonts w:ascii="Times New Roman" w:eastAsia="Times New Roman" w:hAnsi="Times New Roman" w:cs="Times New Roman"/>
          <w:b/>
          <w:spacing w:val="1"/>
          <w:position w:val="-1"/>
          <w:sz w:val="24"/>
          <w:szCs w:val="24"/>
        </w:rPr>
        <w:t>b</w:t>
      </w:r>
      <w:r>
        <w:rPr>
          <w:rFonts w:ascii="Times New Roman" w:eastAsia="Times New Roman" w:hAnsi="Times New Roman" w:cs="Times New Roman"/>
          <w:b/>
          <w:spacing w:val="-1"/>
          <w:position w:val="-1"/>
          <w:sz w:val="24"/>
          <w:szCs w:val="24"/>
        </w:rPr>
        <w:t>e</w:t>
      </w:r>
      <w:r>
        <w:rPr>
          <w:rFonts w:ascii="Times New Roman" w:eastAsia="Times New Roman" w:hAnsi="Times New Roman" w:cs="Times New Roman"/>
          <w:b/>
          <w:position w:val="-1"/>
          <w:sz w:val="24"/>
          <w:szCs w:val="24"/>
        </w:rPr>
        <w:t>l 2.2</w:t>
      </w:r>
      <w:r>
        <w:rPr>
          <w:rFonts w:ascii="Times New Roman" w:eastAsia="Times New Roman" w:hAnsi="Times New Roman" w:cs="Times New Roman"/>
          <w:b/>
          <w:spacing w:val="1"/>
          <w:position w:val="-1"/>
          <w:sz w:val="24"/>
          <w:szCs w:val="24"/>
        </w:rPr>
        <w:t xml:space="preserve"> </w:t>
      </w:r>
      <w:r>
        <w:rPr>
          <w:rFonts w:ascii="Times New Roman" w:eastAsia="Times New Roman" w:hAnsi="Times New Roman" w:cs="Times New Roman"/>
          <w:position w:val="-1"/>
          <w:sz w:val="24"/>
          <w:szCs w:val="24"/>
        </w:rPr>
        <w:t>Kompon</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 xml:space="preserve">n </w:t>
      </w:r>
      <w:r>
        <w:rPr>
          <w:rFonts w:ascii="Times New Roman" w:eastAsia="Times New Roman" w:hAnsi="Times New Roman" w:cs="Times New Roman"/>
          <w:i/>
          <w:position w:val="-1"/>
          <w:sz w:val="24"/>
          <w:szCs w:val="24"/>
        </w:rPr>
        <w:t>A</w:t>
      </w:r>
      <w:r>
        <w:rPr>
          <w:rFonts w:ascii="Times New Roman" w:eastAsia="Times New Roman" w:hAnsi="Times New Roman" w:cs="Times New Roman"/>
          <w:i/>
          <w:spacing w:val="-1"/>
          <w:position w:val="-1"/>
          <w:sz w:val="24"/>
          <w:szCs w:val="24"/>
        </w:rPr>
        <w:t>c</w:t>
      </w:r>
      <w:r>
        <w:rPr>
          <w:rFonts w:ascii="Times New Roman" w:eastAsia="Times New Roman" w:hAnsi="Times New Roman" w:cs="Times New Roman"/>
          <w:i/>
          <w:position w:val="-1"/>
          <w:sz w:val="24"/>
          <w:szCs w:val="24"/>
        </w:rPr>
        <w:t>t</w:t>
      </w:r>
      <w:r>
        <w:rPr>
          <w:rFonts w:ascii="Times New Roman" w:eastAsia="Times New Roman" w:hAnsi="Times New Roman" w:cs="Times New Roman"/>
          <w:i/>
          <w:spacing w:val="1"/>
          <w:position w:val="-1"/>
          <w:sz w:val="24"/>
          <w:szCs w:val="24"/>
        </w:rPr>
        <w:t>i</w:t>
      </w:r>
      <w:r>
        <w:rPr>
          <w:rFonts w:ascii="Times New Roman" w:eastAsia="Times New Roman" w:hAnsi="Times New Roman" w:cs="Times New Roman"/>
          <w:i/>
          <w:spacing w:val="-1"/>
          <w:position w:val="-1"/>
          <w:sz w:val="24"/>
          <w:szCs w:val="24"/>
        </w:rPr>
        <w:t>v</w:t>
      </w:r>
      <w:r>
        <w:rPr>
          <w:rFonts w:ascii="Times New Roman" w:eastAsia="Times New Roman" w:hAnsi="Times New Roman" w:cs="Times New Roman"/>
          <w:i/>
          <w:position w:val="-1"/>
          <w:sz w:val="24"/>
          <w:szCs w:val="24"/>
        </w:rPr>
        <w:t>i</w:t>
      </w:r>
      <w:r>
        <w:rPr>
          <w:rFonts w:ascii="Times New Roman" w:eastAsia="Times New Roman" w:hAnsi="Times New Roman" w:cs="Times New Roman"/>
          <w:i/>
          <w:spacing w:val="1"/>
          <w:position w:val="-1"/>
          <w:sz w:val="24"/>
          <w:szCs w:val="24"/>
        </w:rPr>
        <w:t>t</w:t>
      </w:r>
      <w:r>
        <w:rPr>
          <w:rFonts w:ascii="Times New Roman" w:eastAsia="Times New Roman" w:hAnsi="Times New Roman" w:cs="Times New Roman"/>
          <w:i/>
          <w:position w:val="-1"/>
          <w:sz w:val="24"/>
          <w:szCs w:val="24"/>
        </w:rPr>
        <w:t>y</w:t>
      </w:r>
      <w:r>
        <w:rPr>
          <w:rFonts w:ascii="Times New Roman" w:eastAsia="Times New Roman" w:hAnsi="Times New Roman" w:cs="Times New Roman"/>
          <w:i/>
          <w:spacing w:val="-1"/>
          <w:position w:val="-1"/>
          <w:sz w:val="24"/>
          <w:szCs w:val="24"/>
        </w:rPr>
        <w:t xml:space="preserve"> </w:t>
      </w:r>
      <w:r>
        <w:rPr>
          <w:rFonts w:ascii="Times New Roman" w:eastAsia="Times New Roman" w:hAnsi="Times New Roman" w:cs="Times New Roman"/>
          <w:i/>
          <w:position w:val="-1"/>
          <w:sz w:val="24"/>
          <w:szCs w:val="24"/>
        </w:rPr>
        <w:t>Diagram</w:t>
      </w:r>
    </w:p>
    <w:p w:rsidR="002B16CD" w:rsidRDefault="002B16CD" w:rsidP="002B16CD">
      <w:pPr>
        <w:spacing w:line="360" w:lineRule="auto"/>
        <w:ind w:firstLine="720"/>
        <w:jc w:val="both"/>
        <w:rPr>
          <w:rFonts w:ascii="Times New Roman" w:hAnsi="Times New Roman" w:cs="Times New Roman"/>
          <w:sz w:val="24"/>
          <w:szCs w:val="24"/>
        </w:rPr>
      </w:pPr>
    </w:p>
    <w:tbl>
      <w:tblPr>
        <w:tblStyle w:val="TableGrid"/>
        <w:tblW w:w="7920" w:type="dxa"/>
        <w:tblInd w:w="715" w:type="dxa"/>
        <w:tblLook w:val="04A0" w:firstRow="1" w:lastRow="0" w:firstColumn="1" w:lastColumn="0" w:noHBand="0" w:noVBand="1"/>
      </w:tblPr>
      <w:tblGrid>
        <w:gridCol w:w="2250"/>
        <w:gridCol w:w="1440"/>
        <w:gridCol w:w="4230"/>
      </w:tblGrid>
      <w:tr w:rsidR="002B16CD" w:rsidTr="00832727">
        <w:tc>
          <w:tcPr>
            <w:tcW w:w="2250" w:type="dxa"/>
          </w:tcPr>
          <w:p w:rsidR="002B16CD" w:rsidRPr="002B16CD" w:rsidRDefault="002B16CD" w:rsidP="002B16CD">
            <w:pPr>
              <w:spacing w:line="360" w:lineRule="auto"/>
              <w:jc w:val="center"/>
              <w:rPr>
                <w:rFonts w:ascii="Times New Roman" w:hAnsi="Times New Roman" w:cs="Times New Roman"/>
                <w:b/>
                <w:sz w:val="24"/>
                <w:szCs w:val="24"/>
              </w:rPr>
            </w:pPr>
            <w:r w:rsidRPr="002B16CD">
              <w:rPr>
                <w:rFonts w:ascii="Times New Roman" w:hAnsi="Times New Roman" w:cs="Times New Roman"/>
                <w:b/>
                <w:sz w:val="24"/>
                <w:szCs w:val="24"/>
              </w:rPr>
              <w:t>Simbol</w:t>
            </w:r>
          </w:p>
        </w:tc>
        <w:tc>
          <w:tcPr>
            <w:tcW w:w="1440" w:type="dxa"/>
          </w:tcPr>
          <w:p w:rsidR="002B16CD" w:rsidRPr="002B16CD" w:rsidRDefault="002B16CD" w:rsidP="002B16C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Nama Elemen</w:t>
            </w:r>
          </w:p>
        </w:tc>
        <w:tc>
          <w:tcPr>
            <w:tcW w:w="4230" w:type="dxa"/>
          </w:tcPr>
          <w:p w:rsidR="002B16CD" w:rsidRPr="002B16CD" w:rsidRDefault="002B16CD" w:rsidP="002B16C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2B16CD" w:rsidTr="00832727">
        <w:trPr>
          <w:trHeight w:val="1394"/>
        </w:trPr>
        <w:tc>
          <w:tcPr>
            <w:tcW w:w="2250" w:type="dxa"/>
          </w:tcPr>
          <w:p w:rsidR="002B16CD" w:rsidRDefault="007D0609" w:rsidP="002B16CD">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2576" behindDoc="1" locked="0" layoutInCell="1" allowOverlap="1">
                      <wp:simplePos x="0" y="0"/>
                      <wp:positionH relativeFrom="page">
                        <wp:posOffset>264160</wp:posOffset>
                      </wp:positionH>
                      <wp:positionV relativeFrom="paragraph">
                        <wp:posOffset>340360</wp:posOffset>
                      </wp:positionV>
                      <wp:extent cx="1075055" cy="422910"/>
                      <wp:effectExtent l="12065" t="12065" r="8255" b="1270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5055" cy="422910"/>
                                <a:chOff x="2614" y="1099"/>
                                <a:chExt cx="1693" cy="666"/>
                              </a:xfrm>
                            </wpg:grpSpPr>
                            <wps:wsp>
                              <wps:cNvPr id="11" name="Freeform 10"/>
                              <wps:cNvSpPr>
                                <a:spLocks/>
                              </wps:cNvSpPr>
                              <wps:spPr bwMode="auto">
                                <a:xfrm>
                                  <a:off x="2614" y="1099"/>
                                  <a:ext cx="1693" cy="666"/>
                                </a:xfrm>
                                <a:custGeom>
                                  <a:avLst/>
                                  <a:gdLst>
                                    <a:gd name="T0" fmla="+- 0 2725 2614"/>
                                    <a:gd name="T1" fmla="*/ T0 w 1693"/>
                                    <a:gd name="T2" fmla="+- 0 1099 1099"/>
                                    <a:gd name="T3" fmla="*/ 1099 h 666"/>
                                    <a:gd name="T4" fmla="+- 0 2662 2614"/>
                                    <a:gd name="T5" fmla="*/ T4 w 1693"/>
                                    <a:gd name="T6" fmla="+- 0 1118 1099"/>
                                    <a:gd name="T7" fmla="*/ 1118 h 666"/>
                                    <a:gd name="T8" fmla="+- 0 2622 2614"/>
                                    <a:gd name="T9" fmla="*/ T8 w 1693"/>
                                    <a:gd name="T10" fmla="+- 0 1169 1099"/>
                                    <a:gd name="T11" fmla="*/ 1169 h 666"/>
                                    <a:gd name="T12" fmla="+- 0 2614 2614"/>
                                    <a:gd name="T13" fmla="*/ T12 w 1693"/>
                                    <a:gd name="T14" fmla="+- 0 1210 1099"/>
                                    <a:gd name="T15" fmla="*/ 1210 h 666"/>
                                    <a:gd name="T16" fmla="+- 0 2614 2614"/>
                                    <a:gd name="T17" fmla="*/ T16 w 1693"/>
                                    <a:gd name="T18" fmla="+- 0 1654 1099"/>
                                    <a:gd name="T19" fmla="*/ 1654 h 666"/>
                                    <a:gd name="T20" fmla="+- 0 2634 2614"/>
                                    <a:gd name="T21" fmla="*/ T20 w 1693"/>
                                    <a:gd name="T22" fmla="+- 0 1717 1099"/>
                                    <a:gd name="T23" fmla="*/ 1717 h 666"/>
                                    <a:gd name="T24" fmla="+- 0 2684 2614"/>
                                    <a:gd name="T25" fmla="*/ T24 w 1693"/>
                                    <a:gd name="T26" fmla="+- 0 1757 1099"/>
                                    <a:gd name="T27" fmla="*/ 1757 h 666"/>
                                    <a:gd name="T28" fmla="+- 0 2725 2614"/>
                                    <a:gd name="T29" fmla="*/ T28 w 1693"/>
                                    <a:gd name="T30" fmla="+- 0 1765 1099"/>
                                    <a:gd name="T31" fmla="*/ 1765 h 666"/>
                                    <a:gd name="T32" fmla="+- 0 4196 2614"/>
                                    <a:gd name="T33" fmla="*/ T32 w 1693"/>
                                    <a:gd name="T34" fmla="+- 0 1765 1099"/>
                                    <a:gd name="T35" fmla="*/ 1765 h 666"/>
                                    <a:gd name="T36" fmla="+- 0 4259 2614"/>
                                    <a:gd name="T37" fmla="*/ T36 w 1693"/>
                                    <a:gd name="T38" fmla="+- 0 1745 1099"/>
                                    <a:gd name="T39" fmla="*/ 1745 h 666"/>
                                    <a:gd name="T40" fmla="+- 0 4299 2614"/>
                                    <a:gd name="T41" fmla="*/ T40 w 1693"/>
                                    <a:gd name="T42" fmla="+- 0 1695 1099"/>
                                    <a:gd name="T43" fmla="*/ 1695 h 666"/>
                                    <a:gd name="T44" fmla="+- 0 4307 2614"/>
                                    <a:gd name="T45" fmla="*/ T44 w 1693"/>
                                    <a:gd name="T46" fmla="+- 0 1654 1099"/>
                                    <a:gd name="T47" fmla="*/ 1654 h 666"/>
                                    <a:gd name="T48" fmla="+- 0 4307 2614"/>
                                    <a:gd name="T49" fmla="*/ T48 w 1693"/>
                                    <a:gd name="T50" fmla="+- 0 1210 1099"/>
                                    <a:gd name="T51" fmla="*/ 1210 h 666"/>
                                    <a:gd name="T52" fmla="+- 0 4287 2614"/>
                                    <a:gd name="T53" fmla="*/ T52 w 1693"/>
                                    <a:gd name="T54" fmla="+- 0 1147 1099"/>
                                    <a:gd name="T55" fmla="*/ 1147 h 666"/>
                                    <a:gd name="T56" fmla="+- 0 4237 2614"/>
                                    <a:gd name="T57" fmla="*/ T56 w 1693"/>
                                    <a:gd name="T58" fmla="+- 0 1106 1099"/>
                                    <a:gd name="T59" fmla="*/ 1106 h 666"/>
                                    <a:gd name="T60" fmla="+- 0 4196 2614"/>
                                    <a:gd name="T61" fmla="*/ T60 w 1693"/>
                                    <a:gd name="T62" fmla="+- 0 1099 1099"/>
                                    <a:gd name="T63" fmla="*/ 1099 h 666"/>
                                    <a:gd name="T64" fmla="+- 0 2725 2614"/>
                                    <a:gd name="T65" fmla="*/ T64 w 1693"/>
                                    <a:gd name="T66" fmla="+- 0 1099 1099"/>
                                    <a:gd name="T67" fmla="*/ 1099 h 6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693" h="666">
                                      <a:moveTo>
                                        <a:pt x="111" y="0"/>
                                      </a:moveTo>
                                      <a:lnTo>
                                        <a:pt x="48" y="19"/>
                                      </a:lnTo>
                                      <a:lnTo>
                                        <a:pt x="8" y="70"/>
                                      </a:lnTo>
                                      <a:lnTo>
                                        <a:pt x="0" y="111"/>
                                      </a:lnTo>
                                      <a:lnTo>
                                        <a:pt x="0" y="555"/>
                                      </a:lnTo>
                                      <a:lnTo>
                                        <a:pt x="20" y="618"/>
                                      </a:lnTo>
                                      <a:lnTo>
                                        <a:pt x="70" y="658"/>
                                      </a:lnTo>
                                      <a:lnTo>
                                        <a:pt x="111" y="666"/>
                                      </a:lnTo>
                                      <a:lnTo>
                                        <a:pt x="1582" y="666"/>
                                      </a:lnTo>
                                      <a:lnTo>
                                        <a:pt x="1645" y="646"/>
                                      </a:lnTo>
                                      <a:lnTo>
                                        <a:pt x="1685" y="596"/>
                                      </a:lnTo>
                                      <a:lnTo>
                                        <a:pt x="1693" y="555"/>
                                      </a:lnTo>
                                      <a:lnTo>
                                        <a:pt x="1693" y="111"/>
                                      </a:lnTo>
                                      <a:lnTo>
                                        <a:pt x="1673" y="48"/>
                                      </a:lnTo>
                                      <a:lnTo>
                                        <a:pt x="1623" y="7"/>
                                      </a:lnTo>
                                      <a:lnTo>
                                        <a:pt x="1582" y="0"/>
                                      </a:lnTo>
                                      <a:lnTo>
                                        <a:pt x="11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A733D5" id="Group 10" o:spid="_x0000_s1026" style="position:absolute;margin-left:20.8pt;margin-top:26.8pt;width:84.65pt;height:33.3pt;z-index:-251643904;mso-position-horizontal-relative:page" coordorigin="2614,1099" coordsize="169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">
                      <v:shape id="Freeform 10" o:spid="_x0000_s1027" style="position:absolute;left:2614;top:1099;width:1693;height:666;visibility:visible;mso-wrap-style:square;v-text-anchor:top" coordsize="1693,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" path="m111,l48,19,8,70,,111,,555r20,63l70,658r41,8l1582,666r63,-20l1685,596r8,-41l1693,111,1673,48,1623,7,1582,,111,xe" filled="f">
                        <v:path arrowok="t" o:connecttype="custom" o:connectlocs="111,1099;48,1118;8,1169;0,1210;0,1654;20,1717;70,1757;111,1765;1582,1765;1645,1745;1685,1695;1693,1654;1693,1210;1673,1147;1623,1106;1582,1099;111,1099" o:connectangles="0,0,0,0,0,0,0,0,0,0,0,0,0,0,0,0,0"/>
                      </v:shape>
                      <w10:wrap anchorx="page"/>
                    </v:group>
                  </w:pict>
                </mc:Fallback>
              </mc:AlternateContent>
            </w:r>
          </w:p>
        </w:tc>
        <w:tc>
          <w:tcPr>
            <w:tcW w:w="1440" w:type="dxa"/>
          </w:tcPr>
          <w:p w:rsidR="007D0609" w:rsidRDefault="007D0609" w:rsidP="007D0609">
            <w:pPr>
              <w:spacing w:line="360" w:lineRule="auto"/>
              <w:jc w:val="center"/>
              <w:rPr>
                <w:rFonts w:ascii="Times New Roman" w:hAnsi="Times New Roman" w:cs="Times New Roman"/>
                <w:sz w:val="24"/>
                <w:szCs w:val="24"/>
              </w:rPr>
            </w:pPr>
          </w:p>
          <w:p w:rsidR="002B16CD" w:rsidRDefault="007D0609" w:rsidP="007D0609">
            <w:pPr>
              <w:spacing w:line="360" w:lineRule="auto"/>
              <w:jc w:val="center"/>
              <w:rPr>
                <w:rFonts w:ascii="Times New Roman" w:hAnsi="Times New Roman" w:cs="Times New Roman"/>
                <w:sz w:val="24"/>
                <w:szCs w:val="24"/>
              </w:rPr>
            </w:pPr>
            <w:r>
              <w:rPr>
                <w:rFonts w:ascii="Times New Roman" w:hAnsi="Times New Roman" w:cs="Times New Roman"/>
                <w:sz w:val="24"/>
                <w:szCs w:val="24"/>
              </w:rPr>
              <w:t>Aktifitas</w:t>
            </w:r>
          </w:p>
        </w:tc>
        <w:tc>
          <w:tcPr>
            <w:tcW w:w="4230" w:type="dxa"/>
          </w:tcPr>
          <w:p w:rsidR="002B16CD" w:rsidRPr="007D0609" w:rsidRDefault="007D0609" w:rsidP="007D0609">
            <w:pPr>
              <w:spacing w:line="276" w:lineRule="auto"/>
              <w:ind w:left="-14" w:right="-45"/>
              <w:jc w:val="both"/>
              <w:rPr>
                <w:rFonts w:ascii="Times New Roman" w:eastAsia="Times New Roman" w:hAnsi="Times New Roman" w:cs="Times New Roman"/>
                <w:sz w:val="24"/>
                <w:szCs w:val="24"/>
              </w:rPr>
            </w:pPr>
            <w:r w:rsidRPr="007D0609">
              <w:rPr>
                <w:rFonts w:ascii="Times New Roman" w:eastAsia="Times New Roman" w:hAnsi="Times New Roman" w:cs="Times New Roman"/>
                <w:sz w:val="24"/>
                <w:szCs w:val="24"/>
              </w:rPr>
              <w:t>Not</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z w:val="24"/>
                <w:szCs w:val="24"/>
              </w:rPr>
              <w:t>si</w:t>
            </w:r>
            <w:r w:rsidRPr="007D0609">
              <w:rPr>
                <w:rFonts w:ascii="Times New Roman" w:eastAsia="Times New Roman" w:hAnsi="Times New Roman" w:cs="Times New Roman"/>
                <w:spacing w:val="53"/>
                <w:sz w:val="24"/>
                <w:szCs w:val="24"/>
              </w:rPr>
              <w:t xml:space="preserve"> </w:t>
            </w:r>
            <w:r w:rsidRPr="007D0609">
              <w:rPr>
                <w:rFonts w:ascii="Times New Roman" w:eastAsia="Times New Roman" w:hAnsi="Times New Roman" w:cs="Times New Roman"/>
                <w:spacing w:val="-5"/>
                <w:sz w:val="24"/>
                <w:szCs w:val="24"/>
              </w:rPr>
              <w:t>y</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pacing w:val="2"/>
                <w:sz w:val="24"/>
                <w:szCs w:val="24"/>
              </w:rPr>
              <w:t>n</w:t>
            </w:r>
            <w:r w:rsidRPr="007D0609">
              <w:rPr>
                <w:rFonts w:ascii="Times New Roman" w:eastAsia="Times New Roman" w:hAnsi="Times New Roman" w:cs="Times New Roman"/>
                <w:sz w:val="24"/>
                <w:szCs w:val="24"/>
              </w:rPr>
              <w:t>g</w:t>
            </w:r>
            <w:r w:rsidRPr="007D0609">
              <w:rPr>
                <w:rFonts w:ascii="Times New Roman" w:eastAsia="Times New Roman" w:hAnsi="Times New Roman" w:cs="Times New Roman"/>
                <w:spacing w:val="48"/>
                <w:sz w:val="24"/>
                <w:szCs w:val="24"/>
              </w:rPr>
              <w:t xml:space="preserve"> </w:t>
            </w:r>
            <w:r w:rsidRPr="007D0609">
              <w:rPr>
                <w:rFonts w:ascii="Times New Roman" w:eastAsia="Times New Roman" w:hAnsi="Times New Roman" w:cs="Times New Roman"/>
                <w:sz w:val="24"/>
                <w:szCs w:val="24"/>
              </w:rPr>
              <w:t>me</w:t>
            </w:r>
            <w:r w:rsidRPr="007D0609">
              <w:rPr>
                <w:rFonts w:ascii="Times New Roman" w:eastAsia="Times New Roman" w:hAnsi="Times New Roman" w:cs="Times New Roman"/>
                <w:spacing w:val="2"/>
                <w:sz w:val="24"/>
                <w:szCs w:val="24"/>
              </w:rPr>
              <w:t>n</w:t>
            </w:r>
            <w:r w:rsidRPr="007D0609">
              <w:rPr>
                <w:rFonts w:ascii="Times New Roman" w:eastAsia="Times New Roman" w:hAnsi="Times New Roman" w:cs="Times New Roman"/>
                <w:sz w:val="24"/>
                <w:szCs w:val="24"/>
              </w:rPr>
              <w:t>g</w:t>
            </w:r>
            <w:r w:rsidRPr="007D0609">
              <w:rPr>
                <w:rFonts w:ascii="Times New Roman" w:eastAsia="Times New Roman" w:hAnsi="Times New Roman" w:cs="Times New Roman"/>
                <w:spacing w:val="-2"/>
                <w:sz w:val="24"/>
                <w:szCs w:val="24"/>
              </w:rPr>
              <w:t>g</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z w:val="24"/>
                <w:szCs w:val="24"/>
              </w:rPr>
              <w:t>m</w:t>
            </w:r>
            <w:r w:rsidRPr="007D0609">
              <w:rPr>
                <w:rFonts w:ascii="Times New Roman" w:eastAsia="Times New Roman" w:hAnsi="Times New Roman" w:cs="Times New Roman"/>
                <w:spacing w:val="3"/>
                <w:sz w:val="24"/>
                <w:szCs w:val="24"/>
              </w:rPr>
              <w:t>b</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z w:val="24"/>
                <w:szCs w:val="24"/>
              </w:rPr>
              <w:t>rk</w:t>
            </w:r>
            <w:r w:rsidRPr="007D0609">
              <w:rPr>
                <w:rFonts w:ascii="Times New Roman" w:eastAsia="Times New Roman" w:hAnsi="Times New Roman" w:cs="Times New Roman"/>
                <w:spacing w:val="-2"/>
                <w:sz w:val="24"/>
                <w:szCs w:val="24"/>
              </w:rPr>
              <w:t>a</w:t>
            </w:r>
            <w:r w:rsidRPr="007D0609">
              <w:rPr>
                <w:rFonts w:ascii="Times New Roman" w:eastAsia="Times New Roman" w:hAnsi="Times New Roman" w:cs="Times New Roman"/>
                <w:sz w:val="24"/>
                <w:szCs w:val="24"/>
              </w:rPr>
              <w:t>n</w:t>
            </w:r>
            <w:r w:rsidRPr="007D0609">
              <w:rPr>
                <w:rFonts w:ascii="Times New Roman" w:eastAsia="Times New Roman" w:hAnsi="Times New Roman" w:cs="Times New Roman"/>
                <w:spacing w:val="50"/>
                <w:sz w:val="24"/>
                <w:szCs w:val="24"/>
              </w:rPr>
              <w:t xml:space="preserve"> </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z w:val="24"/>
                <w:szCs w:val="24"/>
              </w:rPr>
              <w:t>ktor</w:t>
            </w:r>
            <w:r w:rsidRPr="007D0609">
              <w:rPr>
                <w:rFonts w:ascii="Times New Roman" w:eastAsia="Times New Roman" w:hAnsi="Times New Roman" w:cs="Times New Roman"/>
                <w:spacing w:val="50"/>
                <w:sz w:val="24"/>
                <w:szCs w:val="24"/>
              </w:rPr>
              <w:t xml:space="preserve"> </w:t>
            </w:r>
            <w:r w:rsidRPr="007D0609">
              <w:rPr>
                <w:rFonts w:ascii="Times New Roman" w:eastAsia="Times New Roman" w:hAnsi="Times New Roman" w:cs="Times New Roman"/>
                <w:sz w:val="24"/>
                <w:szCs w:val="24"/>
              </w:rPr>
              <w:t>d</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z w:val="24"/>
                <w:szCs w:val="24"/>
              </w:rPr>
              <w:t>ri</w:t>
            </w:r>
            <w:r>
              <w:rPr>
                <w:rFonts w:ascii="Times New Roman" w:eastAsia="Times New Roman" w:hAnsi="Times New Roman" w:cs="Times New Roman"/>
                <w:sz w:val="24"/>
                <w:szCs w:val="24"/>
              </w:rPr>
              <w:t xml:space="preserve"> </w:t>
            </w:r>
            <w:r w:rsidRPr="007D0609">
              <w:rPr>
                <w:rFonts w:ascii="Times New Roman" w:eastAsia="Times New Roman" w:hAnsi="Times New Roman" w:cs="Times New Roman"/>
                <w:sz w:val="24"/>
                <w:szCs w:val="24"/>
              </w:rPr>
              <w:t>p</w:t>
            </w:r>
            <w:r w:rsidRPr="007D0609">
              <w:rPr>
                <w:rFonts w:ascii="Times New Roman" w:eastAsia="Times New Roman" w:hAnsi="Times New Roman" w:cs="Times New Roman"/>
                <w:spacing w:val="-1"/>
                <w:sz w:val="24"/>
                <w:szCs w:val="24"/>
              </w:rPr>
              <w:t>r</w:t>
            </w:r>
            <w:r w:rsidRPr="007D0609">
              <w:rPr>
                <w:rFonts w:ascii="Times New Roman" w:eastAsia="Times New Roman" w:hAnsi="Times New Roman" w:cs="Times New Roman"/>
                <w:sz w:val="24"/>
                <w:szCs w:val="24"/>
              </w:rPr>
              <w:t>oses d</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z w:val="24"/>
                <w:szCs w:val="24"/>
              </w:rPr>
              <w:t xml:space="preserve">lam </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z w:val="24"/>
                <w:szCs w:val="24"/>
              </w:rPr>
              <w:t>l</w:t>
            </w:r>
            <w:r w:rsidRPr="007D0609">
              <w:rPr>
                <w:rFonts w:ascii="Times New Roman" w:eastAsia="Times New Roman" w:hAnsi="Times New Roman" w:cs="Times New Roman"/>
                <w:spacing w:val="1"/>
                <w:sz w:val="24"/>
                <w:szCs w:val="24"/>
              </w:rPr>
              <w:t>ir</w:t>
            </w:r>
            <w:r w:rsidRPr="007D0609">
              <w:rPr>
                <w:rFonts w:ascii="Times New Roman" w:eastAsia="Times New Roman" w:hAnsi="Times New Roman" w:cs="Times New Roman"/>
                <w:spacing w:val="-1"/>
                <w:sz w:val="24"/>
                <w:szCs w:val="24"/>
              </w:rPr>
              <w:t>a</w:t>
            </w:r>
            <w:r w:rsidRPr="007D0609">
              <w:rPr>
                <w:rFonts w:ascii="Times New Roman" w:eastAsia="Times New Roman" w:hAnsi="Times New Roman" w:cs="Times New Roman"/>
                <w:sz w:val="24"/>
                <w:szCs w:val="24"/>
              </w:rPr>
              <w:t>n p</w:t>
            </w:r>
            <w:r w:rsidRPr="007D0609">
              <w:rPr>
                <w:rFonts w:ascii="Times New Roman" w:eastAsia="Times New Roman" w:hAnsi="Times New Roman" w:cs="Times New Roman"/>
                <w:spacing w:val="-1"/>
                <w:sz w:val="24"/>
                <w:szCs w:val="24"/>
              </w:rPr>
              <w:t>e</w:t>
            </w:r>
            <w:r w:rsidRPr="007D0609">
              <w:rPr>
                <w:rFonts w:ascii="Times New Roman" w:eastAsia="Times New Roman" w:hAnsi="Times New Roman" w:cs="Times New Roman"/>
                <w:sz w:val="24"/>
                <w:szCs w:val="24"/>
              </w:rPr>
              <w:t>k</w:t>
            </w:r>
            <w:r w:rsidRPr="007D0609">
              <w:rPr>
                <w:rFonts w:ascii="Times New Roman" w:eastAsia="Times New Roman" w:hAnsi="Times New Roman" w:cs="Times New Roman"/>
                <w:spacing w:val="1"/>
                <w:sz w:val="24"/>
                <w:szCs w:val="24"/>
              </w:rPr>
              <w:t>e</w:t>
            </w:r>
            <w:r w:rsidRPr="007D0609">
              <w:rPr>
                <w:rFonts w:ascii="Times New Roman" w:eastAsia="Times New Roman" w:hAnsi="Times New Roman" w:cs="Times New Roman"/>
                <w:sz w:val="24"/>
                <w:szCs w:val="24"/>
              </w:rPr>
              <w:t>rj</w:t>
            </w:r>
            <w:r w:rsidRPr="007D0609">
              <w:rPr>
                <w:rFonts w:ascii="Times New Roman" w:eastAsia="Times New Roman" w:hAnsi="Times New Roman" w:cs="Times New Roman"/>
                <w:spacing w:val="-1"/>
                <w:sz w:val="24"/>
                <w:szCs w:val="24"/>
              </w:rPr>
              <w:t>aa</w:t>
            </w:r>
            <w:r w:rsidRPr="007D0609">
              <w:rPr>
                <w:rFonts w:ascii="Times New Roman" w:eastAsia="Times New Roman" w:hAnsi="Times New Roman" w:cs="Times New Roman"/>
                <w:sz w:val="24"/>
                <w:szCs w:val="24"/>
              </w:rPr>
              <w:t>n</w:t>
            </w:r>
          </w:p>
        </w:tc>
      </w:tr>
      <w:tr w:rsidR="002B16CD" w:rsidTr="00832727">
        <w:trPr>
          <w:trHeight w:val="1151"/>
        </w:trPr>
        <w:tc>
          <w:tcPr>
            <w:tcW w:w="2250" w:type="dxa"/>
          </w:tcPr>
          <w:p w:rsidR="002B16CD" w:rsidRDefault="002B16CD" w:rsidP="002B16CD">
            <w:pPr>
              <w:spacing w:line="360" w:lineRule="auto"/>
              <w:jc w:val="both"/>
              <w:rPr>
                <w:rFonts w:ascii="Times New Roman" w:hAnsi="Times New Roman" w:cs="Times New Roman"/>
                <w:sz w:val="24"/>
                <w:szCs w:val="24"/>
              </w:rPr>
            </w:pPr>
          </w:p>
        </w:tc>
        <w:tc>
          <w:tcPr>
            <w:tcW w:w="1440" w:type="dxa"/>
          </w:tcPr>
          <w:p w:rsidR="002B16CD" w:rsidRDefault="002B16CD" w:rsidP="007D0609">
            <w:pPr>
              <w:spacing w:line="360" w:lineRule="auto"/>
              <w:jc w:val="center"/>
              <w:rPr>
                <w:rFonts w:ascii="Times New Roman" w:hAnsi="Times New Roman" w:cs="Times New Roman"/>
                <w:sz w:val="24"/>
                <w:szCs w:val="24"/>
              </w:rPr>
            </w:pPr>
          </w:p>
          <w:p w:rsidR="007D0609" w:rsidRDefault="007D0609" w:rsidP="007D0609">
            <w:pPr>
              <w:spacing w:line="360" w:lineRule="auto"/>
              <w:jc w:val="center"/>
              <w:rPr>
                <w:rFonts w:ascii="Times New Roman" w:hAnsi="Times New Roman" w:cs="Times New Roman"/>
                <w:sz w:val="24"/>
                <w:szCs w:val="24"/>
              </w:rPr>
            </w:pPr>
            <w:r>
              <w:rPr>
                <w:rFonts w:ascii="Times New Roman" w:hAnsi="Times New Roman" w:cs="Times New Roman"/>
                <w:sz w:val="24"/>
                <w:szCs w:val="24"/>
              </w:rPr>
              <w:t>Transisi</w:t>
            </w:r>
          </w:p>
        </w:tc>
        <w:tc>
          <w:tcPr>
            <w:tcW w:w="4230" w:type="dxa"/>
          </w:tcPr>
          <w:p w:rsidR="007D0609" w:rsidRPr="007D0609" w:rsidRDefault="007D0609" w:rsidP="007D0609">
            <w:pPr>
              <w:spacing w:line="360" w:lineRule="auto"/>
              <w:jc w:val="both"/>
              <w:rPr>
                <w:rFonts w:ascii="Times New Roman" w:hAnsi="Times New Roman" w:cs="Times New Roman"/>
                <w:sz w:val="24"/>
                <w:szCs w:val="24"/>
              </w:rPr>
            </w:pPr>
            <w:r w:rsidRPr="007D0609">
              <w:rPr>
                <w:rFonts w:ascii="Times New Roman" w:hAnsi="Times New Roman" w:cs="Times New Roman"/>
                <w:sz w:val="24"/>
                <w:szCs w:val="24"/>
              </w:rPr>
              <w:t>Notiasi</w:t>
            </w:r>
            <w:r w:rsidRPr="007D0609">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7D0609">
              <w:rPr>
                <w:rFonts w:ascii="Times New Roman" w:hAnsi="Times New Roman" w:cs="Times New Roman"/>
                <w:sz w:val="24"/>
                <w:szCs w:val="24"/>
              </w:rPr>
              <w:t xml:space="preserve">yang digunakan perlihatkan </w:t>
            </w:r>
            <w:r>
              <w:rPr>
                <w:rFonts w:ascii="Times New Roman" w:hAnsi="Times New Roman" w:cs="Times New Roman"/>
                <w:sz w:val="24"/>
                <w:szCs w:val="24"/>
              </w:rPr>
              <w:t xml:space="preserve">       </w:t>
            </w:r>
            <w:r w:rsidRPr="007D0609">
              <w:rPr>
                <w:rFonts w:ascii="Times New Roman" w:hAnsi="Times New Roman" w:cs="Times New Roman"/>
                <w:sz w:val="24"/>
                <w:szCs w:val="24"/>
              </w:rPr>
              <w:t xml:space="preserve">aliran </w:t>
            </w:r>
            <w:r>
              <w:rPr>
                <w:rFonts w:ascii="Times New Roman" w:hAnsi="Times New Roman" w:cs="Times New Roman"/>
                <w:sz w:val="24"/>
                <w:szCs w:val="24"/>
              </w:rPr>
              <w:t xml:space="preserve">      </w:t>
            </w:r>
            <w:r w:rsidRPr="007D0609">
              <w:rPr>
                <w:rFonts w:ascii="Times New Roman" w:hAnsi="Times New Roman" w:cs="Times New Roman"/>
                <w:sz w:val="24"/>
                <w:szCs w:val="24"/>
              </w:rPr>
              <w:t xml:space="preserve"> kontrol</w:t>
            </w:r>
          </w:p>
          <w:p w:rsidR="002B16CD" w:rsidRDefault="007D0609" w:rsidP="007D0609">
            <w:pPr>
              <w:spacing w:line="360" w:lineRule="auto"/>
              <w:jc w:val="both"/>
              <w:rPr>
                <w:rFonts w:ascii="Times New Roman" w:hAnsi="Times New Roman" w:cs="Times New Roman"/>
                <w:sz w:val="24"/>
                <w:szCs w:val="24"/>
              </w:rPr>
            </w:pPr>
            <w:r w:rsidRPr="007D0609">
              <w:rPr>
                <w:rFonts w:ascii="Times New Roman" w:hAnsi="Times New Roman" w:cs="Times New Roman"/>
                <w:sz w:val="24"/>
                <w:szCs w:val="24"/>
              </w:rPr>
              <w:t>aktifitas ke aktifitas lain</w:t>
            </w:r>
          </w:p>
        </w:tc>
      </w:tr>
      <w:tr w:rsidR="002B16CD" w:rsidTr="00832727">
        <w:trPr>
          <w:trHeight w:val="1349"/>
        </w:trPr>
        <w:tc>
          <w:tcPr>
            <w:tcW w:w="2250" w:type="dxa"/>
          </w:tcPr>
          <w:p w:rsidR="002B16CD" w:rsidRDefault="007D0609" w:rsidP="002B16CD">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3600" behindDoc="1" locked="0" layoutInCell="1" allowOverlap="1">
                      <wp:simplePos x="0" y="0"/>
                      <wp:positionH relativeFrom="page">
                        <wp:posOffset>467995</wp:posOffset>
                      </wp:positionH>
                      <wp:positionV relativeFrom="paragraph">
                        <wp:posOffset>120650</wp:posOffset>
                      </wp:positionV>
                      <wp:extent cx="695325" cy="556895"/>
                      <wp:effectExtent l="20320" t="13335" r="17780" b="2032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556895"/>
                                <a:chOff x="2822" y="4761"/>
                                <a:chExt cx="1095" cy="877"/>
                              </a:xfrm>
                            </wpg:grpSpPr>
                            <wps:wsp>
                              <wps:cNvPr id="13" name="Freeform 12"/>
                              <wps:cNvSpPr>
                                <a:spLocks/>
                              </wps:cNvSpPr>
                              <wps:spPr bwMode="auto">
                                <a:xfrm>
                                  <a:off x="2822" y="4761"/>
                                  <a:ext cx="1095" cy="877"/>
                                </a:xfrm>
                                <a:custGeom>
                                  <a:avLst/>
                                  <a:gdLst>
                                    <a:gd name="T0" fmla="+- 0 3370 2822"/>
                                    <a:gd name="T1" fmla="*/ T0 w 1095"/>
                                    <a:gd name="T2" fmla="+- 0 4761 4761"/>
                                    <a:gd name="T3" fmla="*/ 4761 h 877"/>
                                    <a:gd name="T4" fmla="+- 0 2822 2822"/>
                                    <a:gd name="T5" fmla="*/ T4 w 1095"/>
                                    <a:gd name="T6" fmla="+- 0 5199 4761"/>
                                    <a:gd name="T7" fmla="*/ 5199 h 877"/>
                                    <a:gd name="T8" fmla="+- 0 3370 2822"/>
                                    <a:gd name="T9" fmla="*/ T8 w 1095"/>
                                    <a:gd name="T10" fmla="+- 0 5638 4761"/>
                                    <a:gd name="T11" fmla="*/ 5638 h 877"/>
                                    <a:gd name="T12" fmla="+- 0 3917 2822"/>
                                    <a:gd name="T13" fmla="*/ T12 w 1095"/>
                                    <a:gd name="T14" fmla="+- 0 5199 4761"/>
                                    <a:gd name="T15" fmla="*/ 5199 h 877"/>
                                    <a:gd name="T16" fmla="+- 0 3370 2822"/>
                                    <a:gd name="T17" fmla="*/ T16 w 1095"/>
                                    <a:gd name="T18" fmla="+- 0 4761 4761"/>
                                    <a:gd name="T19" fmla="*/ 4761 h 877"/>
                                  </a:gdLst>
                                  <a:ahLst/>
                                  <a:cxnLst>
                                    <a:cxn ang="0">
                                      <a:pos x="T1" y="T3"/>
                                    </a:cxn>
                                    <a:cxn ang="0">
                                      <a:pos x="T5" y="T7"/>
                                    </a:cxn>
                                    <a:cxn ang="0">
                                      <a:pos x="T9" y="T11"/>
                                    </a:cxn>
                                    <a:cxn ang="0">
                                      <a:pos x="T13" y="T15"/>
                                    </a:cxn>
                                    <a:cxn ang="0">
                                      <a:pos x="T17" y="T19"/>
                                    </a:cxn>
                                  </a:cxnLst>
                                  <a:rect l="0" t="0" r="r" b="b"/>
                                  <a:pathLst>
                                    <a:path w="1095" h="877">
                                      <a:moveTo>
                                        <a:pt x="548" y="0"/>
                                      </a:moveTo>
                                      <a:lnTo>
                                        <a:pt x="0" y="438"/>
                                      </a:lnTo>
                                      <a:lnTo>
                                        <a:pt x="548" y="877"/>
                                      </a:lnTo>
                                      <a:lnTo>
                                        <a:pt x="1095" y="438"/>
                                      </a:lnTo>
                                      <a:lnTo>
                                        <a:pt x="54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6347AF" id="Group 12" o:spid="_x0000_s1026" style="position:absolute;margin-left:36.85pt;margin-top:9.5pt;width:54.75pt;height:43.85pt;z-index:-251642880;mso-position-horizontal-relative:page" coordorigin="2822,4761" coordsize="109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">
                      <v:shape id="Freeform 12" o:spid="_x0000_s1027" style="position:absolute;left:2822;top:4761;width:1095;height:877;visibility:visible;mso-wrap-style:square;v-text-anchor:top" coordsize="109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" path="m548,l,438,548,877,1095,438,548,xe" filled="f">
                        <v:path arrowok="t" o:connecttype="custom" o:connectlocs="548,4761;0,5199;548,5638;1095,5199;548,4761" o:connectangles="0,0,0,0,0"/>
                      </v:shape>
                      <w10:wrap anchorx="page"/>
                    </v:group>
                  </w:pict>
                </mc:Fallback>
              </mc:AlternateContent>
            </w:r>
          </w:p>
        </w:tc>
        <w:tc>
          <w:tcPr>
            <w:tcW w:w="1440" w:type="dxa"/>
          </w:tcPr>
          <w:p w:rsidR="002B16CD" w:rsidRDefault="002B16CD" w:rsidP="007D0609">
            <w:pPr>
              <w:spacing w:line="360" w:lineRule="auto"/>
              <w:jc w:val="center"/>
              <w:rPr>
                <w:rFonts w:ascii="Times New Roman" w:hAnsi="Times New Roman" w:cs="Times New Roman"/>
                <w:sz w:val="24"/>
                <w:szCs w:val="24"/>
              </w:rPr>
            </w:pPr>
          </w:p>
          <w:p w:rsidR="007D0609" w:rsidRDefault="007D0609" w:rsidP="007D0609">
            <w:pPr>
              <w:spacing w:line="360" w:lineRule="auto"/>
              <w:jc w:val="center"/>
              <w:rPr>
                <w:rFonts w:ascii="Times New Roman" w:hAnsi="Times New Roman" w:cs="Times New Roman"/>
                <w:sz w:val="24"/>
                <w:szCs w:val="24"/>
              </w:rPr>
            </w:pPr>
            <w:r>
              <w:rPr>
                <w:rFonts w:ascii="Times New Roman" w:hAnsi="Times New Roman" w:cs="Times New Roman"/>
                <w:sz w:val="24"/>
                <w:szCs w:val="24"/>
              </w:rPr>
              <w:t>Decision</w:t>
            </w:r>
          </w:p>
        </w:tc>
        <w:tc>
          <w:tcPr>
            <w:tcW w:w="4230" w:type="dxa"/>
          </w:tcPr>
          <w:p w:rsidR="002B16CD" w:rsidRDefault="007D0609" w:rsidP="007D0609">
            <w:pPr>
              <w:spacing w:line="360" w:lineRule="auto"/>
              <w:jc w:val="both"/>
              <w:rPr>
                <w:rFonts w:ascii="Times New Roman" w:hAnsi="Times New Roman" w:cs="Times New Roman"/>
                <w:sz w:val="24"/>
                <w:szCs w:val="24"/>
              </w:rPr>
            </w:pPr>
            <w:r>
              <w:rPr>
                <w:rFonts w:ascii="Times New Roman" w:hAnsi="Times New Roman" w:cs="Times New Roman"/>
                <w:sz w:val="24"/>
                <w:szCs w:val="24"/>
              </w:rPr>
              <w:t>Notasi</w:t>
            </w:r>
            <w:r>
              <w:rPr>
                <w:rFonts w:ascii="Times New Roman" w:hAnsi="Times New Roman" w:cs="Times New Roman"/>
                <w:sz w:val="24"/>
                <w:szCs w:val="24"/>
              </w:rPr>
              <w:tab/>
              <w:t xml:space="preserve">yang  menandakan adanya control cabang berdasarka decision </w:t>
            </w:r>
            <w:r w:rsidRPr="007D0609">
              <w:rPr>
                <w:rFonts w:ascii="Times New Roman" w:hAnsi="Times New Roman" w:cs="Times New Roman"/>
                <w:sz w:val="24"/>
                <w:szCs w:val="24"/>
              </w:rPr>
              <w:t>point</w:t>
            </w:r>
            <w:r w:rsidRPr="007D0609">
              <w:rPr>
                <w:rFonts w:ascii="Times New Roman" w:hAnsi="Times New Roman" w:cs="Times New Roman"/>
                <w:sz w:val="24"/>
                <w:szCs w:val="24"/>
              </w:rPr>
              <w:tab/>
            </w:r>
            <w:r w:rsidRPr="007D0609">
              <w:rPr>
                <w:rFonts w:ascii="Times New Roman" w:hAnsi="Times New Roman" w:cs="Times New Roman"/>
                <w:sz w:val="24"/>
                <w:szCs w:val="24"/>
              </w:rPr>
              <w:tab/>
            </w:r>
            <w:r w:rsidRPr="007D0609">
              <w:rPr>
                <w:rFonts w:ascii="Times New Roman" w:hAnsi="Times New Roman" w:cs="Times New Roman"/>
                <w:sz w:val="24"/>
                <w:szCs w:val="24"/>
              </w:rPr>
              <w:tab/>
            </w:r>
          </w:p>
        </w:tc>
      </w:tr>
      <w:tr w:rsidR="002B16CD" w:rsidTr="00832727">
        <w:trPr>
          <w:trHeight w:val="1439"/>
        </w:trPr>
        <w:tc>
          <w:tcPr>
            <w:tcW w:w="2250" w:type="dxa"/>
          </w:tcPr>
          <w:p w:rsidR="002B16CD" w:rsidRDefault="002B16CD" w:rsidP="007D0609">
            <w:pPr>
              <w:spacing w:line="360" w:lineRule="auto"/>
              <w:jc w:val="center"/>
              <w:rPr>
                <w:rFonts w:ascii="Times New Roman" w:hAnsi="Times New Roman" w:cs="Times New Roman"/>
                <w:sz w:val="24"/>
                <w:szCs w:val="24"/>
              </w:rPr>
            </w:pPr>
          </w:p>
          <w:p w:rsidR="007D0609" w:rsidRDefault="007D0609" w:rsidP="007D0609">
            <w:pPr>
              <w:spacing w:line="360" w:lineRule="auto"/>
              <w:jc w:val="center"/>
              <w:rPr>
                <w:rFonts w:ascii="Times New Roman" w:hAnsi="Times New Roman" w:cs="Times New Roman"/>
                <w:sz w:val="24"/>
                <w:szCs w:val="24"/>
              </w:rPr>
            </w:pPr>
            <w:r>
              <w:rPr>
                <w:noProof/>
              </w:rPr>
              <w:drawing>
                <wp:inline distT="0" distB="0" distL="0" distR="0">
                  <wp:extent cx="485775" cy="504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775" cy="504825"/>
                          </a:xfrm>
                          <a:prstGeom prst="rect">
                            <a:avLst/>
                          </a:prstGeom>
                          <a:noFill/>
                          <a:ln>
                            <a:noFill/>
                          </a:ln>
                        </pic:spPr>
                      </pic:pic>
                    </a:graphicData>
                  </a:graphic>
                </wp:inline>
              </w:drawing>
            </w:r>
          </w:p>
        </w:tc>
        <w:tc>
          <w:tcPr>
            <w:tcW w:w="1440" w:type="dxa"/>
          </w:tcPr>
          <w:p w:rsidR="007D0609" w:rsidRDefault="007D0609" w:rsidP="007D0609">
            <w:pPr>
              <w:spacing w:line="360" w:lineRule="auto"/>
              <w:rPr>
                <w:rFonts w:ascii="Times New Roman" w:hAnsi="Times New Roman" w:cs="Times New Roman"/>
                <w:sz w:val="24"/>
                <w:szCs w:val="24"/>
              </w:rPr>
            </w:pPr>
          </w:p>
          <w:p w:rsidR="007D0609" w:rsidRDefault="007D0609" w:rsidP="007D0609">
            <w:pPr>
              <w:spacing w:line="360" w:lineRule="auto"/>
              <w:jc w:val="center"/>
              <w:rPr>
                <w:rFonts w:ascii="Times New Roman" w:hAnsi="Times New Roman" w:cs="Times New Roman"/>
                <w:sz w:val="24"/>
                <w:szCs w:val="24"/>
              </w:rPr>
            </w:pPr>
            <w:r>
              <w:rPr>
                <w:rFonts w:ascii="Times New Roman" w:hAnsi="Times New Roman" w:cs="Times New Roman"/>
                <w:sz w:val="24"/>
                <w:szCs w:val="24"/>
              </w:rPr>
              <w:t>Awala &amp; Akhiran</w:t>
            </w:r>
          </w:p>
        </w:tc>
        <w:tc>
          <w:tcPr>
            <w:tcW w:w="4230" w:type="dxa"/>
          </w:tcPr>
          <w:p w:rsidR="002B16CD" w:rsidRDefault="007D0609" w:rsidP="007D0609">
            <w:pPr>
              <w:spacing w:line="360" w:lineRule="auto"/>
              <w:jc w:val="both"/>
              <w:rPr>
                <w:rFonts w:ascii="Times New Roman" w:hAnsi="Times New Roman" w:cs="Times New Roman"/>
                <w:sz w:val="24"/>
                <w:szCs w:val="24"/>
              </w:rPr>
            </w:pPr>
            <w:r w:rsidRPr="007D0609">
              <w:rPr>
                <w:rFonts w:ascii="Times New Roman" w:hAnsi="Times New Roman" w:cs="Times New Roman"/>
                <w:sz w:val="24"/>
                <w:szCs w:val="24"/>
              </w:rPr>
              <w:t>Notasi</w:t>
            </w:r>
            <w:r>
              <w:rPr>
                <w:rFonts w:ascii="Times New Roman" w:hAnsi="Times New Roman" w:cs="Times New Roman"/>
                <w:sz w:val="24"/>
                <w:szCs w:val="24"/>
              </w:rPr>
              <w:t xml:space="preserve"> yang menandakan awal dan akhir</w:t>
            </w:r>
            <w:r w:rsidR="00F3692D">
              <w:rPr>
                <w:rFonts w:ascii="Times New Roman" w:hAnsi="Times New Roman" w:cs="Times New Roman"/>
                <w:sz w:val="24"/>
                <w:szCs w:val="24"/>
              </w:rPr>
              <w:t xml:space="preserve"> </w:t>
            </w:r>
            <w:r w:rsidRPr="007D0609">
              <w:rPr>
                <w:rFonts w:ascii="Times New Roman" w:hAnsi="Times New Roman" w:cs="Times New Roman"/>
                <w:sz w:val="24"/>
                <w:szCs w:val="24"/>
              </w:rPr>
              <w:t>dari sebuah aktifitas sistem</w:t>
            </w:r>
          </w:p>
        </w:tc>
      </w:tr>
    </w:tbl>
    <w:p w:rsidR="00F3692D" w:rsidRPr="002B16CD" w:rsidRDefault="00F3692D" w:rsidP="00F3692D">
      <w:pPr>
        <w:spacing w:line="360" w:lineRule="auto"/>
        <w:jc w:val="center"/>
        <w:rPr>
          <w:rFonts w:ascii="Times New Roman" w:hAnsi="Times New Roman" w:cs="Times New Roman"/>
          <w:sz w:val="24"/>
          <w:szCs w:val="24"/>
        </w:rPr>
      </w:pP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ontoh da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 pen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pacing w:val="2"/>
          <w:sz w:val="24"/>
          <w:szCs w:val="24"/>
        </w:rPr>
        <w:t>a</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y</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diagram</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be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iku</w:t>
      </w:r>
      <w:r>
        <w:rPr>
          <w:rFonts w:ascii="Times New Roman" w:eastAsia="Times New Roman" w:hAnsi="Times New Roman" w:cs="Times New Roman"/>
          <w:spacing w:val="1"/>
          <w:sz w:val="24"/>
          <w:szCs w:val="24"/>
        </w:rPr>
        <w:t>t:</w:t>
      </w:r>
    </w:p>
    <w:p w:rsidR="001409AE" w:rsidRDefault="00F3692D" w:rsidP="00F3692D">
      <w:pPr>
        <w:jc w:val="center"/>
        <w:rPr>
          <w:rFonts w:ascii="Times New Roman" w:hAnsi="Times New Roman" w:cs="Times New Roman"/>
          <w:sz w:val="24"/>
          <w:szCs w:val="24"/>
        </w:rPr>
      </w:pPr>
      <w:r>
        <w:rPr>
          <w:noProof/>
        </w:rPr>
        <w:drawing>
          <wp:inline distT="0" distB="0" distL="0" distR="0">
            <wp:extent cx="3581400" cy="28289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1400" cy="2828925"/>
                    </a:xfrm>
                    <a:prstGeom prst="rect">
                      <a:avLst/>
                    </a:prstGeom>
                    <a:noFill/>
                    <a:ln>
                      <a:noFill/>
                    </a:ln>
                  </pic:spPr>
                </pic:pic>
              </a:graphicData>
            </a:graphic>
          </wp:inline>
        </w:drawing>
      </w:r>
    </w:p>
    <w:p w:rsidR="00F3692D" w:rsidRDefault="00F3692D" w:rsidP="00832727">
      <w:pPr>
        <w:ind w:left="2700"/>
        <w:rPr>
          <w:rFonts w:ascii="Times New Roman" w:eastAsia="Times New Roman" w:hAnsi="Times New Roman" w:cs="Times New Roman"/>
          <w:i/>
          <w:sz w:val="24"/>
          <w:szCs w:val="24"/>
        </w:rPr>
      </w:pPr>
      <w:r>
        <w:rPr>
          <w:rFonts w:ascii="Times New Roman" w:eastAsia="Times New Roman" w:hAnsi="Times New Roman" w:cs="Times New Roman"/>
          <w:b/>
          <w:spacing w:val="-2"/>
          <w:sz w:val="24"/>
          <w:szCs w:val="24"/>
        </w:rPr>
        <w:lastRenderedPageBreak/>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 xml:space="preserve">2.3 </w:t>
      </w:r>
      <w:r>
        <w:rPr>
          <w:rFonts w:ascii="Times New Roman" w:eastAsia="Times New Roman" w:hAnsi="Times New Roman" w:cs="Times New Roman"/>
          <w:sz w:val="24"/>
          <w:szCs w:val="24"/>
        </w:rPr>
        <w:t>Contoh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A</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3"/>
          <w:sz w:val="24"/>
          <w:szCs w:val="24"/>
        </w:rPr>
        <w:t>i</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t</w:t>
      </w:r>
      <w:r w:rsidR="00832727">
        <w:rPr>
          <w:rFonts w:ascii="Times New Roman" w:eastAsia="Times New Roman" w:hAnsi="Times New Roman" w:cs="Times New Roman"/>
          <w:i/>
          <w:sz w:val="24"/>
          <w:szCs w:val="24"/>
        </w:rPr>
        <w:t>y Diagram</w:t>
      </w:r>
    </w:p>
    <w:p w:rsidR="00F3692D" w:rsidRDefault="00F3692D" w:rsidP="00E72FDB">
      <w:pPr>
        <w:spacing w:before="29"/>
        <w:ind w:left="720"/>
        <w:rPr>
          <w:sz w:val="24"/>
          <w:szCs w:val="24"/>
        </w:rPr>
      </w:pPr>
      <w:r>
        <w:rPr>
          <w:rFonts w:ascii="Times New Roman" w:eastAsia="Times New Roman" w:hAnsi="Times New Roman" w:cs="Times New Roman"/>
          <w:b/>
          <w:sz w:val="24"/>
          <w:szCs w:val="24"/>
        </w:rPr>
        <w:t>2.5.3</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pacing w:val="-3"/>
          <w:sz w:val="24"/>
          <w:szCs w:val="24"/>
        </w:rPr>
        <w:t>F</w:t>
      </w:r>
      <w:r>
        <w:rPr>
          <w:rFonts w:ascii="Times New Roman" w:eastAsia="Times New Roman" w:hAnsi="Times New Roman" w:cs="Times New Roman"/>
          <w:b/>
          <w:sz w:val="24"/>
          <w:szCs w:val="24"/>
        </w:rPr>
        <w:t>lo</w:t>
      </w:r>
      <w:r>
        <w:rPr>
          <w:rFonts w:ascii="Times New Roman" w:eastAsia="Times New Roman" w:hAnsi="Times New Roman" w:cs="Times New Roman"/>
          <w:b/>
          <w:spacing w:val="2"/>
          <w:sz w:val="24"/>
          <w:szCs w:val="24"/>
        </w:rPr>
        <w:t>w</w:t>
      </w:r>
      <w:r>
        <w:rPr>
          <w:rFonts w:ascii="Times New Roman" w:eastAsia="Times New Roman" w:hAnsi="Times New Roman" w:cs="Times New Roman"/>
          <w:b/>
          <w:spacing w:val="-1"/>
          <w:sz w:val="24"/>
          <w:szCs w:val="24"/>
        </w:rPr>
        <w:t>c</w:t>
      </w:r>
      <w:r>
        <w:rPr>
          <w:rFonts w:ascii="Times New Roman" w:eastAsia="Times New Roman" w:hAnsi="Times New Roman" w:cs="Times New Roman"/>
          <w:b/>
          <w:spacing w:val="1"/>
          <w:sz w:val="24"/>
          <w:szCs w:val="24"/>
        </w:rPr>
        <w:t>h</w:t>
      </w:r>
      <w:r>
        <w:rPr>
          <w:rFonts w:ascii="Times New Roman" w:eastAsia="Times New Roman" w:hAnsi="Times New Roman" w:cs="Times New Roman"/>
          <w:b/>
          <w:sz w:val="24"/>
          <w:szCs w:val="24"/>
        </w:rPr>
        <w:t>a</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t</w:t>
      </w:r>
    </w:p>
    <w:p w:rsidR="00832727" w:rsidRPr="00832727" w:rsidRDefault="00832727" w:rsidP="00E72FDB">
      <w:pPr>
        <w:spacing w:before="29"/>
        <w:ind w:left="720" w:firstLine="720"/>
        <w:rPr>
          <w:sz w:val="24"/>
          <w:szCs w:val="24"/>
        </w:rPr>
      </w:pPr>
    </w:p>
    <w:p w:rsidR="00F3692D" w:rsidRPr="00832727" w:rsidRDefault="00F3692D" w:rsidP="00E72FDB">
      <w:pPr>
        <w:spacing w:line="359" w:lineRule="auto"/>
        <w:ind w:left="720" w:right="77" w:firstLine="720"/>
        <w:jc w:val="both"/>
        <w:rPr>
          <w:sz w:val="24"/>
          <w:szCs w:val="24"/>
        </w:rPr>
      </w:pPr>
      <w:proofErr w:type="gramStart"/>
      <w:r>
        <w:rPr>
          <w:rFonts w:ascii="Times New Roman" w:eastAsia="Times New Roman" w:hAnsi="Times New Roman" w:cs="Times New Roman"/>
          <w:i/>
          <w:sz w:val="24"/>
          <w:szCs w:val="24"/>
        </w:rPr>
        <w:t>Flo</w:t>
      </w:r>
      <w:r>
        <w:rPr>
          <w:rFonts w:ascii="Times New Roman" w:eastAsia="Times New Roman" w:hAnsi="Times New Roman" w:cs="Times New Roman"/>
          <w:i/>
          <w:spacing w:val="1"/>
          <w:sz w:val="24"/>
          <w:szCs w:val="24"/>
        </w:rPr>
        <w:t>w</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hart </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proofErr w:type="gramEnd"/>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ntasi  s</w:t>
      </w:r>
      <w:r>
        <w:rPr>
          <w:rFonts w:ascii="Times New Roman" w:eastAsia="Times New Roman" w:hAnsi="Times New Roman" w:cs="Times New Roman"/>
          <w:spacing w:val="-1"/>
          <w:sz w:val="24"/>
          <w:szCs w:val="24"/>
        </w:rPr>
        <w:t>ec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bol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ri  suatu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ma</w:t>
      </w:r>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u 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osed</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r untuk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ikan suatu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fl</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rt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memud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una 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w:t>
      </w:r>
      <w:r>
        <w:rPr>
          <w:rFonts w:ascii="Times New Roman" w:eastAsia="Times New Roman" w:hAnsi="Times New Roman" w:cs="Times New Roman"/>
          <w:spacing w:val="3"/>
          <w:sz w:val="24"/>
          <w:szCs w:val="24"/>
        </w:rPr>
        <w:t>n</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lupak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disamping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flo</w:t>
      </w:r>
      <w:r>
        <w:rPr>
          <w:rFonts w:ascii="Times New Roman" w:eastAsia="Times New Roman" w:hAnsi="Times New Roman" w:cs="Times New Roman"/>
          <w:spacing w:val="-1"/>
          <w:sz w:val="24"/>
          <w:szCs w:val="24"/>
        </w:rPr>
        <w:t>wc</w:t>
      </w:r>
      <w:r>
        <w:rPr>
          <w:rFonts w:ascii="Times New Roman" w:eastAsia="Times New Roman" w:hAnsi="Times New Roman" w:cs="Times New Roman"/>
          <w:spacing w:val="4"/>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rt j</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ga 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f</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rkomunik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mr</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ram</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3"/>
          <w:sz w:val="24"/>
          <w:szCs w:val="24"/>
        </w:rPr>
        <w:t xml:space="preserve"> t</w:t>
      </w:r>
      <w:r>
        <w:rPr>
          <w:rFonts w:ascii="Times New Roman" w:eastAsia="Times New Roman" w:hAnsi="Times New Roman" w:cs="Times New Roman"/>
          <w:sz w:val="24"/>
          <w:szCs w:val="24"/>
        </w:rPr>
        <w:t>im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suatu p</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p>
    <w:p w:rsidR="00F3692D" w:rsidRDefault="00F3692D" w:rsidP="00F3692D">
      <w:pPr>
        <w:ind w:left="3495"/>
        <w:rPr>
          <w:sz w:val="24"/>
          <w:szCs w:val="24"/>
        </w:rPr>
      </w:pPr>
      <w:r>
        <w:rPr>
          <w:rFonts w:ascii="Times New Roman" w:eastAsia="Times New Roman" w:hAnsi="Times New Roman" w:cs="Times New Roman"/>
          <w:b/>
          <w:sz w:val="24"/>
          <w:szCs w:val="24"/>
        </w:rPr>
        <w:t>Ta</w:t>
      </w:r>
      <w:r>
        <w:rPr>
          <w:rFonts w:ascii="Times New Roman" w:eastAsia="Times New Roman" w:hAnsi="Times New Roman" w:cs="Times New Roman"/>
          <w:b/>
          <w:spacing w:val="1"/>
          <w:sz w:val="24"/>
          <w:szCs w:val="24"/>
        </w:rPr>
        <w:t>b</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 xml:space="preserve">l 2.3  </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sz w:val="24"/>
          <w:szCs w:val="24"/>
        </w:rPr>
        <w:t>Kompon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 </w:t>
      </w:r>
      <w:r>
        <w:rPr>
          <w:rFonts w:ascii="Times New Roman" w:eastAsia="Times New Roman" w:hAnsi="Times New Roman" w:cs="Times New Roman"/>
          <w:i/>
          <w:sz w:val="24"/>
          <w:szCs w:val="24"/>
        </w:rPr>
        <w:t>Flo</w:t>
      </w:r>
      <w:r>
        <w:rPr>
          <w:rFonts w:ascii="Times New Roman" w:eastAsia="Times New Roman" w:hAnsi="Times New Roman" w:cs="Times New Roman"/>
          <w:i/>
          <w:spacing w:val="1"/>
          <w:sz w:val="24"/>
          <w:szCs w:val="24"/>
        </w:rPr>
        <w:t>w</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hart</w:t>
      </w:r>
    </w:p>
    <w:p w:rsidR="00F3692D" w:rsidRDefault="00F3692D" w:rsidP="00F3692D">
      <w:pPr>
        <w:spacing w:before="3" w:line="160" w:lineRule="exact"/>
        <w:rPr>
          <w:sz w:val="16"/>
          <w:szCs w:val="16"/>
        </w:rPr>
      </w:pPr>
    </w:p>
    <w:tbl>
      <w:tblPr>
        <w:tblW w:w="0" w:type="auto"/>
        <w:tblInd w:w="2143" w:type="dxa"/>
        <w:tblLayout w:type="fixed"/>
        <w:tblCellMar>
          <w:left w:w="0" w:type="dxa"/>
          <w:right w:w="0" w:type="dxa"/>
        </w:tblCellMar>
        <w:tblLook w:val="01E0" w:firstRow="1" w:lastRow="1" w:firstColumn="1" w:lastColumn="1" w:noHBand="0" w:noVBand="0"/>
      </w:tblPr>
      <w:tblGrid>
        <w:gridCol w:w="2268"/>
        <w:gridCol w:w="3829"/>
      </w:tblGrid>
      <w:tr w:rsidR="00F3692D" w:rsidTr="0028762A">
        <w:trPr>
          <w:trHeight w:hRule="exact" w:val="739"/>
        </w:trPr>
        <w:tc>
          <w:tcPr>
            <w:tcW w:w="2268"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before="36"/>
              <w:ind w:left="731" w:right="754"/>
              <w:jc w:val="center"/>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bol</w:t>
            </w:r>
          </w:p>
        </w:tc>
        <w:tc>
          <w:tcPr>
            <w:tcW w:w="3829"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before="36"/>
              <w:ind w:left="1553" w:right="1537"/>
              <w:jc w:val="center"/>
              <w:rPr>
                <w:sz w:val="24"/>
                <w:szCs w:val="24"/>
              </w:rPr>
            </w:pP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si</w:t>
            </w:r>
          </w:p>
        </w:tc>
      </w:tr>
      <w:tr w:rsidR="00F3692D" w:rsidTr="0028762A">
        <w:trPr>
          <w:trHeight w:hRule="exact" w:val="1081"/>
        </w:trPr>
        <w:tc>
          <w:tcPr>
            <w:tcW w:w="2268" w:type="dxa"/>
            <w:tcBorders>
              <w:top w:val="single" w:sz="5" w:space="0" w:color="000000"/>
              <w:left w:val="single" w:sz="5" w:space="0" w:color="000000"/>
              <w:bottom w:val="single" w:sz="5" w:space="0" w:color="000000"/>
              <w:right w:val="single" w:sz="5" w:space="0" w:color="000000"/>
            </w:tcBorders>
          </w:tcPr>
          <w:p w:rsidR="0028762A" w:rsidRDefault="0028762A" w:rsidP="0028762A">
            <w:r>
              <w:rPr>
                <w:noProof/>
                <w:sz w:val="20"/>
                <w:szCs w:val="20"/>
              </w:rPr>
              <mc:AlternateContent>
                <mc:Choice Requires="wpg">
                  <w:drawing>
                    <wp:anchor distT="0" distB="0" distL="114300" distR="114300" simplePos="0" relativeHeight="251675648" behindDoc="1" locked="0" layoutInCell="1" allowOverlap="1">
                      <wp:simplePos x="0" y="0"/>
                      <wp:positionH relativeFrom="page">
                        <wp:posOffset>144780</wp:posOffset>
                      </wp:positionH>
                      <wp:positionV relativeFrom="paragraph">
                        <wp:posOffset>213995</wp:posOffset>
                      </wp:positionV>
                      <wp:extent cx="1200150" cy="316230"/>
                      <wp:effectExtent l="8255" t="3810" r="1270" b="381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0150" cy="316230"/>
                                <a:chOff x="4138" y="906"/>
                                <a:chExt cx="1890" cy="498"/>
                              </a:xfrm>
                            </wpg:grpSpPr>
                            <wps:wsp>
                              <wps:cNvPr id="102" name="Freeform 14"/>
                              <wps:cNvSpPr>
                                <a:spLocks/>
                              </wps:cNvSpPr>
                              <wps:spPr bwMode="auto">
                                <a:xfrm>
                                  <a:off x="4145" y="932"/>
                                  <a:ext cx="1875" cy="465"/>
                                </a:xfrm>
                                <a:custGeom>
                                  <a:avLst/>
                                  <a:gdLst>
                                    <a:gd name="T0" fmla="+- 0 4145 4145"/>
                                    <a:gd name="T1" fmla="*/ T0 w 1875"/>
                                    <a:gd name="T2" fmla="+- 0 1397 932"/>
                                    <a:gd name="T3" fmla="*/ 1397 h 465"/>
                                    <a:gd name="T4" fmla="+- 0 6020 4145"/>
                                    <a:gd name="T5" fmla="*/ T4 w 1875"/>
                                    <a:gd name="T6" fmla="+- 0 1397 932"/>
                                    <a:gd name="T7" fmla="*/ 1397 h 465"/>
                                    <a:gd name="T8" fmla="+- 0 6020 4145"/>
                                    <a:gd name="T9" fmla="*/ T8 w 1875"/>
                                    <a:gd name="T10" fmla="+- 0 932 932"/>
                                    <a:gd name="T11" fmla="*/ 932 h 465"/>
                                    <a:gd name="T12" fmla="+- 0 4145 4145"/>
                                    <a:gd name="T13" fmla="*/ T12 w 1875"/>
                                    <a:gd name="T14" fmla="+- 0 932 932"/>
                                    <a:gd name="T15" fmla="*/ 932 h 465"/>
                                    <a:gd name="T16" fmla="+- 0 4145 4145"/>
                                    <a:gd name="T17" fmla="*/ T16 w 1875"/>
                                    <a:gd name="T18" fmla="+- 0 1397 932"/>
                                    <a:gd name="T19" fmla="*/ 1397 h 465"/>
                                  </a:gdLst>
                                  <a:ahLst/>
                                  <a:cxnLst>
                                    <a:cxn ang="0">
                                      <a:pos x="T1" y="T3"/>
                                    </a:cxn>
                                    <a:cxn ang="0">
                                      <a:pos x="T5" y="T7"/>
                                    </a:cxn>
                                    <a:cxn ang="0">
                                      <a:pos x="T9" y="T11"/>
                                    </a:cxn>
                                    <a:cxn ang="0">
                                      <a:pos x="T13" y="T15"/>
                                    </a:cxn>
                                    <a:cxn ang="0">
                                      <a:pos x="T17" y="T19"/>
                                    </a:cxn>
                                  </a:cxnLst>
                                  <a:rect l="0" t="0" r="r" b="b"/>
                                  <a:pathLst>
                                    <a:path w="1875" h="465">
                                      <a:moveTo>
                                        <a:pt x="0" y="465"/>
                                      </a:moveTo>
                                      <a:lnTo>
                                        <a:pt x="1875" y="465"/>
                                      </a:lnTo>
                                      <a:lnTo>
                                        <a:pt x="1875" y="0"/>
                                      </a:lnTo>
                                      <a:lnTo>
                                        <a:pt x="0" y="0"/>
                                      </a:lnTo>
                                      <a:lnTo>
                                        <a:pt x="0" y="46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Freeform 15"/>
                              <wps:cNvSpPr>
                                <a:spLocks/>
                              </wps:cNvSpPr>
                              <wps:spPr bwMode="auto">
                                <a:xfrm>
                                  <a:off x="4418" y="914"/>
                                  <a:ext cx="1" cy="465"/>
                                </a:xfrm>
                                <a:custGeom>
                                  <a:avLst/>
                                  <a:gdLst>
                                    <a:gd name="T0" fmla="+- 0 4418 4418"/>
                                    <a:gd name="T1" fmla="*/ T0 w 1"/>
                                    <a:gd name="T2" fmla="+- 0 914 914"/>
                                    <a:gd name="T3" fmla="*/ 914 h 465"/>
                                    <a:gd name="T4" fmla="+- 0 4419 4418"/>
                                    <a:gd name="T5" fmla="*/ T4 w 1"/>
                                    <a:gd name="T6" fmla="+- 0 1379 914"/>
                                    <a:gd name="T7" fmla="*/ 1379 h 465"/>
                                  </a:gdLst>
                                  <a:ahLst/>
                                  <a:cxnLst>
                                    <a:cxn ang="0">
                                      <a:pos x="T1" y="T3"/>
                                    </a:cxn>
                                    <a:cxn ang="0">
                                      <a:pos x="T5" y="T7"/>
                                    </a:cxn>
                                  </a:cxnLst>
                                  <a:rect l="0" t="0" r="r" b="b"/>
                                  <a:pathLst>
                                    <a:path w="1" h="465">
                                      <a:moveTo>
                                        <a:pt x="0" y="0"/>
                                      </a:moveTo>
                                      <a:lnTo>
                                        <a:pt x="1" y="46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Freeform 16"/>
                              <wps:cNvSpPr>
                                <a:spLocks/>
                              </wps:cNvSpPr>
                              <wps:spPr bwMode="auto">
                                <a:xfrm>
                                  <a:off x="5782" y="920"/>
                                  <a:ext cx="1" cy="477"/>
                                </a:xfrm>
                                <a:custGeom>
                                  <a:avLst/>
                                  <a:gdLst>
                                    <a:gd name="T0" fmla="+- 0 5782 5782"/>
                                    <a:gd name="T1" fmla="*/ T0 w 1"/>
                                    <a:gd name="T2" fmla="+- 0 920 920"/>
                                    <a:gd name="T3" fmla="*/ 920 h 477"/>
                                    <a:gd name="T4" fmla="+- 0 5783 5782"/>
                                    <a:gd name="T5" fmla="*/ T4 w 1"/>
                                    <a:gd name="T6" fmla="+- 0 1397 920"/>
                                    <a:gd name="T7" fmla="*/ 1397 h 477"/>
                                  </a:gdLst>
                                  <a:ahLst/>
                                  <a:cxnLst>
                                    <a:cxn ang="0">
                                      <a:pos x="T1" y="T3"/>
                                    </a:cxn>
                                    <a:cxn ang="0">
                                      <a:pos x="T5" y="T7"/>
                                    </a:cxn>
                                  </a:cxnLst>
                                  <a:rect l="0" t="0" r="r" b="b"/>
                                  <a:pathLst>
                                    <a:path w="1" h="477">
                                      <a:moveTo>
                                        <a:pt x="0" y="0"/>
                                      </a:moveTo>
                                      <a:lnTo>
                                        <a:pt x="1" y="477"/>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3FA178" id="Group 101" o:spid="_x0000_s1026" style="position:absolute;margin-left:11.4pt;margin-top:16.85pt;width:94.5pt;height:24.9pt;z-index:-251640832;mso-position-horizontal-relative:page" coordorigin="4138,906" coordsize="1890,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">
                      <v:shape id="Freeform 14" o:spid="_x0000_s1027" style="position:absolute;left:4145;top:932;width:1875;height:465;visibility:visible;mso-wrap-style:square;v-text-anchor:top" coordsize="187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" path="m,465r1875,l1875,,,,,465xe" filled="f">
                        <v:path arrowok="t" o:connecttype="custom" o:connectlocs="0,1397;1875,1397;1875,932;0,932;0,1397" o:connectangles="0,0,0,0,0"/>
                      </v:shape>
                      <v:shape id="Freeform 15" o:spid="_x0000_s1028" style="position:absolute;left:4418;top:914;width:1;height:465;visibility:visible;mso-wrap-style:square;v-text-anchor:top" coordsize="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" path="m,l1,465e" filled="f">
                        <v:path arrowok="t" o:connecttype="custom" o:connectlocs="0,914;1,1379" o:connectangles="0,0"/>
                      </v:shape>
                      <v:shape id="Freeform 16" o:spid="_x0000_s1029" style="position:absolute;left:5782;top:920;width:1;height:477;visibility:visible;mso-wrap-style:square;v-text-anchor:top" coordsize="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" path="m,l1,477e" filled="f">
                        <v:path arrowok="t" o:connecttype="custom" o:connectlocs="0,920;1,1397" o:connectangles="0,0"/>
                      </v:shape>
                      <w10:wrap anchorx="page"/>
                    </v:group>
                  </w:pict>
                </mc:Fallback>
              </mc:AlternateContent>
            </w:r>
          </w:p>
        </w:tc>
        <w:tc>
          <w:tcPr>
            <w:tcW w:w="3829"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line="260" w:lineRule="exact"/>
              <w:ind w:left="145"/>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er</w:t>
            </w:r>
            <w:r>
              <w:rPr>
                <w:rFonts w:ascii="Times New Roman" w:eastAsia="Times New Roman" w:hAnsi="Times New Roman" w:cs="Times New Roman"/>
                <w:sz w:val="24"/>
                <w:szCs w:val="24"/>
              </w:rPr>
              <w:t>mula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sub pr</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p>
        </w:tc>
      </w:tr>
      <w:tr w:rsidR="00F3692D" w:rsidTr="0028762A">
        <w:trPr>
          <w:trHeight w:hRule="exact" w:val="1414"/>
        </w:trPr>
        <w:tc>
          <w:tcPr>
            <w:tcW w:w="2268" w:type="dxa"/>
            <w:tcBorders>
              <w:top w:val="single" w:sz="5" w:space="0" w:color="000000"/>
              <w:left w:val="single" w:sz="5" w:space="0" w:color="000000"/>
              <w:bottom w:val="single" w:sz="5" w:space="0" w:color="000000"/>
              <w:right w:val="single" w:sz="5" w:space="0" w:color="000000"/>
            </w:tcBorders>
          </w:tcPr>
          <w:p w:rsidR="00F3692D" w:rsidRDefault="0028762A" w:rsidP="0028762A">
            <w:r>
              <w:rPr>
                <w:noProof/>
                <w:sz w:val="20"/>
                <w:szCs w:val="20"/>
              </w:rPr>
              <mc:AlternateContent>
                <mc:Choice Requires="wpg">
                  <w:drawing>
                    <wp:anchor distT="0" distB="0" distL="114300" distR="114300" simplePos="0" relativeHeight="251676672" behindDoc="1" locked="0" layoutInCell="1" allowOverlap="1">
                      <wp:simplePos x="0" y="0"/>
                      <wp:positionH relativeFrom="page">
                        <wp:posOffset>212725</wp:posOffset>
                      </wp:positionH>
                      <wp:positionV relativeFrom="paragraph">
                        <wp:posOffset>179070</wp:posOffset>
                      </wp:positionV>
                      <wp:extent cx="952500" cy="495300"/>
                      <wp:effectExtent l="0" t="0" r="19050" b="1905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0" cy="495300"/>
                                <a:chOff x="4098" y="1905"/>
                                <a:chExt cx="1950" cy="901"/>
                              </a:xfrm>
                            </wpg:grpSpPr>
                            <wps:wsp>
                              <wps:cNvPr id="100" name="Freeform 18"/>
                              <wps:cNvSpPr>
                                <a:spLocks/>
                              </wps:cNvSpPr>
                              <wps:spPr bwMode="auto">
                                <a:xfrm>
                                  <a:off x="4098" y="1905"/>
                                  <a:ext cx="1950" cy="901"/>
                                </a:xfrm>
                                <a:custGeom>
                                  <a:avLst/>
                                  <a:gdLst>
                                    <a:gd name="T0" fmla="+- 0 5073 4098"/>
                                    <a:gd name="T1" fmla="*/ T0 w 1950"/>
                                    <a:gd name="T2" fmla="+- 0 1905 1905"/>
                                    <a:gd name="T3" fmla="*/ 1905 h 901"/>
                                    <a:gd name="T4" fmla="+- 0 4098 4098"/>
                                    <a:gd name="T5" fmla="*/ T4 w 1950"/>
                                    <a:gd name="T6" fmla="+- 0 2355 1905"/>
                                    <a:gd name="T7" fmla="*/ 2355 h 901"/>
                                    <a:gd name="T8" fmla="+- 0 5073 4098"/>
                                    <a:gd name="T9" fmla="*/ T8 w 1950"/>
                                    <a:gd name="T10" fmla="+- 0 2806 1905"/>
                                    <a:gd name="T11" fmla="*/ 2806 h 901"/>
                                    <a:gd name="T12" fmla="+- 0 6048 4098"/>
                                    <a:gd name="T13" fmla="*/ T12 w 1950"/>
                                    <a:gd name="T14" fmla="+- 0 2355 1905"/>
                                    <a:gd name="T15" fmla="*/ 2355 h 901"/>
                                    <a:gd name="T16" fmla="+- 0 5073 4098"/>
                                    <a:gd name="T17" fmla="*/ T16 w 1950"/>
                                    <a:gd name="T18" fmla="+- 0 1905 1905"/>
                                    <a:gd name="T19" fmla="*/ 1905 h 901"/>
                                  </a:gdLst>
                                  <a:ahLst/>
                                  <a:cxnLst>
                                    <a:cxn ang="0">
                                      <a:pos x="T1" y="T3"/>
                                    </a:cxn>
                                    <a:cxn ang="0">
                                      <a:pos x="T5" y="T7"/>
                                    </a:cxn>
                                    <a:cxn ang="0">
                                      <a:pos x="T9" y="T11"/>
                                    </a:cxn>
                                    <a:cxn ang="0">
                                      <a:pos x="T13" y="T15"/>
                                    </a:cxn>
                                    <a:cxn ang="0">
                                      <a:pos x="T17" y="T19"/>
                                    </a:cxn>
                                  </a:cxnLst>
                                  <a:rect l="0" t="0" r="r" b="b"/>
                                  <a:pathLst>
                                    <a:path w="1950" h="901">
                                      <a:moveTo>
                                        <a:pt x="975" y="0"/>
                                      </a:moveTo>
                                      <a:lnTo>
                                        <a:pt x="0" y="450"/>
                                      </a:lnTo>
                                      <a:lnTo>
                                        <a:pt x="975" y="901"/>
                                      </a:lnTo>
                                      <a:lnTo>
                                        <a:pt x="1950" y="450"/>
                                      </a:lnTo>
                                      <a:lnTo>
                                        <a:pt x="97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BA01FA" id="Group 99" o:spid="_x0000_s1026" style="position:absolute;margin-left:16.75pt;margin-top:14.1pt;width:75pt;height:39pt;z-index:-251639808;mso-position-horizontal-relative:page" coordorigin="4098,1905" coordsize="1950,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">
                      <v:shape id="Freeform 18" o:spid="_x0000_s1027" style="position:absolute;left:4098;top:1905;width:1950;height:901;visibility:visible;mso-wrap-style:square;v-text-anchor:top" coordsize="1950,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" path="m975,l,450,975,901,1950,450,975,xe" filled="f">
                        <v:path arrowok="t" o:connecttype="custom" o:connectlocs="975,1905;0,2355;975,2806;1950,2355;975,1905" o:connectangles="0,0,0,0,0"/>
                      </v:shape>
                      <w10:wrap anchorx="page"/>
                    </v:group>
                  </w:pict>
                </mc:Fallback>
              </mc:AlternateContent>
            </w:r>
          </w:p>
        </w:tc>
        <w:tc>
          <w:tcPr>
            <w:tcW w:w="3829" w:type="dxa"/>
            <w:tcBorders>
              <w:top w:val="single" w:sz="5" w:space="0" w:color="000000"/>
              <w:left w:val="single" w:sz="5" w:space="0" w:color="000000"/>
              <w:bottom w:val="single" w:sz="5" w:space="0" w:color="000000"/>
              <w:right w:val="single" w:sz="5" w:space="0" w:color="000000"/>
            </w:tcBorders>
          </w:tcPr>
          <w:p w:rsidR="00F3692D" w:rsidRPr="0028762A" w:rsidRDefault="00F3692D" w:rsidP="0028762A">
            <w:pPr>
              <w:spacing w:line="260" w:lineRule="exact"/>
              <w:ind w:left="136"/>
              <w:rPr>
                <w:sz w:val="24"/>
                <w:szCs w:val="24"/>
              </w:rPr>
            </w:pPr>
            <w:proofErr w:type="gramStart"/>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n</w:t>
            </w:r>
            <w:proofErr w:type="gramEnd"/>
            <w:r>
              <w:rPr>
                <w:rFonts w:ascii="Times New Roman" w:eastAsia="Times New Roman" w:hAnsi="Times New Roman" w:cs="Times New Roman"/>
                <w:sz w:val="24"/>
                <w:szCs w:val="24"/>
              </w:rPr>
              <w:t>,</w:t>
            </w:r>
          </w:p>
          <w:p w:rsidR="00F3692D" w:rsidRDefault="00F3692D" w:rsidP="0028762A">
            <w:pPr>
              <w:spacing w:line="359" w:lineRule="auto"/>
              <w:ind w:left="136" w:right="-34"/>
              <w:rPr>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4"/>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ksian  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ihan untuk lan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nju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p>
        </w:tc>
      </w:tr>
      <w:tr w:rsidR="00F3692D" w:rsidTr="0028762A">
        <w:trPr>
          <w:trHeight w:hRule="exact" w:val="1351"/>
        </w:trPr>
        <w:tc>
          <w:tcPr>
            <w:tcW w:w="2268" w:type="dxa"/>
            <w:tcBorders>
              <w:top w:val="single" w:sz="5" w:space="0" w:color="000000"/>
              <w:left w:val="single" w:sz="5" w:space="0" w:color="000000"/>
              <w:bottom w:val="single" w:sz="5" w:space="0" w:color="000000"/>
              <w:right w:val="single" w:sz="5" w:space="0" w:color="000000"/>
            </w:tcBorders>
          </w:tcPr>
          <w:p w:rsidR="00F3692D" w:rsidRDefault="0028762A" w:rsidP="0028762A">
            <w:r>
              <w:rPr>
                <w:noProof/>
                <w:sz w:val="20"/>
                <w:szCs w:val="20"/>
              </w:rPr>
              <mc:AlternateContent>
                <mc:Choice Requires="wpg">
                  <w:drawing>
                    <wp:anchor distT="0" distB="0" distL="114300" distR="114300" simplePos="0" relativeHeight="251677696" behindDoc="1" locked="0" layoutInCell="1" allowOverlap="1">
                      <wp:simplePos x="0" y="0"/>
                      <wp:positionH relativeFrom="page">
                        <wp:posOffset>89535</wp:posOffset>
                      </wp:positionH>
                      <wp:positionV relativeFrom="paragraph">
                        <wp:posOffset>150495</wp:posOffset>
                      </wp:positionV>
                      <wp:extent cx="1127125" cy="466725"/>
                      <wp:effectExtent l="16510" t="10160" r="18415" b="18415"/>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7125" cy="466725"/>
                                <a:chOff x="4166" y="3241"/>
                                <a:chExt cx="1775" cy="735"/>
                              </a:xfrm>
                            </wpg:grpSpPr>
                            <wps:wsp>
                              <wps:cNvPr id="98" name="Freeform 20"/>
                              <wps:cNvSpPr>
                                <a:spLocks/>
                              </wps:cNvSpPr>
                              <wps:spPr bwMode="auto">
                                <a:xfrm>
                                  <a:off x="4166" y="3241"/>
                                  <a:ext cx="1775" cy="735"/>
                                </a:xfrm>
                                <a:custGeom>
                                  <a:avLst/>
                                  <a:gdLst>
                                    <a:gd name="T0" fmla="+- 0 5053 4166"/>
                                    <a:gd name="T1" fmla="*/ T0 w 1775"/>
                                    <a:gd name="T2" fmla="+- 0 3241 3241"/>
                                    <a:gd name="T3" fmla="*/ 3241 h 735"/>
                                    <a:gd name="T4" fmla="+- 0 4981 4166"/>
                                    <a:gd name="T5" fmla="*/ T4 w 1775"/>
                                    <a:gd name="T6" fmla="+- 0 3242 3241"/>
                                    <a:gd name="T7" fmla="*/ 3242 h 735"/>
                                    <a:gd name="T8" fmla="+- 0 4909 4166"/>
                                    <a:gd name="T9" fmla="*/ T8 w 1775"/>
                                    <a:gd name="T10" fmla="+- 0 3245 3241"/>
                                    <a:gd name="T11" fmla="*/ 3245 h 735"/>
                                    <a:gd name="T12" fmla="+- 0 4840 4166"/>
                                    <a:gd name="T13" fmla="*/ T12 w 1775"/>
                                    <a:gd name="T14" fmla="+- 0 3251 3241"/>
                                    <a:gd name="T15" fmla="*/ 3251 h 735"/>
                                    <a:gd name="T16" fmla="+- 0 4773 4166"/>
                                    <a:gd name="T17" fmla="*/ T16 w 1775"/>
                                    <a:gd name="T18" fmla="+- 0 3259 3241"/>
                                    <a:gd name="T19" fmla="*/ 3259 h 735"/>
                                    <a:gd name="T20" fmla="+- 0 4708 4166"/>
                                    <a:gd name="T21" fmla="*/ T20 w 1775"/>
                                    <a:gd name="T22" fmla="+- 0 3270 3241"/>
                                    <a:gd name="T23" fmla="*/ 3270 h 735"/>
                                    <a:gd name="T24" fmla="+- 0 4646 4166"/>
                                    <a:gd name="T25" fmla="*/ T24 w 1775"/>
                                    <a:gd name="T26" fmla="+- 0 3282 3241"/>
                                    <a:gd name="T27" fmla="*/ 3282 h 735"/>
                                    <a:gd name="T28" fmla="+- 0 4586 4166"/>
                                    <a:gd name="T29" fmla="*/ T28 w 1775"/>
                                    <a:gd name="T30" fmla="+- 0 3296 3241"/>
                                    <a:gd name="T31" fmla="*/ 3296 h 735"/>
                                    <a:gd name="T32" fmla="+- 0 4476 4166"/>
                                    <a:gd name="T33" fmla="*/ T32 w 1775"/>
                                    <a:gd name="T34" fmla="+- 0 3329 3241"/>
                                    <a:gd name="T35" fmla="*/ 3329 h 735"/>
                                    <a:gd name="T36" fmla="+- 0 4380 4166"/>
                                    <a:gd name="T37" fmla="*/ T36 w 1775"/>
                                    <a:gd name="T38" fmla="+- 0 3369 3241"/>
                                    <a:gd name="T39" fmla="*/ 3369 h 735"/>
                                    <a:gd name="T40" fmla="+- 0 4299 4166"/>
                                    <a:gd name="T41" fmla="*/ T40 w 1775"/>
                                    <a:gd name="T42" fmla="+- 0 3415 3241"/>
                                    <a:gd name="T43" fmla="*/ 3415 h 735"/>
                                    <a:gd name="T44" fmla="+- 0 4236 4166"/>
                                    <a:gd name="T45" fmla="*/ T44 w 1775"/>
                                    <a:gd name="T46" fmla="+- 0 3465 3241"/>
                                    <a:gd name="T47" fmla="*/ 3465 h 735"/>
                                    <a:gd name="T48" fmla="+- 0 4192 4166"/>
                                    <a:gd name="T49" fmla="*/ T48 w 1775"/>
                                    <a:gd name="T50" fmla="+- 0 3520 3241"/>
                                    <a:gd name="T51" fmla="*/ 3520 h 735"/>
                                    <a:gd name="T52" fmla="+- 0 4169 4166"/>
                                    <a:gd name="T53" fmla="*/ T52 w 1775"/>
                                    <a:gd name="T54" fmla="+- 0 3578 3241"/>
                                    <a:gd name="T55" fmla="*/ 3578 h 735"/>
                                    <a:gd name="T56" fmla="+- 0 4166 4166"/>
                                    <a:gd name="T57" fmla="*/ T56 w 1775"/>
                                    <a:gd name="T58" fmla="+- 0 3608 3241"/>
                                    <a:gd name="T59" fmla="*/ 3608 h 735"/>
                                    <a:gd name="T60" fmla="+- 0 4169 4166"/>
                                    <a:gd name="T61" fmla="*/ T60 w 1775"/>
                                    <a:gd name="T62" fmla="+- 0 3638 3241"/>
                                    <a:gd name="T63" fmla="*/ 3638 h 735"/>
                                    <a:gd name="T64" fmla="+- 0 4192 4166"/>
                                    <a:gd name="T65" fmla="*/ T64 w 1775"/>
                                    <a:gd name="T66" fmla="+- 0 3696 3241"/>
                                    <a:gd name="T67" fmla="*/ 3696 h 735"/>
                                    <a:gd name="T68" fmla="+- 0 4236 4166"/>
                                    <a:gd name="T69" fmla="*/ T68 w 1775"/>
                                    <a:gd name="T70" fmla="+- 0 3751 3241"/>
                                    <a:gd name="T71" fmla="*/ 3751 h 735"/>
                                    <a:gd name="T72" fmla="+- 0 4299 4166"/>
                                    <a:gd name="T73" fmla="*/ T72 w 1775"/>
                                    <a:gd name="T74" fmla="+- 0 3802 3241"/>
                                    <a:gd name="T75" fmla="*/ 3802 h 735"/>
                                    <a:gd name="T76" fmla="+- 0 4380 4166"/>
                                    <a:gd name="T77" fmla="*/ T76 w 1775"/>
                                    <a:gd name="T78" fmla="+- 0 3847 3241"/>
                                    <a:gd name="T79" fmla="*/ 3847 h 735"/>
                                    <a:gd name="T80" fmla="+- 0 4476 4166"/>
                                    <a:gd name="T81" fmla="*/ T80 w 1775"/>
                                    <a:gd name="T82" fmla="+- 0 3887 3241"/>
                                    <a:gd name="T83" fmla="*/ 3887 h 735"/>
                                    <a:gd name="T84" fmla="+- 0 4586 4166"/>
                                    <a:gd name="T85" fmla="*/ T84 w 1775"/>
                                    <a:gd name="T86" fmla="+- 0 3921 3241"/>
                                    <a:gd name="T87" fmla="*/ 3921 h 735"/>
                                    <a:gd name="T88" fmla="+- 0 4646 4166"/>
                                    <a:gd name="T89" fmla="*/ T88 w 1775"/>
                                    <a:gd name="T90" fmla="+- 0 3935 3241"/>
                                    <a:gd name="T91" fmla="*/ 3935 h 735"/>
                                    <a:gd name="T92" fmla="+- 0 4708 4166"/>
                                    <a:gd name="T93" fmla="*/ T92 w 1775"/>
                                    <a:gd name="T94" fmla="+- 0 3947 3241"/>
                                    <a:gd name="T95" fmla="*/ 3947 h 735"/>
                                    <a:gd name="T96" fmla="+- 0 4773 4166"/>
                                    <a:gd name="T97" fmla="*/ T96 w 1775"/>
                                    <a:gd name="T98" fmla="+- 0 3957 3241"/>
                                    <a:gd name="T99" fmla="*/ 3957 h 735"/>
                                    <a:gd name="T100" fmla="+- 0 4840 4166"/>
                                    <a:gd name="T101" fmla="*/ T100 w 1775"/>
                                    <a:gd name="T102" fmla="+- 0 3965 3241"/>
                                    <a:gd name="T103" fmla="*/ 3965 h 735"/>
                                    <a:gd name="T104" fmla="+- 0 4909 4166"/>
                                    <a:gd name="T105" fmla="*/ T104 w 1775"/>
                                    <a:gd name="T106" fmla="+- 0 3971 3241"/>
                                    <a:gd name="T107" fmla="*/ 3971 h 735"/>
                                    <a:gd name="T108" fmla="+- 0 4981 4166"/>
                                    <a:gd name="T109" fmla="*/ T108 w 1775"/>
                                    <a:gd name="T110" fmla="+- 0 3974 3241"/>
                                    <a:gd name="T111" fmla="*/ 3974 h 735"/>
                                    <a:gd name="T112" fmla="+- 0 5053 4166"/>
                                    <a:gd name="T113" fmla="*/ T112 w 1775"/>
                                    <a:gd name="T114" fmla="+- 0 3976 3241"/>
                                    <a:gd name="T115" fmla="*/ 3976 h 735"/>
                                    <a:gd name="T116" fmla="+- 0 5126 4166"/>
                                    <a:gd name="T117" fmla="*/ T116 w 1775"/>
                                    <a:gd name="T118" fmla="+- 0 3974 3241"/>
                                    <a:gd name="T119" fmla="*/ 3974 h 735"/>
                                    <a:gd name="T120" fmla="+- 0 5197 4166"/>
                                    <a:gd name="T121" fmla="*/ T120 w 1775"/>
                                    <a:gd name="T122" fmla="+- 0 3971 3241"/>
                                    <a:gd name="T123" fmla="*/ 3971 h 735"/>
                                    <a:gd name="T124" fmla="+- 0 5267 4166"/>
                                    <a:gd name="T125" fmla="*/ T124 w 1775"/>
                                    <a:gd name="T126" fmla="+- 0 3965 3241"/>
                                    <a:gd name="T127" fmla="*/ 3965 h 735"/>
                                    <a:gd name="T128" fmla="+- 0 5334 4166"/>
                                    <a:gd name="T129" fmla="*/ T128 w 1775"/>
                                    <a:gd name="T130" fmla="+- 0 3957 3241"/>
                                    <a:gd name="T131" fmla="*/ 3957 h 735"/>
                                    <a:gd name="T132" fmla="+- 0 5399 4166"/>
                                    <a:gd name="T133" fmla="*/ T132 w 1775"/>
                                    <a:gd name="T134" fmla="+- 0 3947 3241"/>
                                    <a:gd name="T135" fmla="*/ 3947 h 735"/>
                                    <a:gd name="T136" fmla="+- 0 5461 4166"/>
                                    <a:gd name="T137" fmla="*/ T136 w 1775"/>
                                    <a:gd name="T138" fmla="+- 0 3935 3241"/>
                                    <a:gd name="T139" fmla="*/ 3935 h 735"/>
                                    <a:gd name="T140" fmla="+- 0 5521 4166"/>
                                    <a:gd name="T141" fmla="*/ T140 w 1775"/>
                                    <a:gd name="T142" fmla="+- 0 3921 3241"/>
                                    <a:gd name="T143" fmla="*/ 3921 h 735"/>
                                    <a:gd name="T144" fmla="+- 0 5631 4166"/>
                                    <a:gd name="T145" fmla="*/ T144 w 1775"/>
                                    <a:gd name="T146" fmla="+- 0 3887 3241"/>
                                    <a:gd name="T147" fmla="*/ 3887 h 735"/>
                                    <a:gd name="T148" fmla="+- 0 5727 4166"/>
                                    <a:gd name="T149" fmla="*/ T148 w 1775"/>
                                    <a:gd name="T150" fmla="+- 0 3847 3241"/>
                                    <a:gd name="T151" fmla="*/ 3847 h 735"/>
                                    <a:gd name="T152" fmla="+- 0 5808 4166"/>
                                    <a:gd name="T153" fmla="*/ T152 w 1775"/>
                                    <a:gd name="T154" fmla="+- 0 3802 3241"/>
                                    <a:gd name="T155" fmla="*/ 3802 h 735"/>
                                    <a:gd name="T156" fmla="+- 0 5871 4166"/>
                                    <a:gd name="T157" fmla="*/ T156 w 1775"/>
                                    <a:gd name="T158" fmla="+- 0 3751 3241"/>
                                    <a:gd name="T159" fmla="*/ 3751 h 735"/>
                                    <a:gd name="T160" fmla="+- 0 5915 4166"/>
                                    <a:gd name="T161" fmla="*/ T160 w 1775"/>
                                    <a:gd name="T162" fmla="+- 0 3696 3241"/>
                                    <a:gd name="T163" fmla="*/ 3696 h 735"/>
                                    <a:gd name="T164" fmla="+- 0 5938 4166"/>
                                    <a:gd name="T165" fmla="*/ T164 w 1775"/>
                                    <a:gd name="T166" fmla="+- 0 3638 3241"/>
                                    <a:gd name="T167" fmla="*/ 3638 h 735"/>
                                    <a:gd name="T168" fmla="+- 0 5941 4166"/>
                                    <a:gd name="T169" fmla="*/ T168 w 1775"/>
                                    <a:gd name="T170" fmla="+- 0 3608 3241"/>
                                    <a:gd name="T171" fmla="*/ 3608 h 735"/>
                                    <a:gd name="T172" fmla="+- 0 5938 4166"/>
                                    <a:gd name="T173" fmla="*/ T172 w 1775"/>
                                    <a:gd name="T174" fmla="+- 0 3578 3241"/>
                                    <a:gd name="T175" fmla="*/ 3578 h 735"/>
                                    <a:gd name="T176" fmla="+- 0 5915 4166"/>
                                    <a:gd name="T177" fmla="*/ T176 w 1775"/>
                                    <a:gd name="T178" fmla="+- 0 3520 3241"/>
                                    <a:gd name="T179" fmla="*/ 3520 h 735"/>
                                    <a:gd name="T180" fmla="+- 0 5871 4166"/>
                                    <a:gd name="T181" fmla="*/ T180 w 1775"/>
                                    <a:gd name="T182" fmla="+- 0 3465 3241"/>
                                    <a:gd name="T183" fmla="*/ 3465 h 735"/>
                                    <a:gd name="T184" fmla="+- 0 5808 4166"/>
                                    <a:gd name="T185" fmla="*/ T184 w 1775"/>
                                    <a:gd name="T186" fmla="+- 0 3415 3241"/>
                                    <a:gd name="T187" fmla="*/ 3415 h 735"/>
                                    <a:gd name="T188" fmla="+- 0 5727 4166"/>
                                    <a:gd name="T189" fmla="*/ T188 w 1775"/>
                                    <a:gd name="T190" fmla="+- 0 3369 3241"/>
                                    <a:gd name="T191" fmla="*/ 3369 h 735"/>
                                    <a:gd name="T192" fmla="+- 0 5631 4166"/>
                                    <a:gd name="T193" fmla="*/ T192 w 1775"/>
                                    <a:gd name="T194" fmla="+- 0 3329 3241"/>
                                    <a:gd name="T195" fmla="*/ 3329 h 735"/>
                                    <a:gd name="T196" fmla="+- 0 5521 4166"/>
                                    <a:gd name="T197" fmla="*/ T196 w 1775"/>
                                    <a:gd name="T198" fmla="+- 0 3296 3241"/>
                                    <a:gd name="T199" fmla="*/ 3296 h 735"/>
                                    <a:gd name="T200" fmla="+- 0 5461 4166"/>
                                    <a:gd name="T201" fmla="*/ T200 w 1775"/>
                                    <a:gd name="T202" fmla="+- 0 3282 3241"/>
                                    <a:gd name="T203" fmla="*/ 3282 h 735"/>
                                    <a:gd name="T204" fmla="+- 0 5399 4166"/>
                                    <a:gd name="T205" fmla="*/ T204 w 1775"/>
                                    <a:gd name="T206" fmla="+- 0 3270 3241"/>
                                    <a:gd name="T207" fmla="*/ 3270 h 735"/>
                                    <a:gd name="T208" fmla="+- 0 5334 4166"/>
                                    <a:gd name="T209" fmla="*/ T208 w 1775"/>
                                    <a:gd name="T210" fmla="+- 0 3259 3241"/>
                                    <a:gd name="T211" fmla="*/ 3259 h 735"/>
                                    <a:gd name="T212" fmla="+- 0 5267 4166"/>
                                    <a:gd name="T213" fmla="*/ T212 w 1775"/>
                                    <a:gd name="T214" fmla="+- 0 3251 3241"/>
                                    <a:gd name="T215" fmla="*/ 3251 h 735"/>
                                    <a:gd name="T216" fmla="+- 0 5197 4166"/>
                                    <a:gd name="T217" fmla="*/ T216 w 1775"/>
                                    <a:gd name="T218" fmla="+- 0 3245 3241"/>
                                    <a:gd name="T219" fmla="*/ 3245 h 735"/>
                                    <a:gd name="T220" fmla="+- 0 5126 4166"/>
                                    <a:gd name="T221" fmla="*/ T220 w 1775"/>
                                    <a:gd name="T222" fmla="+- 0 3242 3241"/>
                                    <a:gd name="T223" fmla="*/ 3242 h 735"/>
                                    <a:gd name="T224" fmla="+- 0 5053 4166"/>
                                    <a:gd name="T225" fmla="*/ T224 w 1775"/>
                                    <a:gd name="T226" fmla="+- 0 3241 3241"/>
                                    <a:gd name="T227" fmla="*/ 3241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775" h="735">
                                      <a:moveTo>
                                        <a:pt x="887" y="0"/>
                                      </a:moveTo>
                                      <a:lnTo>
                                        <a:pt x="815" y="1"/>
                                      </a:lnTo>
                                      <a:lnTo>
                                        <a:pt x="743" y="4"/>
                                      </a:lnTo>
                                      <a:lnTo>
                                        <a:pt x="674" y="10"/>
                                      </a:lnTo>
                                      <a:lnTo>
                                        <a:pt x="607" y="18"/>
                                      </a:lnTo>
                                      <a:lnTo>
                                        <a:pt x="542" y="29"/>
                                      </a:lnTo>
                                      <a:lnTo>
                                        <a:pt x="480" y="41"/>
                                      </a:lnTo>
                                      <a:lnTo>
                                        <a:pt x="420" y="55"/>
                                      </a:lnTo>
                                      <a:lnTo>
                                        <a:pt x="310" y="88"/>
                                      </a:lnTo>
                                      <a:lnTo>
                                        <a:pt x="214" y="128"/>
                                      </a:lnTo>
                                      <a:lnTo>
                                        <a:pt x="133" y="174"/>
                                      </a:lnTo>
                                      <a:lnTo>
                                        <a:pt x="70" y="224"/>
                                      </a:lnTo>
                                      <a:lnTo>
                                        <a:pt x="26" y="279"/>
                                      </a:lnTo>
                                      <a:lnTo>
                                        <a:pt x="3" y="337"/>
                                      </a:lnTo>
                                      <a:lnTo>
                                        <a:pt x="0" y="367"/>
                                      </a:lnTo>
                                      <a:lnTo>
                                        <a:pt x="3" y="397"/>
                                      </a:lnTo>
                                      <a:lnTo>
                                        <a:pt x="26" y="455"/>
                                      </a:lnTo>
                                      <a:lnTo>
                                        <a:pt x="70" y="510"/>
                                      </a:lnTo>
                                      <a:lnTo>
                                        <a:pt x="133" y="561"/>
                                      </a:lnTo>
                                      <a:lnTo>
                                        <a:pt x="214" y="606"/>
                                      </a:lnTo>
                                      <a:lnTo>
                                        <a:pt x="310" y="646"/>
                                      </a:lnTo>
                                      <a:lnTo>
                                        <a:pt x="420" y="680"/>
                                      </a:lnTo>
                                      <a:lnTo>
                                        <a:pt x="480" y="694"/>
                                      </a:lnTo>
                                      <a:lnTo>
                                        <a:pt x="542" y="706"/>
                                      </a:lnTo>
                                      <a:lnTo>
                                        <a:pt x="607" y="716"/>
                                      </a:lnTo>
                                      <a:lnTo>
                                        <a:pt x="674" y="724"/>
                                      </a:lnTo>
                                      <a:lnTo>
                                        <a:pt x="743" y="730"/>
                                      </a:lnTo>
                                      <a:lnTo>
                                        <a:pt x="815" y="733"/>
                                      </a:lnTo>
                                      <a:lnTo>
                                        <a:pt x="887" y="735"/>
                                      </a:lnTo>
                                      <a:lnTo>
                                        <a:pt x="960" y="733"/>
                                      </a:lnTo>
                                      <a:lnTo>
                                        <a:pt x="1031" y="730"/>
                                      </a:lnTo>
                                      <a:lnTo>
                                        <a:pt x="1101" y="724"/>
                                      </a:lnTo>
                                      <a:lnTo>
                                        <a:pt x="1168" y="716"/>
                                      </a:lnTo>
                                      <a:lnTo>
                                        <a:pt x="1233" y="706"/>
                                      </a:lnTo>
                                      <a:lnTo>
                                        <a:pt x="1295" y="694"/>
                                      </a:lnTo>
                                      <a:lnTo>
                                        <a:pt x="1355" y="680"/>
                                      </a:lnTo>
                                      <a:lnTo>
                                        <a:pt x="1465" y="646"/>
                                      </a:lnTo>
                                      <a:lnTo>
                                        <a:pt x="1561" y="606"/>
                                      </a:lnTo>
                                      <a:lnTo>
                                        <a:pt x="1642" y="561"/>
                                      </a:lnTo>
                                      <a:lnTo>
                                        <a:pt x="1705" y="510"/>
                                      </a:lnTo>
                                      <a:lnTo>
                                        <a:pt x="1749" y="455"/>
                                      </a:lnTo>
                                      <a:lnTo>
                                        <a:pt x="1772" y="397"/>
                                      </a:lnTo>
                                      <a:lnTo>
                                        <a:pt x="1775" y="367"/>
                                      </a:lnTo>
                                      <a:lnTo>
                                        <a:pt x="1772" y="337"/>
                                      </a:lnTo>
                                      <a:lnTo>
                                        <a:pt x="1749" y="279"/>
                                      </a:lnTo>
                                      <a:lnTo>
                                        <a:pt x="1705" y="224"/>
                                      </a:lnTo>
                                      <a:lnTo>
                                        <a:pt x="1642" y="174"/>
                                      </a:lnTo>
                                      <a:lnTo>
                                        <a:pt x="1561" y="128"/>
                                      </a:lnTo>
                                      <a:lnTo>
                                        <a:pt x="1465" y="88"/>
                                      </a:lnTo>
                                      <a:lnTo>
                                        <a:pt x="1355" y="55"/>
                                      </a:lnTo>
                                      <a:lnTo>
                                        <a:pt x="1295" y="41"/>
                                      </a:lnTo>
                                      <a:lnTo>
                                        <a:pt x="1233" y="29"/>
                                      </a:lnTo>
                                      <a:lnTo>
                                        <a:pt x="1168" y="18"/>
                                      </a:lnTo>
                                      <a:lnTo>
                                        <a:pt x="1101" y="10"/>
                                      </a:lnTo>
                                      <a:lnTo>
                                        <a:pt x="1031" y="4"/>
                                      </a:lnTo>
                                      <a:lnTo>
                                        <a:pt x="960" y="1"/>
                                      </a:lnTo>
                                      <a:lnTo>
                                        <a:pt x="88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845417" id="Group 97" o:spid="_x0000_s1026" style="position:absolute;margin-left:7.05pt;margin-top:11.85pt;width:88.75pt;height:36.75pt;z-index:-251638784;mso-position-horizontal-relative:page" coordorigin="4166,3241" coordsize="177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">
                      <v:shape id="Freeform 20" o:spid="_x0000_s1027" style="position:absolute;left:4166;top:3241;width:1775;height:735;visibility:visible;mso-wrap-style:square;v-text-anchor:top" coordsize="177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" path="m887,l815,1,743,4r-69,6l607,18,542,29,480,41,420,55,310,88r-96,40l133,174,70,224,26,279,3,337,,367r3,30l26,455r44,55l133,561r81,45l310,646r110,34l480,694r62,12l607,716r67,8l743,730r72,3l887,735r73,-2l1031,730r70,-6l1168,716r65,-10l1295,694r60,-14l1465,646r96,-40l1642,561r63,-51l1749,455r23,-58l1775,367r-3,-30l1749,279r-44,-55l1642,174r-81,-46l1465,88,1355,55,1295,41,1233,29,1168,18r-67,-8l1031,4,960,1,887,xe" filled="f">
                        <v:path arrowok="t" o:connecttype="custom" o:connectlocs="887,3241;815,3242;743,3245;674,3251;607,3259;542,3270;480,3282;420,3296;310,3329;214,3369;133,3415;70,3465;26,3520;3,3578;0,3608;3,3638;26,3696;70,3751;133,3802;214,3847;310,3887;420,3921;480,3935;542,3947;607,3957;674,3965;743,3971;815,3974;887,3976;960,3974;1031,3971;1101,3965;1168,3957;1233,3947;1295,3935;1355,3921;1465,3887;1561,3847;1642,3802;1705,3751;1749,3696;1772,3638;1775,3608;1772,3578;1749,3520;1705,3465;1642,3415;1561,3369;1465,3329;1355,3296;1295,3282;1233,3270;1168,3259;1101,3251;1031,3245;960,3242;887,3241" o:connectangles="0,0,0,0,0,0,0,0,0,0,0,0,0,0,0,0,0,0,0,0,0,0,0,0,0,0,0,0,0,0,0,0,0,0,0,0,0,0,0,0,0,0,0,0,0,0,0,0,0,0,0,0,0,0,0,0,0"/>
                      </v:shape>
                      <w10:wrap anchorx="page"/>
                    </v:group>
                  </w:pict>
                </mc:Fallback>
              </mc:AlternateContent>
            </w:r>
          </w:p>
        </w:tc>
        <w:tc>
          <w:tcPr>
            <w:tcW w:w="3829"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line="260" w:lineRule="exact"/>
              <w:ind w:left="136" w:right="-49"/>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ubu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gian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flo</w:t>
            </w:r>
            <w:r>
              <w:rPr>
                <w:rFonts w:ascii="Times New Roman" w:eastAsia="Times New Roman" w:hAnsi="Times New Roman" w:cs="Times New Roman"/>
                <w:spacing w:val="-1"/>
                <w:sz w:val="24"/>
                <w:szCs w:val="24"/>
              </w:rPr>
              <w:t>wc</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rt</w:t>
            </w:r>
          </w:p>
          <w:p w:rsidR="00F3692D" w:rsidRDefault="00F3692D" w:rsidP="0028762A">
            <w:pPr>
              <w:spacing w:before="7" w:line="120" w:lineRule="exact"/>
              <w:rPr>
                <w:sz w:val="13"/>
                <w:szCs w:val="13"/>
              </w:rPr>
            </w:pPr>
          </w:p>
          <w:p w:rsidR="00F3692D" w:rsidRDefault="00F3692D" w:rsidP="0028762A">
            <w:pPr>
              <w:ind w:left="136"/>
              <w:rPr>
                <w:sz w:val="24"/>
                <w:szCs w:val="24"/>
              </w:rPr>
            </w:pP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satu 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tc>
      </w:tr>
      <w:tr w:rsidR="00F3692D" w:rsidTr="00F3692D">
        <w:trPr>
          <w:trHeight w:hRule="exact" w:val="1153"/>
        </w:trPr>
        <w:tc>
          <w:tcPr>
            <w:tcW w:w="2268" w:type="dxa"/>
            <w:tcBorders>
              <w:top w:val="single" w:sz="5" w:space="0" w:color="000000"/>
              <w:left w:val="single" w:sz="5" w:space="0" w:color="000000"/>
              <w:bottom w:val="single" w:sz="5" w:space="0" w:color="000000"/>
              <w:right w:val="single" w:sz="5" w:space="0" w:color="000000"/>
            </w:tcBorders>
          </w:tcPr>
          <w:p w:rsidR="00F3692D" w:rsidRDefault="0028762A" w:rsidP="0028762A">
            <w:r>
              <w:rPr>
                <w:noProof/>
                <w:sz w:val="20"/>
                <w:szCs w:val="20"/>
              </w:rPr>
              <mc:AlternateContent>
                <mc:Choice Requires="wpg">
                  <w:drawing>
                    <wp:anchor distT="0" distB="0" distL="114300" distR="114300" simplePos="0" relativeHeight="251678720" behindDoc="1" locked="0" layoutInCell="1" allowOverlap="1">
                      <wp:simplePos x="0" y="0"/>
                      <wp:positionH relativeFrom="page">
                        <wp:posOffset>311150</wp:posOffset>
                      </wp:positionH>
                      <wp:positionV relativeFrom="paragraph">
                        <wp:posOffset>40640</wp:posOffset>
                      </wp:positionV>
                      <wp:extent cx="939165" cy="542925"/>
                      <wp:effectExtent l="8255" t="5715" r="5080" b="381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9165" cy="542925"/>
                                <a:chOff x="4318" y="4359"/>
                                <a:chExt cx="1479" cy="855"/>
                              </a:xfrm>
                            </wpg:grpSpPr>
                            <wps:wsp>
                              <wps:cNvPr id="28" name="Freeform 22"/>
                              <wps:cNvSpPr>
                                <a:spLocks/>
                              </wps:cNvSpPr>
                              <wps:spPr bwMode="auto">
                                <a:xfrm>
                                  <a:off x="4325" y="4367"/>
                                  <a:ext cx="0" cy="600"/>
                                </a:xfrm>
                                <a:custGeom>
                                  <a:avLst/>
                                  <a:gdLst>
                                    <a:gd name="T0" fmla="+- 0 4367 4367"/>
                                    <a:gd name="T1" fmla="*/ 4367 h 600"/>
                                    <a:gd name="T2" fmla="+- 0 4967 4367"/>
                                    <a:gd name="T3" fmla="*/ 4967 h 600"/>
                                  </a:gdLst>
                                  <a:ahLst/>
                                  <a:cxnLst>
                                    <a:cxn ang="0">
                                      <a:pos x="0" y="T1"/>
                                    </a:cxn>
                                    <a:cxn ang="0">
                                      <a:pos x="0" y="T3"/>
                                    </a:cxn>
                                  </a:cxnLst>
                                  <a:rect l="0" t="0" r="r" b="b"/>
                                  <a:pathLst>
                                    <a:path h="600">
                                      <a:moveTo>
                                        <a:pt x="0" y="0"/>
                                      </a:moveTo>
                                      <a:lnTo>
                                        <a:pt x="0" y="6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23"/>
                              <wps:cNvSpPr>
                                <a:spLocks/>
                              </wps:cNvSpPr>
                              <wps:spPr bwMode="auto">
                                <a:xfrm>
                                  <a:off x="4325" y="4967"/>
                                  <a:ext cx="690" cy="225"/>
                                </a:xfrm>
                                <a:custGeom>
                                  <a:avLst/>
                                  <a:gdLst>
                                    <a:gd name="T0" fmla="+- 0 4325 4325"/>
                                    <a:gd name="T1" fmla="*/ T0 w 690"/>
                                    <a:gd name="T2" fmla="+- 0 4967 4967"/>
                                    <a:gd name="T3" fmla="*/ 4967 h 225"/>
                                    <a:gd name="T4" fmla="+- 0 5015 4325"/>
                                    <a:gd name="T5" fmla="*/ T4 w 690"/>
                                    <a:gd name="T6" fmla="+- 0 5192 4967"/>
                                    <a:gd name="T7" fmla="*/ 5192 h 225"/>
                                  </a:gdLst>
                                  <a:ahLst/>
                                  <a:cxnLst>
                                    <a:cxn ang="0">
                                      <a:pos x="T1" y="T3"/>
                                    </a:cxn>
                                    <a:cxn ang="0">
                                      <a:pos x="T5" y="T7"/>
                                    </a:cxn>
                                  </a:cxnLst>
                                  <a:rect l="0" t="0" r="r" b="b"/>
                                  <a:pathLst>
                                    <a:path w="690" h="225">
                                      <a:moveTo>
                                        <a:pt x="0" y="0"/>
                                      </a:moveTo>
                                      <a:lnTo>
                                        <a:pt x="690" y="22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24"/>
                              <wps:cNvSpPr>
                                <a:spLocks/>
                              </wps:cNvSpPr>
                              <wps:spPr bwMode="auto">
                                <a:xfrm>
                                  <a:off x="5014" y="4982"/>
                                  <a:ext cx="774" cy="225"/>
                                </a:xfrm>
                                <a:custGeom>
                                  <a:avLst/>
                                  <a:gdLst>
                                    <a:gd name="T0" fmla="+- 0 5014 5014"/>
                                    <a:gd name="T1" fmla="*/ T0 w 774"/>
                                    <a:gd name="T2" fmla="+- 0 5207 4982"/>
                                    <a:gd name="T3" fmla="*/ 5207 h 225"/>
                                    <a:gd name="T4" fmla="+- 0 5788 5014"/>
                                    <a:gd name="T5" fmla="*/ T4 w 774"/>
                                    <a:gd name="T6" fmla="+- 0 4982 4982"/>
                                    <a:gd name="T7" fmla="*/ 4982 h 225"/>
                                  </a:gdLst>
                                  <a:ahLst/>
                                  <a:cxnLst>
                                    <a:cxn ang="0">
                                      <a:pos x="T1" y="T3"/>
                                    </a:cxn>
                                    <a:cxn ang="0">
                                      <a:pos x="T5" y="T7"/>
                                    </a:cxn>
                                  </a:cxnLst>
                                  <a:rect l="0" t="0" r="r" b="b"/>
                                  <a:pathLst>
                                    <a:path w="774" h="225">
                                      <a:moveTo>
                                        <a:pt x="0" y="225"/>
                                      </a:moveTo>
                                      <a:lnTo>
                                        <a:pt x="77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Freeform 25"/>
                              <wps:cNvSpPr>
                                <a:spLocks/>
                              </wps:cNvSpPr>
                              <wps:spPr bwMode="auto">
                                <a:xfrm>
                                  <a:off x="5789" y="4367"/>
                                  <a:ext cx="0" cy="600"/>
                                </a:xfrm>
                                <a:custGeom>
                                  <a:avLst/>
                                  <a:gdLst>
                                    <a:gd name="T0" fmla="+- 0 4967 4367"/>
                                    <a:gd name="T1" fmla="*/ 4967 h 600"/>
                                    <a:gd name="T2" fmla="+- 0 4367 4367"/>
                                    <a:gd name="T3" fmla="*/ 4367 h 600"/>
                                  </a:gdLst>
                                  <a:ahLst/>
                                  <a:cxnLst>
                                    <a:cxn ang="0">
                                      <a:pos x="0" y="T1"/>
                                    </a:cxn>
                                    <a:cxn ang="0">
                                      <a:pos x="0" y="T3"/>
                                    </a:cxn>
                                  </a:cxnLst>
                                  <a:rect l="0" t="0" r="r" b="b"/>
                                  <a:pathLst>
                                    <a:path h="600">
                                      <a:moveTo>
                                        <a:pt x="0" y="600"/>
                                      </a:move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26"/>
                              <wps:cNvSpPr>
                                <a:spLocks/>
                              </wps:cNvSpPr>
                              <wps:spPr bwMode="auto">
                                <a:xfrm>
                                  <a:off x="4325" y="4367"/>
                                  <a:ext cx="1464" cy="0"/>
                                </a:xfrm>
                                <a:custGeom>
                                  <a:avLst/>
                                  <a:gdLst>
                                    <a:gd name="T0" fmla="+- 0 4325 4325"/>
                                    <a:gd name="T1" fmla="*/ T0 w 1464"/>
                                    <a:gd name="T2" fmla="+- 0 5789 4325"/>
                                    <a:gd name="T3" fmla="*/ T2 w 1464"/>
                                  </a:gdLst>
                                  <a:ahLst/>
                                  <a:cxnLst>
                                    <a:cxn ang="0">
                                      <a:pos x="T1" y="0"/>
                                    </a:cxn>
                                    <a:cxn ang="0">
                                      <a:pos x="T3" y="0"/>
                                    </a:cxn>
                                  </a:cxnLst>
                                  <a:rect l="0" t="0" r="r" b="b"/>
                                  <a:pathLst>
                                    <a:path w="1464">
                                      <a:moveTo>
                                        <a:pt x="0" y="0"/>
                                      </a:moveTo>
                                      <a:lnTo>
                                        <a:pt x="146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F7D78E" id="Group 27" o:spid="_x0000_s1026" style="position:absolute;margin-left:24.5pt;margin-top:3.2pt;width:73.95pt;height:42.75pt;z-index:-251637760;mso-position-horizontal-relative:page" coordorigin="4318,4359" coordsize="147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">
                      <v:shape id="Freeform 22" o:spid="_x0000_s1027" style="position:absolute;left:4325;top:4367;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" path="m,l,600e" filled="f">
                        <v:path arrowok="t" o:connecttype="custom" o:connectlocs="0,4367;0,4967" o:connectangles="0,0"/>
                      </v:shape>
                      <v:shape id="Freeform 23" o:spid="_x0000_s1028" style="position:absolute;left:4325;top:4967;width:690;height:225;visibility:visible;mso-wrap-style:square;v-text-anchor:top" coordsize="69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" path="m,l690,225e" filled="f">
                        <v:path arrowok="t" o:connecttype="custom" o:connectlocs="0,4967;690,5192" o:connectangles="0,0"/>
                      </v:shape>
                      <v:shape id="Freeform 24" o:spid="_x0000_s1029" style="position:absolute;left:5014;top:4982;width:774;height:225;visibility:visible;mso-wrap-style:square;v-text-anchor:top" coordsize="77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" path="m,225l774,e" filled="f">
                        <v:path arrowok="t" o:connecttype="custom" o:connectlocs="0,5207;774,4982" o:connectangles="0,0"/>
                      </v:shape>
                      <v:shape id="Freeform 25" o:spid="_x0000_s1030" style="position:absolute;left:5789;top:4367;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" path="m,600l,e" filled="f">
                        <v:path arrowok="t" o:connecttype="custom" o:connectlocs="0,4967;0,4367" o:connectangles="0,0"/>
                      </v:shape>
                      <v:shape id="Freeform 26" o:spid="_x0000_s1031" style="position:absolute;left:4325;top:4367;width:1464;height:0;visibility:visible;mso-wrap-style:square;v-text-anchor:top" coordsize="1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" path="m,l1464,e" filled="f">
                        <v:path arrowok="t" o:connecttype="custom" o:connectlocs="0,0;1464,0" o:connectangles="0,0"/>
                      </v:shape>
                      <w10:wrap anchorx="page"/>
                    </v:group>
                  </w:pict>
                </mc:Fallback>
              </mc:AlternateContent>
            </w:r>
          </w:p>
        </w:tc>
        <w:tc>
          <w:tcPr>
            <w:tcW w:w="3829"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line="260" w:lineRule="exact"/>
              <w:ind w:left="136" w:right="-49"/>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hubu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gian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flo</w:t>
            </w:r>
            <w:r>
              <w:rPr>
                <w:rFonts w:ascii="Times New Roman" w:eastAsia="Times New Roman" w:hAnsi="Times New Roman" w:cs="Times New Roman"/>
                <w:spacing w:val="-1"/>
                <w:sz w:val="24"/>
                <w:szCs w:val="24"/>
              </w:rPr>
              <w:t>wc</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rt</w:t>
            </w:r>
          </w:p>
          <w:p w:rsidR="00F3692D" w:rsidRDefault="00F3692D" w:rsidP="0028762A">
            <w:pPr>
              <w:spacing w:before="9" w:line="120" w:lineRule="exact"/>
              <w:rPr>
                <w:sz w:val="13"/>
                <w:szCs w:val="13"/>
              </w:rPr>
            </w:pPr>
          </w:p>
          <w:p w:rsidR="00F3692D" w:rsidRDefault="00F3692D" w:rsidP="0028762A">
            <w:pPr>
              <w:ind w:left="136"/>
              <w:rPr>
                <w:sz w:val="24"/>
                <w:szCs w:val="24"/>
              </w:rPr>
            </w:pP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da</w:t>
            </w:r>
          </w:p>
        </w:tc>
      </w:tr>
      <w:tr w:rsidR="00F3692D" w:rsidTr="00F3692D">
        <w:trPr>
          <w:trHeight w:hRule="exact" w:val="1081"/>
        </w:trPr>
        <w:tc>
          <w:tcPr>
            <w:tcW w:w="2268" w:type="dxa"/>
            <w:tcBorders>
              <w:top w:val="single" w:sz="5" w:space="0" w:color="000000"/>
              <w:left w:val="single" w:sz="5" w:space="0" w:color="000000"/>
              <w:bottom w:val="single" w:sz="5" w:space="0" w:color="000000"/>
              <w:right w:val="single" w:sz="5" w:space="0" w:color="000000"/>
            </w:tcBorders>
          </w:tcPr>
          <w:p w:rsidR="00F3692D" w:rsidRDefault="0028762A" w:rsidP="0028762A">
            <w:r>
              <w:rPr>
                <w:noProof/>
                <w:sz w:val="20"/>
                <w:szCs w:val="20"/>
              </w:rPr>
              <mc:AlternateContent>
                <mc:Choice Requires="wpg">
                  <w:drawing>
                    <wp:anchor distT="0" distB="0" distL="114300" distR="114300" simplePos="0" relativeHeight="251679744" behindDoc="1" locked="0" layoutInCell="1" allowOverlap="1">
                      <wp:simplePos x="0" y="0"/>
                      <wp:positionH relativeFrom="page">
                        <wp:posOffset>173355</wp:posOffset>
                      </wp:positionH>
                      <wp:positionV relativeFrom="paragraph">
                        <wp:posOffset>140335</wp:posOffset>
                      </wp:positionV>
                      <wp:extent cx="1127125" cy="361950"/>
                      <wp:effectExtent l="8255" t="8890" r="7620" b="1016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7125" cy="361950"/>
                                <a:chOff x="4183" y="5609"/>
                                <a:chExt cx="1775" cy="570"/>
                              </a:xfrm>
                            </wpg:grpSpPr>
                            <wps:wsp>
                              <wps:cNvPr id="26" name="Freeform 28"/>
                              <wps:cNvSpPr>
                                <a:spLocks/>
                              </wps:cNvSpPr>
                              <wps:spPr bwMode="auto">
                                <a:xfrm>
                                  <a:off x="4183" y="5609"/>
                                  <a:ext cx="1775" cy="570"/>
                                </a:xfrm>
                                <a:custGeom>
                                  <a:avLst/>
                                  <a:gdLst>
                                    <a:gd name="T0" fmla="+- 0 4278 4183"/>
                                    <a:gd name="T1" fmla="*/ T0 w 1775"/>
                                    <a:gd name="T2" fmla="+- 0 5609 5609"/>
                                    <a:gd name="T3" fmla="*/ 5609 h 570"/>
                                    <a:gd name="T4" fmla="+- 0 4217 4183"/>
                                    <a:gd name="T5" fmla="*/ T4 w 1775"/>
                                    <a:gd name="T6" fmla="+- 0 5631 5609"/>
                                    <a:gd name="T7" fmla="*/ 5631 h 570"/>
                                    <a:gd name="T8" fmla="+- 0 4184 4183"/>
                                    <a:gd name="T9" fmla="*/ T8 w 1775"/>
                                    <a:gd name="T10" fmla="+- 0 5687 5609"/>
                                    <a:gd name="T11" fmla="*/ 5687 h 570"/>
                                    <a:gd name="T12" fmla="+- 0 4183 4183"/>
                                    <a:gd name="T13" fmla="*/ T12 w 1775"/>
                                    <a:gd name="T14" fmla="+- 0 5704 5609"/>
                                    <a:gd name="T15" fmla="*/ 5704 h 570"/>
                                    <a:gd name="T16" fmla="+- 0 4183 4183"/>
                                    <a:gd name="T17" fmla="*/ T16 w 1775"/>
                                    <a:gd name="T18" fmla="+- 0 6084 5609"/>
                                    <a:gd name="T19" fmla="*/ 6084 h 570"/>
                                    <a:gd name="T20" fmla="+- 0 4206 4183"/>
                                    <a:gd name="T21" fmla="*/ T20 w 1775"/>
                                    <a:gd name="T22" fmla="+- 0 6145 5609"/>
                                    <a:gd name="T23" fmla="*/ 6145 h 570"/>
                                    <a:gd name="T24" fmla="+- 0 4262 4183"/>
                                    <a:gd name="T25" fmla="*/ T24 w 1775"/>
                                    <a:gd name="T26" fmla="+- 0 6177 5609"/>
                                    <a:gd name="T27" fmla="*/ 6177 h 570"/>
                                    <a:gd name="T28" fmla="+- 0 4278 4183"/>
                                    <a:gd name="T29" fmla="*/ T28 w 1775"/>
                                    <a:gd name="T30" fmla="+- 0 6179 5609"/>
                                    <a:gd name="T31" fmla="*/ 6179 h 570"/>
                                    <a:gd name="T32" fmla="+- 0 5863 4183"/>
                                    <a:gd name="T33" fmla="*/ T32 w 1775"/>
                                    <a:gd name="T34" fmla="+- 0 6179 5609"/>
                                    <a:gd name="T35" fmla="*/ 6179 h 570"/>
                                    <a:gd name="T36" fmla="+- 0 5924 4183"/>
                                    <a:gd name="T37" fmla="*/ T36 w 1775"/>
                                    <a:gd name="T38" fmla="+- 0 6156 5609"/>
                                    <a:gd name="T39" fmla="*/ 6156 h 570"/>
                                    <a:gd name="T40" fmla="+- 0 5957 4183"/>
                                    <a:gd name="T41" fmla="*/ T40 w 1775"/>
                                    <a:gd name="T42" fmla="+- 0 6100 5609"/>
                                    <a:gd name="T43" fmla="*/ 6100 h 570"/>
                                    <a:gd name="T44" fmla="+- 0 5958 4183"/>
                                    <a:gd name="T45" fmla="*/ T44 w 1775"/>
                                    <a:gd name="T46" fmla="+- 0 6084 5609"/>
                                    <a:gd name="T47" fmla="*/ 6084 h 570"/>
                                    <a:gd name="T48" fmla="+- 0 5958 4183"/>
                                    <a:gd name="T49" fmla="*/ T48 w 1775"/>
                                    <a:gd name="T50" fmla="+- 0 5704 5609"/>
                                    <a:gd name="T51" fmla="*/ 5704 h 570"/>
                                    <a:gd name="T52" fmla="+- 0 5935 4183"/>
                                    <a:gd name="T53" fmla="*/ T52 w 1775"/>
                                    <a:gd name="T54" fmla="+- 0 5642 5609"/>
                                    <a:gd name="T55" fmla="*/ 5642 h 570"/>
                                    <a:gd name="T56" fmla="+- 0 5879 4183"/>
                                    <a:gd name="T57" fmla="*/ T56 w 1775"/>
                                    <a:gd name="T58" fmla="+- 0 5610 5609"/>
                                    <a:gd name="T59" fmla="*/ 5610 h 570"/>
                                    <a:gd name="T60" fmla="+- 0 5863 4183"/>
                                    <a:gd name="T61" fmla="*/ T60 w 1775"/>
                                    <a:gd name="T62" fmla="+- 0 5609 5609"/>
                                    <a:gd name="T63" fmla="*/ 5609 h 570"/>
                                    <a:gd name="T64" fmla="+- 0 4278 4183"/>
                                    <a:gd name="T65" fmla="*/ T64 w 1775"/>
                                    <a:gd name="T66" fmla="+- 0 5609 5609"/>
                                    <a:gd name="T67" fmla="*/ 5609 h 5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75" h="570">
                                      <a:moveTo>
                                        <a:pt x="95" y="0"/>
                                      </a:moveTo>
                                      <a:lnTo>
                                        <a:pt x="34" y="22"/>
                                      </a:lnTo>
                                      <a:lnTo>
                                        <a:pt x="1" y="78"/>
                                      </a:lnTo>
                                      <a:lnTo>
                                        <a:pt x="0" y="95"/>
                                      </a:lnTo>
                                      <a:lnTo>
                                        <a:pt x="0" y="475"/>
                                      </a:lnTo>
                                      <a:lnTo>
                                        <a:pt x="23" y="536"/>
                                      </a:lnTo>
                                      <a:lnTo>
                                        <a:pt x="79" y="568"/>
                                      </a:lnTo>
                                      <a:lnTo>
                                        <a:pt x="95" y="570"/>
                                      </a:lnTo>
                                      <a:lnTo>
                                        <a:pt x="1680" y="570"/>
                                      </a:lnTo>
                                      <a:lnTo>
                                        <a:pt x="1741" y="547"/>
                                      </a:lnTo>
                                      <a:lnTo>
                                        <a:pt x="1774" y="491"/>
                                      </a:lnTo>
                                      <a:lnTo>
                                        <a:pt x="1775" y="475"/>
                                      </a:lnTo>
                                      <a:lnTo>
                                        <a:pt x="1775" y="95"/>
                                      </a:lnTo>
                                      <a:lnTo>
                                        <a:pt x="1752" y="33"/>
                                      </a:lnTo>
                                      <a:lnTo>
                                        <a:pt x="1696" y="1"/>
                                      </a:lnTo>
                                      <a:lnTo>
                                        <a:pt x="1680" y="0"/>
                                      </a:lnTo>
                                      <a:lnTo>
                                        <a:pt x="9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585956" id="Group 25" o:spid="_x0000_s1026" style="position:absolute;margin-left:13.65pt;margin-top:11.05pt;width:88.75pt;height:28.5pt;z-index:-251636736;mso-position-horizontal-relative:page" coordorigin="4183,5609" coordsize="1775,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">
                      <v:shape id="Freeform 28" o:spid="_x0000_s1027" style="position:absolute;left:4183;top:5609;width:1775;height:570;visibility:visible;mso-wrap-style:square;v-text-anchor:top" coordsize="177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" path="m95,l34,22,1,78,,95,,475r23,61l79,568r16,2l1680,570r61,-23l1774,491r1,-16l1775,95,1752,33,1696,1,1680,,95,xe" filled="f">
                        <v:path arrowok="t" o:connecttype="custom" o:connectlocs="95,5609;34,5631;1,5687;0,5704;0,6084;23,6145;79,6177;95,6179;1680,6179;1741,6156;1774,6100;1775,6084;1775,5704;1752,5642;1696,5610;1680,5609;95,5609" o:connectangles="0,0,0,0,0,0,0,0,0,0,0,0,0,0,0,0,0"/>
                      </v:shape>
                      <w10:wrap anchorx="page"/>
                    </v:group>
                  </w:pict>
                </mc:Fallback>
              </mc:AlternateContent>
            </w:r>
          </w:p>
        </w:tc>
        <w:tc>
          <w:tcPr>
            <w:tcW w:w="3829"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line="260" w:lineRule="exact"/>
              <w:ind w:left="136"/>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rmul</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n/akhir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w:t>
            </w:r>
            <w:r>
              <w:rPr>
                <w:rFonts w:ascii="Times New Roman" w:eastAsia="Times New Roman" w:hAnsi="Times New Roman" w:cs="Times New Roman"/>
                <w:spacing w:val="1"/>
                <w:sz w:val="24"/>
                <w:szCs w:val="24"/>
              </w:rPr>
              <w:t>o</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p>
        </w:tc>
      </w:tr>
      <w:tr w:rsidR="00F3692D" w:rsidTr="0028762A">
        <w:trPr>
          <w:trHeight w:hRule="exact" w:val="676"/>
        </w:trPr>
        <w:tc>
          <w:tcPr>
            <w:tcW w:w="2268" w:type="dxa"/>
            <w:tcBorders>
              <w:top w:val="single" w:sz="5" w:space="0" w:color="000000"/>
              <w:left w:val="single" w:sz="5" w:space="0" w:color="000000"/>
              <w:bottom w:val="single" w:sz="5" w:space="0" w:color="000000"/>
              <w:right w:val="single" w:sz="5" w:space="0" w:color="000000"/>
            </w:tcBorders>
          </w:tcPr>
          <w:p w:rsidR="0028762A" w:rsidRDefault="0028762A" w:rsidP="0028762A"/>
          <w:p w:rsidR="00F3692D" w:rsidRDefault="0028762A" w:rsidP="0028762A">
            <w:r>
              <w:rPr>
                <w:noProof/>
                <w:sz w:val="20"/>
                <w:szCs w:val="20"/>
              </w:rPr>
              <mc:AlternateContent>
                <mc:Choice Requires="wpg">
                  <w:drawing>
                    <wp:anchor distT="0" distB="0" distL="114300" distR="114300" simplePos="0" relativeHeight="251680768" behindDoc="1" locked="0" layoutInCell="1" allowOverlap="1">
                      <wp:simplePos x="0" y="0"/>
                      <wp:positionH relativeFrom="page">
                        <wp:posOffset>148590</wp:posOffset>
                      </wp:positionH>
                      <wp:positionV relativeFrom="page">
                        <wp:posOffset>155575</wp:posOffset>
                      </wp:positionV>
                      <wp:extent cx="1092200" cy="76200"/>
                      <wp:effectExtent l="8255" t="3175" r="4445" b="635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0" cy="76200"/>
                                <a:chOff x="4138" y="11870"/>
                                <a:chExt cx="1720" cy="120"/>
                              </a:xfrm>
                            </wpg:grpSpPr>
                            <wps:wsp>
                              <wps:cNvPr id="22" name="Freeform 30"/>
                              <wps:cNvSpPr>
                                <a:spLocks/>
                              </wps:cNvSpPr>
                              <wps:spPr bwMode="auto">
                                <a:xfrm>
                                  <a:off x="4138" y="11870"/>
                                  <a:ext cx="1720" cy="120"/>
                                </a:xfrm>
                                <a:custGeom>
                                  <a:avLst/>
                                  <a:gdLst>
                                    <a:gd name="T0" fmla="+- 0 5738 4138"/>
                                    <a:gd name="T1" fmla="*/ T0 w 1720"/>
                                    <a:gd name="T2" fmla="+- 0 11920 11870"/>
                                    <a:gd name="T3" fmla="*/ 11920 h 120"/>
                                    <a:gd name="T4" fmla="+- 0 5764 4138"/>
                                    <a:gd name="T5" fmla="*/ T4 w 1720"/>
                                    <a:gd name="T6" fmla="+- 0 11920 11870"/>
                                    <a:gd name="T7" fmla="*/ 11920 h 120"/>
                                    <a:gd name="T8" fmla="+- 0 5768 4138"/>
                                    <a:gd name="T9" fmla="*/ T8 w 1720"/>
                                    <a:gd name="T10" fmla="+- 0 11924 11870"/>
                                    <a:gd name="T11" fmla="*/ 11924 h 120"/>
                                    <a:gd name="T12" fmla="+- 0 5858 4138"/>
                                    <a:gd name="T13" fmla="*/ T12 w 1720"/>
                                    <a:gd name="T14" fmla="+- 0 11930 11870"/>
                                    <a:gd name="T15" fmla="*/ 11930 h 120"/>
                                    <a:gd name="T16" fmla="+- 0 5738 4138"/>
                                    <a:gd name="T17" fmla="*/ T16 w 1720"/>
                                    <a:gd name="T18" fmla="+- 0 11870 11870"/>
                                    <a:gd name="T19" fmla="*/ 11870 h 120"/>
                                    <a:gd name="T20" fmla="+- 0 5738 4138"/>
                                    <a:gd name="T21" fmla="*/ T20 w 1720"/>
                                    <a:gd name="T22" fmla="+- 0 11920 11870"/>
                                    <a:gd name="T23" fmla="*/ 11920 h 120"/>
                                  </a:gdLst>
                                  <a:ahLst/>
                                  <a:cxnLst>
                                    <a:cxn ang="0">
                                      <a:pos x="T1" y="T3"/>
                                    </a:cxn>
                                    <a:cxn ang="0">
                                      <a:pos x="T5" y="T7"/>
                                    </a:cxn>
                                    <a:cxn ang="0">
                                      <a:pos x="T9" y="T11"/>
                                    </a:cxn>
                                    <a:cxn ang="0">
                                      <a:pos x="T13" y="T15"/>
                                    </a:cxn>
                                    <a:cxn ang="0">
                                      <a:pos x="T17" y="T19"/>
                                    </a:cxn>
                                    <a:cxn ang="0">
                                      <a:pos x="T21" y="T23"/>
                                    </a:cxn>
                                  </a:cxnLst>
                                  <a:rect l="0" t="0" r="r" b="b"/>
                                  <a:pathLst>
                                    <a:path w="1720" h="120">
                                      <a:moveTo>
                                        <a:pt x="1600" y="50"/>
                                      </a:moveTo>
                                      <a:lnTo>
                                        <a:pt x="1626" y="50"/>
                                      </a:lnTo>
                                      <a:lnTo>
                                        <a:pt x="1630" y="54"/>
                                      </a:lnTo>
                                      <a:lnTo>
                                        <a:pt x="1720" y="60"/>
                                      </a:lnTo>
                                      <a:lnTo>
                                        <a:pt x="1600" y="0"/>
                                      </a:lnTo>
                                      <a:lnTo>
                                        <a:pt x="160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31"/>
                              <wps:cNvSpPr>
                                <a:spLocks/>
                              </wps:cNvSpPr>
                              <wps:spPr bwMode="auto">
                                <a:xfrm>
                                  <a:off x="4138" y="11870"/>
                                  <a:ext cx="1720" cy="120"/>
                                </a:xfrm>
                                <a:custGeom>
                                  <a:avLst/>
                                  <a:gdLst>
                                    <a:gd name="T0" fmla="+- 0 5764 4138"/>
                                    <a:gd name="T1" fmla="*/ T0 w 1720"/>
                                    <a:gd name="T2" fmla="+- 0 11940 11870"/>
                                    <a:gd name="T3" fmla="*/ 11940 h 120"/>
                                    <a:gd name="T4" fmla="+- 0 5738 4138"/>
                                    <a:gd name="T5" fmla="*/ T4 w 1720"/>
                                    <a:gd name="T6" fmla="+- 0 11940 11870"/>
                                    <a:gd name="T7" fmla="*/ 11940 h 120"/>
                                    <a:gd name="T8" fmla="+- 0 5738 4138"/>
                                    <a:gd name="T9" fmla="*/ T8 w 1720"/>
                                    <a:gd name="T10" fmla="+- 0 11990 11870"/>
                                    <a:gd name="T11" fmla="*/ 11990 h 120"/>
                                    <a:gd name="T12" fmla="+- 0 5858 4138"/>
                                    <a:gd name="T13" fmla="*/ T12 w 1720"/>
                                    <a:gd name="T14" fmla="+- 0 11930 11870"/>
                                    <a:gd name="T15" fmla="*/ 11930 h 120"/>
                                    <a:gd name="T16" fmla="+- 0 5764 4138"/>
                                    <a:gd name="T17" fmla="*/ T16 w 1720"/>
                                    <a:gd name="T18" fmla="+- 0 11940 11870"/>
                                    <a:gd name="T19" fmla="*/ 11940 h 120"/>
                                  </a:gdLst>
                                  <a:ahLst/>
                                  <a:cxnLst>
                                    <a:cxn ang="0">
                                      <a:pos x="T1" y="T3"/>
                                    </a:cxn>
                                    <a:cxn ang="0">
                                      <a:pos x="T5" y="T7"/>
                                    </a:cxn>
                                    <a:cxn ang="0">
                                      <a:pos x="T9" y="T11"/>
                                    </a:cxn>
                                    <a:cxn ang="0">
                                      <a:pos x="T13" y="T15"/>
                                    </a:cxn>
                                    <a:cxn ang="0">
                                      <a:pos x="T17" y="T19"/>
                                    </a:cxn>
                                  </a:cxnLst>
                                  <a:rect l="0" t="0" r="r" b="b"/>
                                  <a:pathLst>
                                    <a:path w="1720" h="120">
                                      <a:moveTo>
                                        <a:pt x="1626" y="70"/>
                                      </a:moveTo>
                                      <a:lnTo>
                                        <a:pt x="1600" y="70"/>
                                      </a:lnTo>
                                      <a:lnTo>
                                        <a:pt x="1600" y="120"/>
                                      </a:lnTo>
                                      <a:lnTo>
                                        <a:pt x="1720" y="60"/>
                                      </a:lnTo>
                                      <a:lnTo>
                                        <a:pt x="1626"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32"/>
                              <wps:cNvSpPr>
                                <a:spLocks/>
                              </wps:cNvSpPr>
                              <wps:spPr bwMode="auto">
                                <a:xfrm>
                                  <a:off x="4138" y="11870"/>
                                  <a:ext cx="1720" cy="120"/>
                                </a:xfrm>
                                <a:custGeom>
                                  <a:avLst/>
                                  <a:gdLst>
                                    <a:gd name="T0" fmla="+- 0 4138 4138"/>
                                    <a:gd name="T1" fmla="*/ T0 w 1720"/>
                                    <a:gd name="T2" fmla="+- 0 11924 11870"/>
                                    <a:gd name="T3" fmla="*/ 11924 h 120"/>
                                    <a:gd name="T4" fmla="+- 0 4138 4138"/>
                                    <a:gd name="T5" fmla="*/ T4 w 1720"/>
                                    <a:gd name="T6" fmla="+- 0 11936 11870"/>
                                    <a:gd name="T7" fmla="*/ 11936 h 120"/>
                                    <a:gd name="T8" fmla="+- 0 4142 4138"/>
                                    <a:gd name="T9" fmla="*/ T8 w 1720"/>
                                    <a:gd name="T10" fmla="+- 0 11940 11870"/>
                                    <a:gd name="T11" fmla="*/ 11940 h 120"/>
                                    <a:gd name="T12" fmla="+- 0 5764 4138"/>
                                    <a:gd name="T13" fmla="*/ T12 w 1720"/>
                                    <a:gd name="T14" fmla="+- 0 11940 11870"/>
                                    <a:gd name="T15" fmla="*/ 11940 h 120"/>
                                    <a:gd name="T16" fmla="+- 0 5768 4138"/>
                                    <a:gd name="T17" fmla="*/ T16 w 1720"/>
                                    <a:gd name="T18" fmla="+- 0 11936 11870"/>
                                    <a:gd name="T19" fmla="*/ 11936 h 120"/>
                                    <a:gd name="T20" fmla="+- 0 5768 4138"/>
                                    <a:gd name="T21" fmla="*/ T20 w 1720"/>
                                    <a:gd name="T22" fmla="+- 0 11930 11870"/>
                                    <a:gd name="T23" fmla="*/ 11930 h 120"/>
                                    <a:gd name="T24" fmla="+- 0 5768 4138"/>
                                    <a:gd name="T25" fmla="*/ T24 w 1720"/>
                                    <a:gd name="T26" fmla="+- 0 11936 11870"/>
                                    <a:gd name="T27" fmla="*/ 11936 h 120"/>
                                    <a:gd name="T28" fmla="+- 0 5764 4138"/>
                                    <a:gd name="T29" fmla="*/ T28 w 1720"/>
                                    <a:gd name="T30" fmla="+- 0 11940 11870"/>
                                    <a:gd name="T31" fmla="*/ 11940 h 120"/>
                                    <a:gd name="T32" fmla="+- 0 5858 4138"/>
                                    <a:gd name="T33" fmla="*/ T32 w 1720"/>
                                    <a:gd name="T34" fmla="+- 0 11930 11870"/>
                                    <a:gd name="T35" fmla="*/ 11930 h 120"/>
                                    <a:gd name="T36" fmla="+- 0 5768 4138"/>
                                    <a:gd name="T37" fmla="*/ T36 w 1720"/>
                                    <a:gd name="T38" fmla="+- 0 11924 11870"/>
                                    <a:gd name="T39" fmla="*/ 11924 h 120"/>
                                    <a:gd name="T40" fmla="+- 0 5764 4138"/>
                                    <a:gd name="T41" fmla="*/ T40 w 1720"/>
                                    <a:gd name="T42" fmla="+- 0 11920 11870"/>
                                    <a:gd name="T43" fmla="*/ 11920 h 120"/>
                                    <a:gd name="T44" fmla="+- 0 4142 4138"/>
                                    <a:gd name="T45" fmla="*/ T44 w 1720"/>
                                    <a:gd name="T46" fmla="+- 0 11920 11870"/>
                                    <a:gd name="T47" fmla="*/ 11920 h 120"/>
                                    <a:gd name="T48" fmla="+- 0 4138 4138"/>
                                    <a:gd name="T49" fmla="*/ T48 w 1720"/>
                                    <a:gd name="T50" fmla="+- 0 11924 11870"/>
                                    <a:gd name="T51" fmla="*/ 1192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720" h="120">
                                      <a:moveTo>
                                        <a:pt x="0" y="54"/>
                                      </a:moveTo>
                                      <a:lnTo>
                                        <a:pt x="0" y="66"/>
                                      </a:lnTo>
                                      <a:lnTo>
                                        <a:pt x="4" y="70"/>
                                      </a:lnTo>
                                      <a:lnTo>
                                        <a:pt x="1626" y="70"/>
                                      </a:lnTo>
                                      <a:lnTo>
                                        <a:pt x="1630" y="66"/>
                                      </a:lnTo>
                                      <a:lnTo>
                                        <a:pt x="1630" y="60"/>
                                      </a:lnTo>
                                      <a:lnTo>
                                        <a:pt x="1630" y="66"/>
                                      </a:lnTo>
                                      <a:lnTo>
                                        <a:pt x="1626" y="70"/>
                                      </a:lnTo>
                                      <a:lnTo>
                                        <a:pt x="1720" y="60"/>
                                      </a:lnTo>
                                      <a:lnTo>
                                        <a:pt x="1630" y="54"/>
                                      </a:lnTo>
                                      <a:lnTo>
                                        <a:pt x="1626" y="50"/>
                                      </a:lnTo>
                                      <a:lnTo>
                                        <a:pt x="4" y="50"/>
                                      </a:lnTo>
                                      <a:lnTo>
                                        <a:pt x="0"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9204C" id="Group 21" o:spid="_x0000_s1026" style="position:absolute;margin-left:11.7pt;margin-top:12.25pt;width:86pt;height:6pt;z-index:-251635712;mso-position-horizontal-relative:page;mso-position-vertical-relative:page" coordorigin="4138,11870" coordsize="172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">
                      <v:shape id="Freeform 30" o:spid="_x0000_s1027" style="position:absolute;left:4138;top:11870;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" path="m1600,50r26,l1630,54r90,6l1600,r,50xe" fillcolor="black" stroked="f">
                        <v:path arrowok="t" o:connecttype="custom" o:connectlocs="1600,11920;1626,11920;1630,11924;1720,11930;1600,11870;1600,11920" o:connectangles="0,0,0,0,0,0"/>
                      </v:shape>
                      <v:shape id="Freeform 31" o:spid="_x0000_s1028" style="position:absolute;left:4138;top:11870;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" path="m1626,70r-26,l1600,120,1720,60r-94,10xe" fillcolor="black" stroked="f">
                        <v:path arrowok="t" o:connecttype="custom" o:connectlocs="1626,11940;1600,11940;1600,11990;1720,11930;1626,11940" o:connectangles="0,0,0,0,0"/>
                      </v:shape>
                      <v:shape id="Freeform 32" o:spid="_x0000_s1029" style="position:absolute;left:4138;top:11870;width:1720;height:120;visibility:visible;mso-wrap-style:square;v-text-anchor:top" coordsize="1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" path="m,54l,66r4,4l1626,70r4,-4l1630,60r,6l1626,70r94,-10l1630,54r-4,-4l4,50,,54xe" fillcolor="black" stroked="f">
                        <v:path arrowok="t" o:connecttype="custom" o:connectlocs="0,11924;0,11936;4,11940;1626,11940;1630,11936;1630,11930;1630,11936;1626,11940;1720,11930;1630,11924;1626,11920;4,11920;0,11924" o:connectangles="0,0,0,0,0,0,0,0,0,0,0,0,0"/>
                      </v:shape>
                      <w10:wrap anchorx="page" anchory="page"/>
                    </v:group>
                  </w:pict>
                </mc:Fallback>
              </mc:AlternateContent>
            </w:r>
          </w:p>
        </w:tc>
        <w:tc>
          <w:tcPr>
            <w:tcW w:w="3829"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line="260" w:lineRule="exact"/>
              <w:ind w:left="136"/>
              <w:rPr>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pr</w:t>
            </w:r>
            <w:r>
              <w:rPr>
                <w:rFonts w:ascii="Times New Roman" w:eastAsia="Times New Roman" w:hAnsi="Times New Roman" w:cs="Times New Roman"/>
                <w:spacing w:val="1"/>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p>
        </w:tc>
      </w:tr>
      <w:tr w:rsidR="00F3692D" w:rsidTr="0028762A">
        <w:trPr>
          <w:trHeight w:hRule="exact" w:val="1279"/>
        </w:trPr>
        <w:tc>
          <w:tcPr>
            <w:tcW w:w="2268" w:type="dxa"/>
            <w:tcBorders>
              <w:top w:val="single" w:sz="5" w:space="0" w:color="000000"/>
              <w:left w:val="single" w:sz="5" w:space="0" w:color="000000"/>
              <w:bottom w:val="single" w:sz="5" w:space="0" w:color="000000"/>
              <w:right w:val="single" w:sz="5" w:space="0" w:color="000000"/>
            </w:tcBorders>
          </w:tcPr>
          <w:p w:rsidR="00F3692D" w:rsidRDefault="0028762A" w:rsidP="0028762A">
            <w:r>
              <w:rPr>
                <w:noProof/>
                <w:sz w:val="20"/>
                <w:szCs w:val="20"/>
              </w:rPr>
              <mc:AlternateContent>
                <mc:Choice Requires="wpg">
                  <w:drawing>
                    <wp:anchor distT="0" distB="0" distL="114300" distR="114300" simplePos="0" relativeHeight="251681792" behindDoc="1" locked="0" layoutInCell="1" allowOverlap="1">
                      <wp:simplePos x="0" y="0"/>
                      <wp:positionH relativeFrom="page">
                        <wp:posOffset>208280</wp:posOffset>
                      </wp:positionH>
                      <wp:positionV relativeFrom="page">
                        <wp:posOffset>224790</wp:posOffset>
                      </wp:positionV>
                      <wp:extent cx="1063625" cy="422275"/>
                      <wp:effectExtent l="5080" t="9525" r="7620" b="635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3625" cy="422275"/>
                                <a:chOff x="4193" y="12495"/>
                                <a:chExt cx="1675" cy="665"/>
                              </a:xfrm>
                            </wpg:grpSpPr>
                            <wps:wsp>
                              <wps:cNvPr id="20" name="Freeform 34"/>
                              <wps:cNvSpPr>
                                <a:spLocks/>
                              </wps:cNvSpPr>
                              <wps:spPr bwMode="auto">
                                <a:xfrm>
                                  <a:off x="4193" y="12495"/>
                                  <a:ext cx="1675" cy="665"/>
                                </a:xfrm>
                                <a:custGeom>
                                  <a:avLst/>
                                  <a:gdLst>
                                    <a:gd name="T0" fmla="+- 0 4193 4193"/>
                                    <a:gd name="T1" fmla="*/ T0 w 1675"/>
                                    <a:gd name="T2" fmla="+- 0 13160 12495"/>
                                    <a:gd name="T3" fmla="*/ 13160 h 665"/>
                                    <a:gd name="T4" fmla="+- 0 5868 4193"/>
                                    <a:gd name="T5" fmla="*/ T4 w 1675"/>
                                    <a:gd name="T6" fmla="+- 0 13160 12495"/>
                                    <a:gd name="T7" fmla="*/ 13160 h 665"/>
                                    <a:gd name="T8" fmla="+- 0 5868 4193"/>
                                    <a:gd name="T9" fmla="*/ T8 w 1675"/>
                                    <a:gd name="T10" fmla="+- 0 12495 12495"/>
                                    <a:gd name="T11" fmla="*/ 12495 h 665"/>
                                    <a:gd name="T12" fmla="+- 0 4193 4193"/>
                                    <a:gd name="T13" fmla="*/ T12 w 1675"/>
                                    <a:gd name="T14" fmla="+- 0 12495 12495"/>
                                    <a:gd name="T15" fmla="*/ 12495 h 665"/>
                                    <a:gd name="T16" fmla="+- 0 4193 4193"/>
                                    <a:gd name="T17" fmla="*/ T16 w 1675"/>
                                    <a:gd name="T18" fmla="+- 0 13160 12495"/>
                                    <a:gd name="T19" fmla="*/ 13160 h 665"/>
                                  </a:gdLst>
                                  <a:ahLst/>
                                  <a:cxnLst>
                                    <a:cxn ang="0">
                                      <a:pos x="T1" y="T3"/>
                                    </a:cxn>
                                    <a:cxn ang="0">
                                      <a:pos x="T5" y="T7"/>
                                    </a:cxn>
                                    <a:cxn ang="0">
                                      <a:pos x="T9" y="T11"/>
                                    </a:cxn>
                                    <a:cxn ang="0">
                                      <a:pos x="T13" y="T15"/>
                                    </a:cxn>
                                    <a:cxn ang="0">
                                      <a:pos x="T17" y="T19"/>
                                    </a:cxn>
                                  </a:cxnLst>
                                  <a:rect l="0" t="0" r="r" b="b"/>
                                  <a:pathLst>
                                    <a:path w="1675" h="665">
                                      <a:moveTo>
                                        <a:pt x="0" y="665"/>
                                      </a:moveTo>
                                      <a:lnTo>
                                        <a:pt x="1675" y="665"/>
                                      </a:lnTo>
                                      <a:lnTo>
                                        <a:pt x="1675" y="0"/>
                                      </a:lnTo>
                                      <a:lnTo>
                                        <a:pt x="0" y="0"/>
                                      </a:lnTo>
                                      <a:lnTo>
                                        <a:pt x="0" y="66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B88CC0" id="Group 19" o:spid="_x0000_s1026" style="position:absolute;margin-left:16.4pt;margin-top:17.7pt;width:83.75pt;height:33.25pt;z-index:-251634688;mso-position-horizontal-relative:page;mso-position-vertical-relative:page" coordorigin="4193,12495" coordsize="1675,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">
                      <v:shape id="Freeform 34" o:spid="_x0000_s1027" style="position:absolute;left:4193;top:12495;width:1675;height:665;visibility:visible;mso-wrap-style:square;v-text-anchor:top" coordsize="16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" path="m,665r1675,l1675,,,,,665xe" filled="f">
                        <v:path arrowok="t" o:connecttype="custom" o:connectlocs="0,13160;1675,13160;1675,12495;0,12495;0,13160" o:connectangles="0,0,0,0,0"/>
                      </v:shape>
                      <w10:wrap anchorx="page" anchory="page"/>
                    </v:group>
                  </w:pict>
                </mc:Fallback>
              </mc:AlternateContent>
            </w:r>
          </w:p>
        </w:tc>
        <w:tc>
          <w:tcPr>
            <w:tcW w:w="3829"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line="260" w:lineRule="exact"/>
              <w:ind w:left="4"/>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 pe</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n/pr</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p>
          <w:p w:rsidR="00F3692D" w:rsidRDefault="00F3692D" w:rsidP="0028762A">
            <w:pPr>
              <w:spacing w:before="7" w:line="120" w:lineRule="exact"/>
              <w:rPr>
                <w:sz w:val="13"/>
                <w:szCs w:val="13"/>
              </w:rPr>
            </w:pPr>
          </w:p>
          <w:p w:rsidR="00F3692D" w:rsidRDefault="00F3692D" w:rsidP="0028762A">
            <w:pPr>
              <w:ind w:left="4"/>
              <w:rPr>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lo</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p>
        </w:tc>
      </w:tr>
      <w:tr w:rsidR="00F3692D" w:rsidTr="0028762A">
        <w:trPr>
          <w:trHeight w:hRule="exact" w:val="1558"/>
        </w:trPr>
        <w:tc>
          <w:tcPr>
            <w:tcW w:w="2268" w:type="dxa"/>
            <w:tcBorders>
              <w:top w:val="single" w:sz="5" w:space="0" w:color="000000"/>
              <w:left w:val="single" w:sz="5" w:space="0" w:color="000000"/>
              <w:bottom w:val="single" w:sz="5" w:space="0" w:color="000000"/>
              <w:right w:val="single" w:sz="5" w:space="0" w:color="000000"/>
            </w:tcBorders>
          </w:tcPr>
          <w:p w:rsidR="00F3692D" w:rsidRDefault="00F3692D" w:rsidP="0028762A">
            <w:r>
              <w:rPr>
                <w:noProof/>
                <w:sz w:val="20"/>
                <w:szCs w:val="20"/>
              </w:rPr>
              <mc:AlternateContent>
                <mc:Choice Requires="wpg">
                  <w:drawing>
                    <wp:anchor distT="0" distB="0" distL="114300" distR="114300" simplePos="0" relativeHeight="251682816" behindDoc="1" locked="0" layoutInCell="1" allowOverlap="1">
                      <wp:simplePos x="0" y="0"/>
                      <wp:positionH relativeFrom="page">
                        <wp:posOffset>216535</wp:posOffset>
                      </wp:positionH>
                      <wp:positionV relativeFrom="page">
                        <wp:posOffset>412750</wp:posOffset>
                      </wp:positionV>
                      <wp:extent cx="1076325" cy="414020"/>
                      <wp:effectExtent l="22860" t="13335" r="15240" b="1079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6325" cy="414020"/>
                                <a:chOff x="4101" y="13581"/>
                                <a:chExt cx="1695" cy="652"/>
                              </a:xfrm>
                            </wpg:grpSpPr>
                            <wps:wsp>
                              <wps:cNvPr id="18" name="Freeform 36"/>
                              <wps:cNvSpPr>
                                <a:spLocks/>
                              </wps:cNvSpPr>
                              <wps:spPr bwMode="auto">
                                <a:xfrm>
                                  <a:off x="4101" y="13581"/>
                                  <a:ext cx="1695" cy="652"/>
                                </a:xfrm>
                                <a:custGeom>
                                  <a:avLst/>
                                  <a:gdLst>
                                    <a:gd name="T0" fmla="+- 0 4525 4101"/>
                                    <a:gd name="T1" fmla="*/ T0 w 1695"/>
                                    <a:gd name="T2" fmla="+- 0 13581 13581"/>
                                    <a:gd name="T3" fmla="*/ 13581 h 652"/>
                                    <a:gd name="T4" fmla="+- 0 4101 4101"/>
                                    <a:gd name="T5" fmla="*/ T4 w 1695"/>
                                    <a:gd name="T6" fmla="+- 0 14233 13581"/>
                                    <a:gd name="T7" fmla="*/ 14233 h 652"/>
                                    <a:gd name="T8" fmla="+- 0 5372 4101"/>
                                    <a:gd name="T9" fmla="*/ T8 w 1695"/>
                                    <a:gd name="T10" fmla="+- 0 14233 13581"/>
                                    <a:gd name="T11" fmla="*/ 14233 h 652"/>
                                    <a:gd name="T12" fmla="+- 0 5796 4101"/>
                                    <a:gd name="T13" fmla="*/ T12 w 1695"/>
                                    <a:gd name="T14" fmla="+- 0 13581 13581"/>
                                    <a:gd name="T15" fmla="*/ 13581 h 652"/>
                                    <a:gd name="T16" fmla="+- 0 4525 4101"/>
                                    <a:gd name="T17" fmla="*/ T16 w 1695"/>
                                    <a:gd name="T18" fmla="+- 0 13581 13581"/>
                                    <a:gd name="T19" fmla="*/ 13581 h 652"/>
                                  </a:gdLst>
                                  <a:ahLst/>
                                  <a:cxnLst>
                                    <a:cxn ang="0">
                                      <a:pos x="T1" y="T3"/>
                                    </a:cxn>
                                    <a:cxn ang="0">
                                      <a:pos x="T5" y="T7"/>
                                    </a:cxn>
                                    <a:cxn ang="0">
                                      <a:pos x="T9" y="T11"/>
                                    </a:cxn>
                                    <a:cxn ang="0">
                                      <a:pos x="T13" y="T15"/>
                                    </a:cxn>
                                    <a:cxn ang="0">
                                      <a:pos x="T17" y="T19"/>
                                    </a:cxn>
                                  </a:cxnLst>
                                  <a:rect l="0" t="0" r="r" b="b"/>
                                  <a:pathLst>
                                    <a:path w="1695" h="652">
                                      <a:moveTo>
                                        <a:pt x="424" y="0"/>
                                      </a:moveTo>
                                      <a:lnTo>
                                        <a:pt x="0" y="652"/>
                                      </a:lnTo>
                                      <a:lnTo>
                                        <a:pt x="1271" y="652"/>
                                      </a:lnTo>
                                      <a:lnTo>
                                        <a:pt x="1695" y="0"/>
                                      </a:lnTo>
                                      <a:lnTo>
                                        <a:pt x="42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1AFA65" id="Group 17" o:spid="_x0000_s1026" style="position:absolute;margin-left:17.05pt;margin-top:32.5pt;width:84.75pt;height:32.6pt;z-index:-251633664;mso-position-horizontal-relative:page;mso-position-vertical-relative:page" coordorigin="4101,13581" coordsize="1695,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">
                      <v:shape id="Freeform 36" o:spid="_x0000_s1027" style="position:absolute;left:4101;top:13581;width:1695;height:652;visibility:visible;mso-wrap-style:square;v-text-anchor:top" coordsize="1695,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" path="m424,l,652r1271,l1695,,424,xe" filled="f">
                        <v:path arrowok="t" o:connecttype="custom" o:connectlocs="424,13581;0,14233;1271,14233;1695,13581;424,13581" o:connectangles="0,0,0,0,0"/>
                      </v:shape>
                      <w10:wrap anchorx="page" anchory="page"/>
                    </v:group>
                  </w:pict>
                </mc:Fallback>
              </mc:AlternateContent>
            </w:r>
          </w:p>
        </w:tc>
        <w:tc>
          <w:tcPr>
            <w:tcW w:w="3829" w:type="dxa"/>
            <w:tcBorders>
              <w:top w:val="single" w:sz="5" w:space="0" w:color="000000"/>
              <w:left w:val="single" w:sz="5" w:space="0" w:color="000000"/>
              <w:bottom w:val="single" w:sz="5" w:space="0" w:color="000000"/>
              <w:right w:val="single" w:sz="5" w:space="0" w:color="000000"/>
            </w:tcBorders>
          </w:tcPr>
          <w:p w:rsidR="00F3692D" w:rsidRDefault="00F3692D" w:rsidP="0028762A">
            <w:pPr>
              <w:spacing w:line="260" w:lineRule="exact"/>
              <w:ind w:left="136"/>
              <w:rPr>
                <w:rFonts w:ascii="Times New Roman" w:eastAsia="Times New Roman" w:hAnsi="Times New Roman" w:cs="Times New Roman"/>
                <w:spacing w:val="1"/>
                <w:sz w:val="24"/>
                <w:szCs w:val="24"/>
              </w:rPr>
            </w:pPr>
          </w:p>
          <w:p w:rsidR="00F3692D" w:rsidRDefault="00F3692D" w:rsidP="0028762A">
            <w:pPr>
              <w:spacing w:line="260" w:lineRule="exact"/>
              <w:ind w:left="136"/>
              <w:rPr>
                <w:rFonts w:ascii="Times New Roman" w:eastAsia="Times New Roman" w:hAnsi="Times New Roman" w:cs="Times New Roman"/>
                <w:spacing w:val="1"/>
                <w:sz w:val="24"/>
                <w:szCs w:val="24"/>
              </w:rPr>
            </w:pPr>
          </w:p>
          <w:p w:rsidR="00F3692D" w:rsidRDefault="00F3692D" w:rsidP="0028762A">
            <w:pPr>
              <w:spacing w:line="260" w:lineRule="exact"/>
              <w:ind w:left="136"/>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 input</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output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p>
        </w:tc>
      </w:tr>
    </w:tbl>
    <w:p w:rsidR="00F3692D" w:rsidRDefault="00F3692D" w:rsidP="00F3692D">
      <w:pPr>
        <w:ind w:left="2700"/>
        <w:rPr>
          <w:sz w:val="24"/>
          <w:szCs w:val="24"/>
        </w:rPr>
        <w:sectPr w:rsidR="00F3692D" w:rsidSect="00832727">
          <w:pgSz w:w="11920" w:h="16840"/>
          <w:pgMar w:top="920" w:right="1570" w:bottom="280" w:left="1680" w:header="731" w:footer="0" w:gutter="0"/>
          <w:cols w:space="720"/>
        </w:sectPr>
      </w:pPr>
    </w:p>
    <w:p w:rsidR="0028762A" w:rsidRPr="0028762A" w:rsidRDefault="0028762A" w:rsidP="0028762A">
      <w:pPr>
        <w:spacing w:before="29" w:after="0" w:line="240" w:lineRule="auto"/>
        <w:ind w:left="1270" w:right="1007"/>
        <w:jc w:val="center"/>
        <w:rPr>
          <w:rFonts w:ascii="Times New Roman" w:eastAsia="Times New Roman" w:hAnsi="Times New Roman" w:cs="Times New Roman"/>
          <w:sz w:val="24"/>
          <w:szCs w:val="24"/>
        </w:rPr>
      </w:pPr>
      <w:r w:rsidRPr="0028762A">
        <w:rPr>
          <w:rFonts w:ascii="Times New Roman" w:eastAsia="Times New Roman" w:hAnsi="Times New Roman" w:cs="Times New Roman"/>
          <w:sz w:val="24"/>
          <w:szCs w:val="24"/>
        </w:rPr>
        <w:lastRenderedPageBreak/>
        <w:t>Contoh da</w:t>
      </w:r>
      <w:r w:rsidRPr="0028762A">
        <w:rPr>
          <w:rFonts w:ascii="Times New Roman" w:eastAsia="Times New Roman" w:hAnsi="Times New Roman" w:cs="Times New Roman"/>
          <w:spacing w:val="-1"/>
          <w:sz w:val="24"/>
          <w:szCs w:val="24"/>
        </w:rPr>
        <w:t>r</w:t>
      </w:r>
      <w:r w:rsidRPr="0028762A">
        <w:rPr>
          <w:rFonts w:ascii="Times New Roman" w:eastAsia="Times New Roman" w:hAnsi="Times New Roman" w:cs="Times New Roman"/>
          <w:sz w:val="24"/>
          <w:szCs w:val="24"/>
        </w:rPr>
        <w:t xml:space="preserve">i </w:t>
      </w:r>
      <w:proofErr w:type="gramStart"/>
      <w:r w:rsidRPr="0028762A">
        <w:rPr>
          <w:rFonts w:ascii="Times New Roman" w:eastAsia="Times New Roman" w:hAnsi="Times New Roman" w:cs="Times New Roman"/>
          <w:sz w:val="24"/>
          <w:szCs w:val="24"/>
        </w:rPr>
        <w:t>pen</w:t>
      </w:r>
      <w:r w:rsidRPr="0028762A">
        <w:rPr>
          <w:rFonts w:ascii="Times New Roman" w:eastAsia="Times New Roman" w:hAnsi="Times New Roman" w:cs="Times New Roman"/>
          <w:spacing w:val="-1"/>
          <w:sz w:val="24"/>
          <w:szCs w:val="24"/>
        </w:rPr>
        <w:t>e</w:t>
      </w:r>
      <w:r w:rsidRPr="0028762A">
        <w:rPr>
          <w:rFonts w:ascii="Times New Roman" w:eastAsia="Times New Roman" w:hAnsi="Times New Roman" w:cs="Times New Roman"/>
          <w:sz w:val="24"/>
          <w:szCs w:val="24"/>
        </w:rPr>
        <w:t>r</w:t>
      </w:r>
      <w:r w:rsidRPr="0028762A">
        <w:rPr>
          <w:rFonts w:ascii="Times New Roman" w:eastAsia="Times New Roman" w:hAnsi="Times New Roman" w:cs="Times New Roman"/>
          <w:spacing w:val="-2"/>
          <w:sz w:val="24"/>
          <w:szCs w:val="24"/>
        </w:rPr>
        <w:t>a</w:t>
      </w:r>
      <w:r w:rsidRPr="0028762A">
        <w:rPr>
          <w:rFonts w:ascii="Times New Roman" w:eastAsia="Times New Roman" w:hAnsi="Times New Roman" w:cs="Times New Roman"/>
          <w:spacing w:val="2"/>
          <w:sz w:val="24"/>
          <w:szCs w:val="24"/>
        </w:rPr>
        <w:t>p</w:t>
      </w:r>
      <w:r w:rsidRPr="0028762A">
        <w:rPr>
          <w:rFonts w:ascii="Times New Roman" w:eastAsia="Times New Roman" w:hAnsi="Times New Roman" w:cs="Times New Roman"/>
          <w:spacing w:val="-1"/>
          <w:sz w:val="24"/>
          <w:szCs w:val="24"/>
        </w:rPr>
        <w:t>a</w:t>
      </w:r>
      <w:r w:rsidRPr="0028762A">
        <w:rPr>
          <w:rFonts w:ascii="Times New Roman" w:eastAsia="Times New Roman" w:hAnsi="Times New Roman" w:cs="Times New Roman"/>
          <w:sz w:val="24"/>
          <w:szCs w:val="24"/>
        </w:rPr>
        <w:t xml:space="preserve">n </w:t>
      </w:r>
      <w:r w:rsidRPr="0028762A">
        <w:rPr>
          <w:rFonts w:ascii="Times New Roman" w:eastAsia="Times New Roman" w:hAnsi="Times New Roman" w:cs="Times New Roman"/>
          <w:spacing w:val="1"/>
          <w:sz w:val="24"/>
          <w:szCs w:val="24"/>
        </w:rPr>
        <w:t xml:space="preserve"> </w:t>
      </w:r>
      <w:r w:rsidRPr="0028762A">
        <w:rPr>
          <w:rFonts w:ascii="Times New Roman" w:eastAsia="Times New Roman" w:hAnsi="Times New Roman" w:cs="Times New Roman"/>
          <w:i/>
          <w:sz w:val="24"/>
          <w:szCs w:val="24"/>
        </w:rPr>
        <w:t>f</w:t>
      </w:r>
      <w:r w:rsidRPr="0028762A">
        <w:rPr>
          <w:rFonts w:ascii="Times New Roman" w:eastAsia="Times New Roman" w:hAnsi="Times New Roman" w:cs="Times New Roman"/>
          <w:i/>
          <w:spacing w:val="1"/>
          <w:sz w:val="24"/>
          <w:szCs w:val="24"/>
        </w:rPr>
        <w:t>l</w:t>
      </w:r>
      <w:r w:rsidRPr="0028762A">
        <w:rPr>
          <w:rFonts w:ascii="Times New Roman" w:eastAsia="Times New Roman" w:hAnsi="Times New Roman" w:cs="Times New Roman"/>
          <w:i/>
          <w:sz w:val="24"/>
          <w:szCs w:val="24"/>
        </w:rPr>
        <w:t>owchart</w:t>
      </w:r>
      <w:proofErr w:type="gramEnd"/>
      <w:r w:rsidRPr="0028762A">
        <w:rPr>
          <w:rFonts w:ascii="Times New Roman" w:eastAsia="Times New Roman" w:hAnsi="Times New Roman" w:cs="Times New Roman"/>
          <w:i/>
          <w:spacing w:val="1"/>
          <w:sz w:val="24"/>
          <w:szCs w:val="24"/>
        </w:rPr>
        <w:t xml:space="preserve"> </w:t>
      </w:r>
      <w:r w:rsidRPr="0028762A">
        <w:rPr>
          <w:rFonts w:ascii="Times New Roman" w:eastAsia="Times New Roman" w:hAnsi="Times New Roman" w:cs="Times New Roman"/>
          <w:spacing w:val="-1"/>
          <w:sz w:val="24"/>
          <w:szCs w:val="24"/>
        </w:rPr>
        <w:t>a</w:t>
      </w:r>
      <w:r w:rsidRPr="0028762A">
        <w:rPr>
          <w:rFonts w:ascii="Times New Roman" w:eastAsia="Times New Roman" w:hAnsi="Times New Roman" w:cs="Times New Roman"/>
          <w:sz w:val="24"/>
          <w:szCs w:val="24"/>
        </w:rPr>
        <w:t>d</w:t>
      </w:r>
      <w:r w:rsidRPr="0028762A">
        <w:rPr>
          <w:rFonts w:ascii="Times New Roman" w:eastAsia="Times New Roman" w:hAnsi="Times New Roman" w:cs="Times New Roman"/>
          <w:spacing w:val="-1"/>
          <w:sz w:val="24"/>
          <w:szCs w:val="24"/>
        </w:rPr>
        <w:t>a</w:t>
      </w:r>
      <w:r w:rsidRPr="0028762A">
        <w:rPr>
          <w:rFonts w:ascii="Times New Roman" w:eastAsia="Times New Roman" w:hAnsi="Times New Roman" w:cs="Times New Roman"/>
          <w:sz w:val="24"/>
          <w:szCs w:val="24"/>
        </w:rPr>
        <w:t>lah s</w:t>
      </w:r>
      <w:r w:rsidRPr="0028762A">
        <w:rPr>
          <w:rFonts w:ascii="Times New Roman" w:eastAsia="Times New Roman" w:hAnsi="Times New Roman" w:cs="Times New Roman"/>
          <w:spacing w:val="-1"/>
          <w:sz w:val="24"/>
          <w:szCs w:val="24"/>
        </w:rPr>
        <w:t>e</w:t>
      </w:r>
      <w:r w:rsidRPr="0028762A">
        <w:rPr>
          <w:rFonts w:ascii="Times New Roman" w:eastAsia="Times New Roman" w:hAnsi="Times New Roman" w:cs="Times New Roman"/>
          <w:sz w:val="24"/>
          <w:szCs w:val="24"/>
        </w:rPr>
        <w:t>b</w:t>
      </w:r>
      <w:r w:rsidRPr="0028762A">
        <w:rPr>
          <w:rFonts w:ascii="Times New Roman" w:eastAsia="Times New Roman" w:hAnsi="Times New Roman" w:cs="Times New Roman"/>
          <w:spacing w:val="1"/>
          <w:sz w:val="24"/>
          <w:szCs w:val="24"/>
        </w:rPr>
        <w:t>a</w:t>
      </w:r>
      <w:r w:rsidRPr="0028762A">
        <w:rPr>
          <w:rFonts w:ascii="Times New Roman" w:eastAsia="Times New Roman" w:hAnsi="Times New Roman" w:cs="Times New Roman"/>
          <w:sz w:val="24"/>
          <w:szCs w:val="24"/>
        </w:rPr>
        <w:t>g</w:t>
      </w:r>
      <w:r w:rsidRPr="0028762A">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r w:rsidRPr="0028762A">
        <w:rPr>
          <w:rFonts w:ascii="Times New Roman" w:eastAsia="Times New Roman" w:hAnsi="Times New Roman" w:cs="Times New Roman"/>
          <w:spacing w:val="3"/>
          <w:sz w:val="24"/>
          <w:szCs w:val="24"/>
        </w:rPr>
        <w:t>b</w:t>
      </w:r>
      <w:r w:rsidRPr="0028762A">
        <w:rPr>
          <w:rFonts w:ascii="Times New Roman" w:eastAsia="Times New Roman" w:hAnsi="Times New Roman" w:cs="Times New Roman"/>
          <w:spacing w:val="-1"/>
          <w:sz w:val="24"/>
          <w:szCs w:val="24"/>
        </w:rPr>
        <w:t>e</w:t>
      </w:r>
      <w:r w:rsidRPr="0028762A">
        <w:rPr>
          <w:rFonts w:ascii="Times New Roman" w:eastAsia="Times New Roman" w:hAnsi="Times New Roman" w:cs="Times New Roman"/>
          <w:sz w:val="24"/>
          <w:szCs w:val="24"/>
        </w:rPr>
        <w:t>rikut</w:t>
      </w:r>
      <w:r w:rsidRPr="0028762A">
        <w:rPr>
          <w:rFonts w:ascii="Times New Roman" w:eastAsia="Times New Roman" w:hAnsi="Times New Roman" w:cs="Times New Roman"/>
          <w:spacing w:val="1"/>
          <w:sz w:val="24"/>
          <w:szCs w:val="24"/>
        </w:rPr>
        <w:t xml:space="preserve"> </w:t>
      </w:r>
      <w:r w:rsidRPr="0028762A">
        <w:rPr>
          <w:rFonts w:ascii="Times New Roman" w:eastAsia="Times New Roman" w:hAnsi="Times New Roman" w:cs="Times New Roman"/>
          <w:sz w:val="24"/>
          <w:szCs w:val="24"/>
        </w:rPr>
        <w:t>:</w:t>
      </w:r>
    </w:p>
    <w:p w:rsidR="0028762A" w:rsidRPr="0028762A" w:rsidRDefault="0028762A" w:rsidP="0028762A">
      <w:pPr>
        <w:spacing w:before="1" w:after="0" w:line="180" w:lineRule="exact"/>
        <w:rPr>
          <w:rFonts w:ascii="Times New Roman" w:eastAsia="Times New Roman" w:hAnsi="Times New Roman" w:cs="Times New Roman"/>
          <w:sz w:val="18"/>
          <w:szCs w:val="18"/>
        </w:rPr>
      </w:pPr>
    </w:p>
    <w:p w:rsidR="0028762A" w:rsidRPr="0028762A" w:rsidRDefault="00CC21DD" w:rsidP="0028762A">
      <w:pPr>
        <w:spacing w:after="0" w:line="200" w:lineRule="exact"/>
        <w:rPr>
          <w:rFonts w:ascii="Times New Roman" w:eastAsia="Times New Roman" w:hAnsi="Times New Roman" w:cs="Times New Roman"/>
          <w:sz w:val="20"/>
          <w:szCs w:val="20"/>
        </w:rPr>
      </w:pPr>
      <w:r w:rsidRPr="0028762A">
        <w:rPr>
          <w:rFonts w:ascii="Times New Roman" w:eastAsia="Times New Roman" w:hAnsi="Times New Roman" w:cs="Times New Roman"/>
          <w:noProof/>
          <w:sz w:val="20"/>
          <w:szCs w:val="20"/>
        </w:rPr>
        <w:drawing>
          <wp:anchor distT="0" distB="0" distL="114300" distR="114300" simplePos="0" relativeHeight="251684864" behindDoc="1" locked="0" layoutInCell="1" allowOverlap="1">
            <wp:simplePos x="0" y="0"/>
            <wp:positionH relativeFrom="page">
              <wp:posOffset>1476375</wp:posOffset>
            </wp:positionH>
            <wp:positionV relativeFrom="paragraph">
              <wp:posOffset>67945</wp:posOffset>
            </wp:positionV>
            <wp:extent cx="4962525" cy="3962400"/>
            <wp:effectExtent l="0" t="0" r="9525"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2525" cy="3962400"/>
                    </a:xfrm>
                    <a:prstGeom prst="rect">
                      <a:avLst/>
                    </a:prstGeom>
                    <a:noFill/>
                  </pic:spPr>
                </pic:pic>
              </a:graphicData>
            </a:graphic>
            <wp14:sizeRelH relativeFrom="page">
              <wp14:pctWidth>0</wp14:pctWidth>
            </wp14:sizeRelH>
            <wp14:sizeRelV relativeFrom="page">
              <wp14:pctHeight>0</wp14:pctHeight>
            </wp14:sizeRelV>
          </wp:anchor>
        </w:drawing>
      </w: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28762A" w:rsidRPr="0028762A" w:rsidRDefault="0028762A" w:rsidP="0028762A">
      <w:pPr>
        <w:spacing w:after="0" w:line="200" w:lineRule="exact"/>
        <w:rPr>
          <w:rFonts w:ascii="Times New Roman" w:eastAsia="Times New Roman" w:hAnsi="Times New Roman" w:cs="Times New Roman"/>
          <w:sz w:val="20"/>
          <w:szCs w:val="20"/>
        </w:rPr>
      </w:pPr>
    </w:p>
    <w:p w:rsidR="00CC21DD" w:rsidRDefault="00CC21DD" w:rsidP="0028762A">
      <w:pPr>
        <w:jc w:val="center"/>
        <w:rPr>
          <w:rFonts w:ascii="Times New Roman" w:eastAsia="Times New Roman" w:hAnsi="Times New Roman" w:cs="Times New Roman"/>
          <w:b/>
          <w:spacing w:val="-2"/>
          <w:sz w:val="24"/>
          <w:szCs w:val="24"/>
        </w:rPr>
      </w:pPr>
    </w:p>
    <w:p w:rsidR="00F3692D" w:rsidRDefault="0028762A" w:rsidP="0028762A">
      <w:pPr>
        <w:jc w:val="center"/>
        <w:rPr>
          <w:rFonts w:ascii="Times New Roman" w:eastAsia="Times New Roman" w:hAnsi="Times New Roman" w:cs="Times New Roman"/>
          <w:i/>
          <w:sz w:val="24"/>
          <w:szCs w:val="24"/>
        </w:rPr>
      </w:pPr>
      <w:r w:rsidRPr="0028762A">
        <w:rPr>
          <w:rFonts w:ascii="Times New Roman" w:eastAsia="Times New Roman" w:hAnsi="Times New Roman" w:cs="Times New Roman"/>
          <w:b/>
          <w:spacing w:val="-2"/>
          <w:sz w:val="24"/>
          <w:szCs w:val="24"/>
        </w:rPr>
        <w:t>G</w:t>
      </w:r>
      <w:r w:rsidRPr="0028762A">
        <w:rPr>
          <w:rFonts w:ascii="Times New Roman" w:eastAsia="Times New Roman" w:hAnsi="Times New Roman" w:cs="Times New Roman"/>
          <w:b/>
          <w:spacing w:val="2"/>
          <w:sz w:val="24"/>
          <w:szCs w:val="24"/>
        </w:rPr>
        <w:t>a</w:t>
      </w:r>
      <w:r w:rsidRPr="0028762A">
        <w:rPr>
          <w:rFonts w:ascii="Times New Roman" w:eastAsia="Times New Roman" w:hAnsi="Times New Roman" w:cs="Times New Roman"/>
          <w:b/>
          <w:spacing w:val="-3"/>
          <w:sz w:val="24"/>
          <w:szCs w:val="24"/>
        </w:rPr>
        <w:t>m</w:t>
      </w:r>
      <w:r w:rsidRPr="0028762A">
        <w:rPr>
          <w:rFonts w:ascii="Times New Roman" w:eastAsia="Times New Roman" w:hAnsi="Times New Roman" w:cs="Times New Roman"/>
          <w:b/>
          <w:spacing w:val="1"/>
          <w:sz w:val="24"/>
          <w:szCs w:val="24"/>
        </w:rPr>
        <w:t>b</w:t>
      </w:r>
      <w:r w:rsidRPr="0028762A">
        <w:rPr>
          <w:rFonts w:ascii="Times New Roman" w:eastAsia="Times New Roman" w:hAnsi="Times New Roman" w:cs="Times New Roman"/>
          <w:b/>
          <w:sz w:val="24"/>
          <w:szCs w:val="24"/>
        </w:rPr>
        <w:t>ar</w:t>
      </w:r>
      <w:r w:rsidRPr="0028762A">
        <w:rPr>
          <w:rFonts w:ascii="Times New Roman" w:eastAsia="Times New Roman" w:hAnsi="Times New Roman" w:cs="Times New Roman"/>
          <w:b/>
          <w:spacing w:val="-1"/>
          <w:sz w:val="24"/>
          <w:szCs w:val="24"/>
        </w:rPr>
        <w:t xml:space="preserve"> </w:t>
      </w:r>
      <w:proofErr w:type="gramStart"/>
      <w:r w:rsidRPr="0028762A">
        <w:rPr>
          <w:rFonts w:ascii="Times New Roman" w:eastAsia="Times New Roman" w:hAnsi="Times New Roman" w:cs="Times New Roman"/>
          <w:b/>
          <w:sz w:val="24"/>
          <w:szCs w:val="24"/>
        </w:rPr>
        <w:t xml:space="preserve">2.4 </w:t>
      </w:r>
      <w:r w:rsidRPr="0028762A">
        <w:rPr>
          <w:rFonts w:ascii="Times New Roman" w:eastAsia="Times New Roman" w:hAnsi="Times New Roman" w:cs="Times New Roman"/>
          <w:b/>
          <w:spacing w:val="1"/>
          <w:sz w:val="24"/>
          <w:szCs w:val="24"/>
        </w:rPr>
        <w:t xml:space="preserve"> </w:t>
      </w:r>
      <w:r w:rsidRPr="0028762A">
        <w:rPr>
          <w:rFonts w:ascii="Times New Roman" w:eastAsia="Times New Roman" w:hAnsi="Times New Roman" w:cs="Times New Roman"/>
          <w:sz w:val="24"/>
          <w:szCs w:val="24"/>
        </w:rPr>
        <w:t>Contoh</w:t>
      </w:r>
      <w:proofErr w:type="gramEnd"/>
      <w:r w:rsidRPr="0028762A">
        <w:rPr>
          <w:rFonts w:ascii="Times New Roman" w:eastAsia="Times New Roman" w:hAnsi="Times New Roman" w:cs="Times New Roman"/>
          <w:spacing w:val="1"/>
          <w:sz w:val="24"/>
          <w:szCs w:val="24"/>
        </w:rPr>
        <w:t xml:space="preserve"> </w:t>
      </w:r>
      <w:r w:rsidRPr="0028762A">
        <w:rPr>
          <w:rFonts w:ascii="Times New Roman" w:eastAsia="Times New Roman" w:hAnsi="Times New Roman" w:cs="Times New Roman"/>
          <w:i/>
          <w:sz w:val="24"/>
          <w:szCs w:val="24"/>
        </w:rPr>
        <w:t>Fl</w:t>
      </w:r>
      <w:r w:rsidRPr="0028762A">
        <w:rPr>
          <w:rFonts w:ascii="Times New Roman" w:eastAsia="Times New Roman" w:hAnsi="Times New Roman" w:cs="Times New Roman"/>
          <w:i/>
          <w:spacing w:val="2"/>
          <w:sz w:val="24"/>
          <w:szCs w:val="24"/>
        </w:rPr>
        <w:t>o</w:t>
      </w:r>
      <w:r w:rsidRPr="0028762A">
        <w:rPr>
          <w:rFonts w:ascii="Times New Roman" w:eastAsia="Times New Roman" w:hAnsi="Times New Roman" w:cs="Times New Roman"/>
          <w:i/>
          <w:sz w:val="24"/>
          <w:szCs w:val="24"/>
        </w:rPr>
        <w:t>w</w:t>
      </w:r>
      <w:r w:rsidRPr="0028762A">
        <w:rPr>
          <w:rFonts w:ascii="Times New Roman" w:eastAsia="Times New Roman" w:hAnsi="Times New Roman" w:cs="Times New Roman"/>
          <w:i/>
          <w:spacing w:val="-1"/>
          <w:sz w:val="24"/>
          <w:szCs w:val="24"/>
        </w:rPr>
        <w:t>c</w:t>
      </w:r>
      <w:r w:rsidRPr="0028762A">
        <w:rPr>
          <w:rFonts w:ascii="Times New Roman" w:eastAsia="Times New Roman" w:hAnsi="Times New Roman" w:cs="Times New Roman"/>
          <w:i/>
          <w:sz w:val="24"/>
          <w:szCs w:val="24"/>
        </w:rPr>
        <w:t>hart</w:t>
      </w:r>
    </w:p>
    <w:p w:rsidR="00CC21DD" w:rsidRDefault="00CC21DD" w:rsidP="0028762A">
      <w:pPr>
        <w:jc w:val="center"/>
        <w:rPr>
          <w:rFonts w:ascii="Times New Roman" w:eastAsia="Times New Roman" w:hAnsi="Times New Roman" w:cs="Times New Roman"/>
          <w:i/>
          <w:sz w:val="24"/>
          <w:szCs w:val="24"/>
        </w:rPr>
      </w:pPr>
    </w:p>
    <w:p w:rsidR="00CC21DD" w:rsidRDefault="00CC21DD" w:rsidP="00E72FDB">
      <w:pPr>
        <w:ind w:left="720" w:right="220"/>
        <w:rPr>
          <w:sz w:val="24"/>
          <w:szCs w:val="24"/>
        </w:rPr>
      </w:pPr>
      <w:r>
        <w:rPr>
          <w:rFonts w:ascii="Times New Roman" w:eastAsia="Times New Roman" w:hAnsi="Times New Roman" w:cs="Times New Roman"/>
          <w:b/>
          <w:sz w:val="24"/>
          <w:szCs w:val="24"/>
        </w:rPr>
        <w:t>2.5.4</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pacing w:val="1"/>
          <w:sz w:val="24"/>
          <w:szCs w:val="24"/>
        </w:rPr>
        <w:t>S</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qu</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n</w:t>
      </w:r>
      <w:r>
        <w:rPr>
          <w:rFonts w:ascii="Times New Roman" w:eastAsia="Times New Roman" w:hAnsi="Times New Roman" w:cs="Times New Roman"/>
          <w:b/>
          <w:spacing w:val="-1"/>
          <w:sz w:val="24"/>
          <w:szCs w:val="24"/>
        </w:rPr>
        <w:t>c</w:t>
      </w:r>
      <w:r>
        <w:rPr>
          <w:rFonts w:ascii="Times New Roman" w:eastAsia="Times New Roman" w:hAnsi="Times New Roman" w:cs="Times New Roman"/>
          <w:b/>
          <w:sz w:val="24"/>
          <w:szCs w:val="24"/>
        </w:rPr>
        <w:t>e</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Diag</w:t>
      </w:r>
      <w:r>
        <w:rPr>
          <w:rFonts w:ascii="Times New Roman" w:eastAsia="Times New Roman" w:hAnsi="Times New Roman" w:cs="Times New Roman"/>
          <w:b/>
          <w:spacing w:val="-1"/>
          <w:sz w:val="24"/>
          <w:szCs w:val="24"/>
        </w:rPr>
        <w:t>r</w:t>
      </w:r>
      <w:r>
        <w:rPr>
          <w:rFonts w:ascii="Times New Roman" w:eastAsia="Times New Roman" w:hAnsi="Times New Roman" w:cs="Times New Roman"/>
          <w:b/>
          <w:spacing w:val="2"/>
          <w:sz w:val="24"/>
          <w:szCs w:val="24"/>
        </w:rPr>
        <w:t>a</w:t>
      </w:r>
      <w:r>
        <w:rPr>
          <w:rFonts w:ascii="Times New Roman" w:eastAsia="Times New Roman" w:hAnsi="Times New Roman" w:cs="Times New Roman"/>
          <w:b/>
          <w:sz w:val="24"/>
          <w:szCs w:val="24"/>
        </w:rPr>
        <w:t>m</w:t>
      </w:r>
    </w:p>
    <w:p w:rsidR="00CC21DD" w:rsidRDefault="00CC21DD" w:rsidP="00E72FDB">
      <w:pPr>
        <w:spacing w:before="14" w:line="260" w:lineRule="exact"/>
        <w:ind w:left="720" w:right="220" w:firstLine="720"/>
        <w:rPr>
          <w:sz w:val="26"/>
          <w:szCs w:val="26"/>
        </w:rPr>
      </w:pPr>
    </w:p>
    <w:p w:rsidR="00CC21DD" w:rsidRDefault="00CC21DD" w:rsidP="00E72FDB">
      <w:pPr>
        <w:spacing w:line="360" w:lineRule="auto"/>
        <w:ind w:left="720" w:right="220" w:firstLine="720"/>
        <w:jc w:val="both"/>
        <w:rPr>
          <w:sz w:val="24"/>
          <w:szCs w:val="24"/>
        </w:rPr>
      </w:pP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Diagram</w:t>
      </w:r>
      <w:r>
        <w:rPr>
          <w:rFonts w:ascii="Times New Roman" w:eastAsia="Times New Roman" w:hAnsi="Times New Roman" w:cs="Times New Roman"/>
          <w:i/>
          <w:spacing w:val="6"/>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men</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skan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ksi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ntar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obj</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 xml:space="preserve">k </w:t>
      </w:r>
      <w:proofErr w:type="gramStart"/>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disu</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ktu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oses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3"/>
          <w:sz w:val="24"/>
          <w:szCs w:val="24"/>
        </w:rPr>
        <w:t xml:space="preserve"> </w:t>
      </w:r>
      <w:proofErr w:type="gramStart"/>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ini</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digunak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untuk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 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 di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oleh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una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suatu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use</w:t>
      </w:r>
      <w:r>
        <w:rPr>
          <w:rFonts w:ascii="Times New Roman" w:eastAsia="Times New Roman" w:hAnsi="Times New Roman" w:cs="Times New Roman"/>
          <w:spacing w:val="1"/>
          <w:sz w:val="24"/>
          <w:szCs w:val="24"/>
        </w:rPr>
        <w:t xml:space="preserve"> ca</w:t>
      </w:r>
      <w:r>
        <w:rPr>
          <w:rFonts w:ascii="Times New Roman" w:eastAsia="Times New Roman" w:hAnsi="Times New Roman" w:cs="Times New Roman"/>
          <w:sz w:val="24"/>
          <w:szCs w:val="24"/>
        </w:rPr>
        <w:t>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diag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m</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sudah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dibuat (</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roho,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2015</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k</w:t>
      </w:r>
      <w:r>
        <w:rPr>
          <w:rFonts w:ascii="Times New Roman" w:eastAsia="Times New Roman" w:hAnsi="Times New Roman" w:cs="Times New Roman"/>
          <w:sz w:val="24"/>
          <w:szCs w:val="24"/>
        </w:rPr>
        <w:t>ut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komponen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ruh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mbentuk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se</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w:t>
      </w:r>
      <w:proofErr w:type="gramEnd"/>
    </w:p>
    <w:p w:rsidR="00CC21DD" w:rsidRDefault="00CC21DD" w:rsidP="00CC21DD">
      <w:pPr>
        <w:spacing w:before="4" w:line="160" w:lineRule="exact"/>
        <w:rPr>
          <w:sz w:val="16"/>
          <w:szCs w:val="16"/>
        </w:rPr>
      </w:pPr>
    </w:p>
    <w:p w:rsidR="00CC21DD" w:rsidRDefault="00CC21DD" w:rsidP="00CC21DD">
      <w:pPr>
        <w:ind w:left="1990" w:right="2694"/>
        <w:jc w:val="center"/>
        <w:rPr>
          <w:sz w:val="24"/>
          <w:szCs w:val="24"/>
        </w:rPr>
      </w:pPr>
      <w:r>
        <w:rPr>
          <w:rFonts w:ascii="Times New Roman" w:eastAsia="Times New Roman" w:hAnsi="Times New Roman" w:cs="Times New Roman"/>
          <w:b/>
          <w:sz w:val="24"/>
          <w:szCs w:val="24"/>
        </w:rPr>
        <w:t>Ta</w:t>
      </w:r>
      <w:r>
        <w:rPr>
          <w:rFonts w:ascii="Times New Roman" w:eastAsia="Times New Roman" w:hAnsi="Times New Roman" w:cs="Times New Roman"/>
          <w:b/>
          <w:spacing w:val="1"/>
          <w:sz w:val="24"/>
          <w:szCs w:val="24"/>
        </w:rPr>
        <w:t>b</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 xml:space="preserve">l 2.4  </w:t>
      </w:r>
      <w:r>
        <w:rPr>
          <w:rFonts w:ascii="Times New Roman" w:eastAsia="Times New Roman" w:hAnsi="Times New Roman" w:cs="Times New Roman"/>
          <w:b/>
          <w:spacing w:val="2"/>
          <w:sz w:val="24"/>
          <w:szCs w:val="24"/>
        </w:rPr>
        <w:t xml:space="preserve"> </w:t>
      </w:r>
      <w:r>
        <w:rPr>
          <w:rFonts w:ascii="Times New Roman" w:eastAsia="Times New Roman" w:hAnsi="Times New Roman" w:cs="Times New Roman"/>
          <w:sz w:val="24"/>
          <w:szCs w:val="24"/>
        </w:rPr>
        <w:t>Kompon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Diag</w:t>
      </w:r>
      <w:r>
        <w:rPr>
          <w:rFonts w:ascii="Times New Roman" w:eastAsia="Times New Roman" w:hAnsi="Times New Roman" w:cs="Times New Roman"/>
          <w:i/>
          <w:spacing w:val="1"/>
          <w:sz w:val="24"/>
          <w:szCs w:val="24"/>
        </w:rPr>
        <w:t>r</w:t>
      </w:r>
      <w:r>
        <w:rPr>
          <w:rFonts w:ascii="Times New Roman" w:eastAsia="Times New Roman" w:hAnsi="Times New Roman" w:cs="Times New Roman"/>
          <w:i/>
          <w:sz w:val="24"/>
          <w:szCs w:val="24"/>
        </w:rPr>
        <w:t>am</w:t>
      </w:r>
    </w:p>
    <w:p w:rsidR="00CC21DD" w:rsidRDefault="00CC21DD" w:rsidP="00CC21DD">
      <w:pPr>
        <w:spacing w:before="7" w:line="120" w:lineRule="exact"/>
        <w:rPr>
          <w:sz w:val="13"/>
          <w:szCs w:val="13"/>
        </w:rPr>
      </w:pPr>
    </w:p>
    <w:tbl>
      <w:tblPr>
        <w:tblW w:w="0" w:type="auto"/>
        <w:tblInd w:w="804" w:type="dxa"/>
        <w:tblLayout w:type="fixed"/>
        <w:tblCellMar>
          <w:left w:w="0" w:type="dxa"/>
          <w:right w:w="0" w:type="dxa"/>
        </w:tblCellMar>
        <w:tblLook w:val="01E0" w:firstRow="1" w:lastRow="1" w:firstColumn="1" w:lastColumn="1" w:noHBand="0" w:noVBand="0"/>
      </w:tblPr>
      <w:tblGrid>
        <w:gridCol w:w="2231"/>
        <w:gridCol w:w="1507"/>
        <w:gridCol w:w="4182"/>
      </w:tblGrid>
      <w:tr w:rsidR="00CC21DD" w:rsidTr="00E72FDB">
        <w:trPr>
          <w:trHeight w:hRule="exact" w:val="586"/>
        </w:trPr>
        <w:tc>
          <w:tcPr>
            <w:tcW w:w="2231"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before="37"/>
              <w:ind w:left="830" w:right="851"/>
              <w:jc w:val="center"/>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bol</w:t>
            </w:r>
          </w:p>
        </w:tc>
        <w:tc>
          <w:tcPr>
            <w:tcW w:w="1507"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before="37"/>
              <w:ind w:left="64"/>
              <w:rPr>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ma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lem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p>
        </w:tc>
        <w:tc>
          <w:tcPr>
            <w:tcW w:w="4182"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before="37"/>
              <w:ind w:left="1502" w:right="1488"/>
              <w:jc w:val="center"/>
              <w:rPr>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tc>
      </w:tr>
      <w:tr w:rsidR="00CC21DD" w:rsidTr="00E72FDB">
        <w:trPr>
          <w:trHeight w:hRule="exact" w:val="1531"/>
        </w:trPr>
        <w:tc>
          <w:tcPr>
            <w:tcW w:w="2231" w:type="dxa"/>
            <w:tcBorders>
              <w:top w:val="single" w:sz="5" w:space="0" w:color="000000"/>
              <w:left w:val="single" w:sz="5" w:space="0" w:color="000000"/>
              <w:bottom w:val="single" w:sz="5" w:space="0" w:color="000000"/>
              <w:right w:val="single" w:sz="5" w:space="0" w:color="000000"/>
            </w:tcBorders>
          </w:tcPr>
          <w:p w:rsidR="00CC21DD" w:rsidRPr="000007D8" w:rsidRDefault="000007D8" w:rsidP="000007D8">
            <w:pPr>
              <w:spacing w:before="3" w:line="160" w:lineRule="exact"/>
              <w:rPr>
                <w:sz w:val="16"/>
                <w:szCs w:val="16"/>
              </w:rPr>
            </w:pPr>
            <w:r>
              <w:rPr>
                <w:noProof/>
                <w:sz w:val="20"/>
                <w:szCs w:val="20"/>
              </w:rPr>
              <mc:AlternateContent>
                <mc:Choice Requires="wpg">
                  <w:drawing>
                    <wp:anchor distT="0" distB="0" distL="114300" distR="114300" simplePos="0" relativeHeight="251686912" behindDoc="1" locked="0" layoutInCell="1" allowOverlap="1">
                      <wp:simplePos x="0" y="0"/>
                      <wp:positionH relativeFrom="page">
                        <wp:posOffset>229235</wp:posOffset>
                      </wp:positionH>
                      <wp:positionV relativeFrom="paragraph">
                        <wp:posOffset>118110</wp:posOffset>
                      </wp:positionV>
                      <wp:extent cx="1045210" cy="809625"/>
                      <wp:effectExtent l="0" t="0" r="2540" b="9525"/>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5210" cy="809625"/>
                                <a:chOff x="2655" y="1040"/>
                                <a:chExt cx="1656" cy="1151"/>
                              </a:xfrm>
                            </wpg:grpSpPr>
                            <wps:wsp>
                              <wps:cNvPr id="108" name="Freeform 40"/>
                              <wps:cNvSpPr>
                                <a:spLocks/>
                              </wps:cNvSpPr>
                              <wps:spPr bwMode="auto">
                                <a:xfrm>
                                  <a:off x="2685" y="1090"/>
                                  <a:ext cx="1616" cy="611"/>
                                </a:xfrm>
                                <a:custGeom>
                                  <a:avLst/>
                                  <a:gdLst>
                                    <a:gd name="T0" fmla="+- 0 2685 2685"/>
                                    <a:gd name="T1" fmla="*/ T0 w 1616"/>
                                    <a:gd name="T2" fmla="+- 0 1701 1090"/>
                                    <a:gd name="T3" fmla="*/ 1701 h 611"/>
                                    <a:gd name="T4" fmla="+- 0 4301 2685"/>
                                    <a:gd name="T5" fmla="*/ T4 w 1616"/>
                                    <a:gd name="T6" fmla="+- 0 1701 1090"/>
                                    <a:gd name="T7" fmla="*/ 1701 h 611"/>
                                    <a:gd name="T8" fmla="+- 0 4301 2685"/>
                                    <a:gd name="T9" fmla="*/ T8 w 1616"/>
                                    <a:gd name="T10" fmla="+- 0 1090 1090"/>
                                    <a:gd name="T11" fmla="*/ 1090 h 611"/>
                                    <a:gd name="T12" fmla="+- 0 2685 2685"/>
                                    <a:gd name="T13" fmla="*/ T12 w 1616"/>
                                    <a:gd name="T14" fmla="+- 0 1090 1090"/>
                                    <a:gd name="T15" fmla="*/ 1090 h 611"/>
                                    <a:gd name="T16" fmla="+- 0 2685 2685"/>
                                    <a:gd name="T17" fmla="*/ T16 w 1616"/>
                                    <a:gd name="T18" fmla="+- 0 1701 1090"/>
                                    <a:gd name="T19" fmla="*/ 1701 h 611"/>
                                  </a:gdLst>
                                  <a:ahLst/>
                                  <a:cxnLst>
                                    <a:cxn ang="0">
                                      <a:pos x="T1" y="T3"/>
                                    </a:cxn>
                                    <a:cxn ang="0">
                                      <a:pos x="T5" y="T7"/>
                                    </a:cxn>
                                    <a:cxn ang="0">
                                      <a:pos x="T9" y="T11"/>
                                    </a:cxn>
                                    <a:cxn ang="0">
                                      <a:pos x="T13" y="T15"/>
                                    </a:cxn>
                                    <a:cxn ang="0">
                                      <a:pos x="T17" y="T19"/>
                                    </a:cxn>
                                  </a:cxnLst>
                                  <a:rect l="0" t="0" r="r" b="b"/>
                                  <a:pathLst>
                                    <a:path w="1616" h="611">
                                      <a:moveTo>
                                        <a:pt x="0" y="611"/>
                                      </a:moveTo>
                                      <a:lnTo>
                                        <a:pt x="1616" y="611"/>
                                      </a:lnTo>
                                      <a:lnTo>
                                        <a:pt x="1616" y="0"/>
                                      </a:lnTo>
                                      <a:lnTo>
                                        <a:pt x="0" y="0"/>
                                      </a:lnTo>
                                      <a:lnTo>
                                        <a:pt x="0" y="611"/>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41"/>
                              <wps:cNvSpPr>
                                <a:spLocks/>
                              </wps:cNvSpPr>
                              <wps:spPr bwMode="auto">
                                <a:xfrm>
                                  <a:off x="2665" y="1050"/>
                                  <a:ext cx="1616" cy="611"/>
                                </a:xfrm>
                                <a:custGeom>
                                  <a:avLst/>
                                  <a:gdLst>
                                    <a:gd name="T0" fmla="+- 0 2665 2665"/>
                                    <a:gd name="T1" fmla="*/ T0 w 1616"/>
                                    <a:gd name="T2" fmla="+- 0 1661 1050"/>
                                    <a:gd name="T3" fmla="*/ 1661 h 611"/>
                                    <a:gd name="T4" fmla="+- 0 4281 2665"/>
                                    <a:gd name="T5" fmla="*/ T4 w 1616"/>
                                    <a:gd name="T6" fmla="+- 0 1661 1050"/>
                                    <a:gd name="T7" fmla="*/ 1661 h 611"/>
                                    <a:gd name="T8" fmla="+- 0 4281 2665"/>
                                    <a:gd name="T9" fmla="*/ T8 w 1616"/>
                                    <a:gd name="T10" fmla="+- 0 1050 1050"/>
                                    <a:gd name="T11" fmla="*/ 1050 h 611"/>
                                    <a:gd name="T12" fmla="+- 0 2665 2665"/>
                                    <a:gd name="T13" fmla="*/ T12 w 1616"/>
                                    <a:gd name="T14" fmla="+- 0 1050 1050"/>
                                    <a:gd name="T15" fmla="*/ 1050 h 611"/>
                                    <a:gd name="T16" fmla="+- 0 2665 2665"/>
                                    <a:gd name="T17" fmla="*/ T16 w 1616"/>
                                    <a:gd name="T18" fmla="+- 0 1661 1050"/>
                                    <a:gd name="T19" fmla="*/ 1661 h 611"/>
                                  </a:gdLst>
                                  <a:ahLst/>
                                  <a:cxnLst>
                                    <a:cxn ang="0">
                                      <a:pos x="T1" y="T3"/>
                                    </a:cxn>
                                    <a:cxn ang="0">
                                      <a:pos x="T5" y="T7"/>
                                    </a:cxn>
                                    <a:cxn ang="0">
                                      <a:pos x="T9" y="T11"/>
                                    </a:cxn>
                                    <a:cxn ang="0">
                                      <a:pos x="T13" y="T15"/>
                                    </a:cxn>
                                    <a:cxn ang="0">
                                      <a:pos x="T17" y="T19"/>
                                    </a:cxn>
                                  </a:cxnLst>
                                  <a:rect l="0" t="0" r="r" b="b"/>
                                  <a:pathLst>
                                    <a:path w="1616" h="611">
                                      <a:moveTo>
                                        <a:pt x="0" y="611"/>
                                      </a:moveTo>
                                      <a:lnTo>
                                        <a:pt x="1616" y="611"/>
                                      </a:lnTo>
                                      <a:lnTo>
                                        <a:pt x="1616" y="0"/>
                                      </a:lnTo>
                                      <a:lnTo>
                                        <a:pt x="0" y="0"/>
                                      </a:lnTo>
                                      <a:lnTo>
                                        <a:pt x="0" y="6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42"/>
                              <wps:cNvSpPr>
                                <a:spLocks/>
                              </wps:cNvSpPr>
                              <wps:spPr bwMode="auto">
                                <a:xfrm>
                                  <a:off x="3481" y="1655"/>
                                  <a:ext cx="0" cy="528"/>
                                </a:xfrm>
                                <a:custGeom>
                                  <a:avLst/>
                                  <a:gdLst>
                                    <a:gd name="T0" fmla="+- 0 1655 1655"/>
                                    <a:gd name="T1" fmla="*/ 1655 h 528"/>
                                    <a:gd name="T2" fmla="+- 0 2183 1655"/>
                                    <a:gd name="T3" fmla="*/ 2183 h 528"/>
                                  </a:gdLst>
                                  <a:ahLst/>
                                  <a:cxnLst>
                                    <a:cxn ang="0">
                                      <a:pos x="0" y="T1"/>
                                    </a:cxn>
                                    <a:cxn ang="0">
                                      <a:pos x="0" y="T3"/>
                                    </a:cxn>
                                  </a:cxnLst>
                                  <a:rect l="0" t="0" r="r" b="b"/>
                                  <a:pathLst>
                                    <a:path h="528">
                                      <a:moveTo>
                                        <a:pt x="0" y="0"/>
                                      </a:moveTo>
                                      <a:lnTo>
                                        <a:pt x="0" y="52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9E0C9C" id="Group 107" o:spid="_x0000_s1026" style="position:absolute;margin-left:18.05pt;margin-top:9.3pt;width:82.3pt;height:63.75pt;z-index:-251629568;mso-position-horizontal-relative:page" coordorigin="2655,1040" coordsize="1656,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">
                      <v:shape id="Freeform 40" o:spid="_x0000_s1027" style="position:absolute;left:2685;top:1090;width:1616;height:611;visibility:visible;mso-wrap-style:square;v-text-anchor:top" coordsize="1616,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" path="m,611r1616,l1616,,,,,611xe" fillcolor="#7e7e7e" stroked="f">
                        <v:path arrowok="t" o:connecttype="custom" o:connectlocs="0,1701;1616,1701;1616,1090;0,1090;0,1701" o:connectangles="0,0,0,0,0"/>
                      </v:shape>
                      <v:shape id="Freeform 41" o:spid="_x0000_s1028" style="position:absolute;left:2665;top:1050;width:1616;height:611;visibility:visible;mso-wrap-style:square;v-text-anchor:top" coordsize="1616,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" path="m,611r1616,l1616,,,,,611xe" fillcolor="black" stroked="f">
                        <v:path arrowok="t" o:connecttype="custom" o:connectlocs="0,1661;1616,1661;1616,1050;0,1050;0,1661" o:connectangles="0,0,0,0,0"/>
                      </v:shape>
                      <v:shape id="Freeform 42" o:spid="_x0000_s1029" style="position:absolute;left:3481;top:1655;width:0;height:528;visibility:visible;mso-wrap-style:square;v-text-anchor:top" coordsize="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" path="m,l,528e" filled="f">
                        <v:path arrowok="t" o:connecttype="custom" o:connectlocs="0,1655;0,2183" o:connectangles="0,0"/>
                      </v:shape>
                      <w10:wrap anchorx="page"/>
                    </v:group>
                  </w:pict>
                </mc:Fallback>
              </mc:AlternateContent>
            </w:r>
          </w:p>
          <w:p w:rsidR="00CC21DD" w:rsidRDefault="00CC21DD" w:rsidP="00287001">
            <w:pPr>
              <w:ind w:left="813"/>
              <w:rPr>
                <w:sz w:val="24"/>
                <w:szCs w:val="24"/>
              </w:rPr>
            </w:pPr>
            <w:r>
              <w:rPr>
                <w:rFonts w:ascii="Times New Roman" w:eastAsia="Times New Roman" w:hAnsi="Times New Roman" w:cs="Times New Roman"/>
                <w:color w:val="FFFFFF"/>
                <w:sz w:val="24"/>
                <w:szCs w:val="24"/>
              </w:rPr>
              <w:t>A</w:t>
            </w:r>
            <w:r>
              <w:rPr>
                <w:rFonts w:ascii="Times New Roman" w:eastAsia="Times New Roman" w:hAnsi="Times New Roman" w:cs="Times New Roman"/>
                <w:color w:val="FFFFFF"/>
                <w:spacing w:val="-1"/>
                <w:sz w:val="24"/>
                <w:szCs w:val="24"/>
              </w:rPr>
              <w:t>c</w:t>
            </w:r>
            <w:r>
              <w:rPr>
                <w:rFonts w:ascii="Times New Roman" w:eastAsia="Times New Roman" w:hAnsi="Times New Roman" w:cs="Times New Roman"/>
                <w:color w:val="FFFFFF"/>
                <w:sz w:val="24"/>
                <w:szCs w:val="24"/>
              </w:rPr>
              <w:t>t</w:t>
            </w:r>
            <w:r>
              <w:rPr>
                <w:rFonts w:ascii="Times New Roman" w:eastAsia="Times New Roman" w:hAnsi="Times New Roman" w:cs="Times New Roman"/>
                <w:color w:val="FFFFFF"/>
                <w:spacing w:val="1"/>
                <w:sz w:val="24"/>
                <w:szCs w:val="24"/>
              </w:rPr>
              <w:t>i</w:t>
            </w:r>
            <w:r>
              <w:rPr>
                <w:rFonts w:ascii="Times New Roman" w:eastAsia="Times New Roman" w:hAnsi="Times New Roman" w:cs="Times New Roman"/>
                <w:color w:val="FFFFFF"/>
                <w:sz w:val="24"/>
                <w:szCs w:val="24"/>
              </w:rPr>
              <w:t>vi</w:t>
            </w:r>
            <w:r>
              <w:rPr>
                <w:rFonts w:ascii="Times New Roman" w:eastAsia="Times New Roman" w:hAnsi="Times New Roman" w:cs="Times New Roman"/>
                <w:color w:val="FFFFFF"/>
                <w:spacing w:val="3"/>
                <w:sz w:val="24"/>
                <w:szCs w:val="24"/>
              </w:rPr>
              <w:t>t</w:t>
            </w:r>
            <w:r>
              <w:rPr>
                <w:rFonts w:ascii="Times New Roman" w:eastAsia="Times New Roman" w:hAnsi="Times New Roman" w:cs="Times New Roman"/>
                <w:color w:val="FFFFFF"/>
                <w:sz w:val="24"/>
                <w:szCs w:val="24"/>
              </w:rPr>
              <w:t>y</w:t>
            </w:r>
          </w:p>
        </w:tc>
        <w:tc>
          <w:tcPr>
            <w:tcW w:w="1507"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before="9" w:line="100" w:lineRule="exact"/>
              <w:rPr>
                <w:sz w:val="11"/>
                <w:szCs w:val="11"/>
              </w:rPr>
            </w:pPr>
          </w:p>
          <w:p w:rsidR="00CC21DD" w:rsidRDefault="00CC21DD" w:rsidP="00287001">
            <w:pPr>
              <w:spacing w:line="200" w:lineRule="exact"/>
            </w:pPr>
          </w:p>
          <w:p w:rsidR="00CC21DD" w:rsidRDefault="00CC21DD" w:rsidP="00287001">
            <w:pPr>
              <w:spacing w:line="200" w:lineRule="exact"/>
            </w:pPr>
          </w:p>
          <w:p w:rsidR="00CC21DD" w:rsidRDefault="00CC21DD" w:rsidP="00287001">
            <w:pPr>
              <w:ind w:left="424"/>
              <w:rPr>
                <w:sz w:val="24"/>
                <w:szCs w:val="24"/>
              </w:rPr>
            </w:pPr>
            <w:r>
              <w:rPr>
                <w:rFonts w:ascii="Times New Roman" w:eastAsia="Times New Roman" w:hAnsi="Times New Roman" w:cs="Times New Roman"/>
                <w:sz w:val="24"/>
                <w:szCs w:val="24"/>
              </w:rPr>
              <w:t>Obj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p>
        </w:tc>
        <w:tc>
          <w:tcPr>
            <w:tcW w:w="4182"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before="7" w:line="260" w:lineRule="exact"/>
              <w:rPr>
                <w:sz w:val="26"/>
                <w:szCs w:val="26"/>
              </w:rPr>
            </w:pPr>
          </w:p>
          <w:p w:rsidR="00CC21DD" w:rsidRDefault="00CC21DD" w:rsidP="00287001">
            <w:pPr>
              <w:spacing w:line="360" w:lineRule="auto"/>
              <w:ind w:left="64" w:right="-42"/>
              <w:rPr>
                <w:sz w:val="24"/>
                <w:szCs w:val="24"/>
              </w:rPr>
            </w:pPr>
            <w:r>
              <w:rPr>
                <w:rFonts w:ascii="Times New Roman" w:eastAsia="Times New Roman" w:hAnsi="Times New Roman" w:cs="Times New Roman"/>
                <w:sz w:val="24"/>
                <w:szCs w:val="24"/>
              </w:rPr>
              <w:t>Kompon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objek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d</w:t>
            </w:r>
            <w:r>
              <w:rPr>
                <w:rFonts w:ascii="Times New Roman" w:eastAsia="Times New Roman" w:hAnsi="Times New Roman" w:cs="Times New Roman"/>
                <w:spacing w:val="1"/>
                <w:sz w:val="24"/>
                <w:szCs w:val="24"/>
              </w:rPr>
              <w:t>ia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m</w:t>
            </w:r>
          </w:p>
        </w:tc>
      </w:tr>
    </w:tbl>
    <w:p w:rsidR="00CC21DD" w:rsidRDefault="00CC21DD" w:rsidP="00CC21DD">
      <w:pPr>
        <w:sectPr w:rsidR="00CC21DD">
          <w:pgSz w:w="11920" w:h="16840"/>
          <w:pgMar w:top="920" w:right="1380" w:bottom="280" w:left="1680" w:header="731" w:footer="0" w:gutter="0"/>
          <w:cols w:space="720"/>
        </w:sectPr>
      </w:pPr>
    </w:p>
    <w:p w:rsidR="00CC21DD" w:rsidRDefault="00CC21DD" w:rsidP="00CC21DD">
      <w:pPr>
        <w:spacing w:line="200" w:lineRule="exact"/>
      </w:pPr>
    </w:p>
    <w:tbl>
      <w:tblPr>
        <w:tblW w:w="7920" w:type="dxa"/>
        <w:tblInd w:w="804" w:type="dxa"/>
        <w:tblLayout w:type="fixed"/>
        <w:tblCellMar>
          <w:left w:w="0" w:type="dxa"/>
          <w:right w:w="0" w:type="dxa"/>
        </w:tblCellMar>
        <w:tblLook w:val="01E0" w:firstRow="1" w:lastRow="1" w:firstColumn="1" w:lastColumn="1" w:noHBand="0" w:noVBand="0"/>
      </w:tblPr>
      <w:tblGrid>
        <w:gridCol w:w="2250"/>
        <w:gridCol w:w="1530"/>
        <w:gridCol w:w="4140"/>
      </w:tblGrid>
      <w:tr w:rsidR="00CC21DD" w:rsidTr="00E72FDB">
        <w:trPr>
          <w:trHeight w:hRule="exact" w:val="1128"/>
        </w:trPr>
        <w:tc>
          <w:tcPr>
            <w:tcW w:w="2250" w:type="dxa"/>
            <w:tcBorders>
              <w:top w:val="single" w:sz="5" w:space="0" w:color="000000"/>
              <w:left w:val="single" w:sz="5" w:space="0" w:color="000000"/>
              <w:bottom w:val="single" w:sz="5" w:space="0" w:color="000000"/>
              <w:right w:val="single" w:sz="5" w:space="0" w:color="000000"/>
            </w:tcBorders>
          </w:tcPr>
          <w:p w:rsidR="00CC21DD" w:rsidRDefault="00CC21DD" w:rsidP="00A479BC">
            <w:pPr>
              <w:ind w:left="630" w:right="-360"/>
              <w:jc w:val="center"/>
            </w:pPr>
          </w:p>
          <w:p w:rsidR="00CC21DD" w:rsidRDefault="00CC21DD" w:rsidP="00A479BC">
            <w:pPr>
              <w:ind w:right="-360"/>
              <w:jc w:val="center"/>
            </w:pPr>
            <w:r>
              <w:rPr>
                <w:noProof/>
              </w:rPr>
              <w:drawing>
                <wp:inline distT="0" distB="0" distL="0" distR="0" wp14:anchorId="2115C04C">
                  <wp:extent cx="1104900" cy="952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4900" cy="95250"/>
                          </a:xfrm>
                          <a:prstGeom prst="rect">
                            <a:avLst/>
                          </a:prstGeom>
                          <a:noFill/>
                        </pic:spPr>
                      </pic:pic>
                    </a:graphicData>
                  </a:graphic>
                </wp:inline>
              </w:drawing>
            </w:r>
          </w:p>
        </w:tc>
        <w:tc>
          <w:tcPr>
            <w:tcW w:w="1530" w:type="dxa"/>
            <w:tcBorders>
              <w:top w:val="single" w:sz="5" w:space="0" w:color="000000"/>
              <w:left w:val="single" w:sz="5" w:space="0" w:color="000000"/>
              <w:bottom w:val="single" w:sz="5" w:space="0" w:color="000000"/>
              <w:right w:val="single" w:sz="5" w:space="0" w:color="000000"/>
            </w:tcBorders>
          </w:tcPr>
          <w:p w:rsidR="00CC21DD" w:rsidRDefault="00CC21DD" w:rsidP="00A479BC">
            <w:pPr>
              <w:spacing w:before="2" w:line="260" w:lineRule="exact"/>
              <w:ind w:right="-360"/>
              <w:rPr>
                <w:sz w:val="26"/>
                <w:szCs w:val="26"/>
              </w:rPr>
            </w:pPr>
          </w:p>
          <w:p w:rsidR="00CC21DD" w:rsidRDefault="00CC21DD" w:rsidP="00A479BC">
            <w:pPr>
              <w:ind w:left="337" w:right="-360"/>
              <w:rPr>
                <w:sz w:val="23"/>
                <w:szCs w:val="23"/>
              </w:rPr>
            </w:pPr>
            <w:r>
              <w:rPr>
                <w:rFonts w:ascii="Times New Roman" w:eastAsia="Times New Roman" w:hAnsi="Times New Roman" w:cs="Times New Roman"/>
                <w:spacing w:val="-1"/>
                <w:sz w:val="23"/>
                <w:szCs w:val="23"/>
              </w:rPr>
              <w:t>S</w:t>
            </w:r>
            <w:r>
              <w:rPr>
                <w:rFonts w:ascii="Times New Roman" w:eastAsia="Times New Roman" w:hAnsi="Times New Roman" w:cs="Times New Roman"/>
                <w:sz w:val="23"/>
                <w:szCs w:val="23"/>
              </w:rPr>
              <w:t>timulus</w:t>
            </w:r>
          </w:p>
        </w:tc>
        <w:tc>
          <w:tcPr>
            <w:tcW w:w="4140"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line="260" w:lineRule="exact"/>
              <w:ind w:left="64" w:right="-49"/>
              <w:rPr>
                <w:sz w:val="24"/>
                <w:szCs w:val="24"/>
              </w:rPr>
            </w:pPr>
            <w:r>
              <w:rPr>
                <w:rFonts w:ascii="Times New Roman" w:eastAsia="Times New Roman" w:hAnsi="Times New Roman" w:cs="Times New Roman"/>
                <w:sz w:val="24"/>
                <w:szCs w:val="24"/>
              </w:rPr>
              <w:t>Untuk</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hub</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komun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p>
          <w:p w:rsidR="00CC21DD" w:rsidRDefault="00CC21DD" w:rsidP="00287001">
            <w:pPr>
              <w:spacing w:before="7" w:line="120" w:lineRule="exact"/>
              <w:rPr>
                <w:sz w:val="13"/>
                <w:szCs w:val="13"/>
              </w:rPr>
            </w:pPr>
          </w:p>
          <w:p w:rsidR="00CC21DD" w:rsidRDefault="00CC21DD" w:rsidP="00287001">
            <w:pPr>
              <w:ind w:left="64"/>
              <w:rPr>
                <w:sz w:val="24"/>
                <w:szCs w:val="24"/>
              </w:rPr>
            </w:pP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ntar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objek</w:t>
            </w:r>
          </w:p>
        </w:tc>
      </w:tr>
      <w:tr w:rsidR="00CC21DD" w:rsidTr="00E72FDB">
        <w:trPr>
          <w:trHeight w:hRule="exact" w:val="1083"/>
        </w:trPr>
        <w:tc>
          <w:tcPr>
            <w:tcW w:w="2250" w:type="dxa"/>
            <w:tcBorders>
              <w:top w:val="single" w:sz="5" w:space="0" w:color="000000"/>
              <w:left w:val="single" w:sz="5" w:space="0" w:color="000000"/>
              <w:bottom w:val="single" w:sz="5" w:space="0" w:color="000000"/>
              <w:right w:val="single" w:sz="5" w:space="0" w:color="000000"/>
            </w:tcBorders>
          </w:tcPr>
          <w:p w:rsidR="00CC21DD" w:rsidRDefault="00CC21DD" w:rsidP="00CC21DD">
            <w:pPr>
              <w:jc w:val="center"/>
            </w:pPr>
            <w:r>
              <w:rPr>
                <w:noProof/>
              </w:rPr>
              <w:drawing>
                <wp:inline distT="0" distB="0" distL="0" distR="0" wp14:anchorId="0E8AA6A8">
                  <wp:extent cx="790575" cy="571500"/>
                  <wp:effectExtent l="0" t="0" r="952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0575" cy="571500"/>
                          </a:xfrm>
                          <a:prstGeom prst="rect">
                            <a:avLst/>
                          </a:prstGeom>
                          <a:noFill/>
                        </pic:spPr>
                      </pic:pic>
                    </a:graphicData>
                  </a:graphic>
                </wp:inline>
              </w:drawing>
            </w:r>
          </w:p>
        </w:tc>
        <w:tc>
          <w:tcPr>
            <w:tcW w:w="1530"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before="2" w:line="260" w:lineRule="exact"/>
              <w:rPr>
                <w:sz w:val="26"/>
                <w:szCs w:val="26"/>
              </w:rPr>
            </w:pPr>
          </w:p>
          <w:p w:rsidR="00CC21DD" w:rsidRDefault="00CC21DD" w:rsidP="00287001">
            <w:pPr>
              <w:ind w:left="124"/>
              <w:rPr>
                <w:sz w:val="23"/>
                <w:szCs w:val="23"/>
              </w:rPr>
            </w:pPr>
            <w:r>
              <w:rPr>
                <w:rFonts w:ascii="Times New Roman" w:eastAsia="Times New Roman" w:hAnsi="Times New Roman" w:cs="Times New Roman"/>
                <w:spacing w:val="-1"/>
                <w:sz w:val="23"/>
                <w:szCs w:val="23"/>
              </w:rPr>
              <w:t>S</w:t>
            </w:r>
            <w:r>
              <w:rPr>
                <w:rFonts w:ascii="Times New Roman" w:eastAsia="Times New Roman" w:hAnsi="Times New Roman" w:cs="Times New Roman"/>
                <w:spacing w:val="1"/>
                <w:sz w:val="23"/>
                <w:szCs w:val="23"/>
              </w:rPr>
              <w:t>e</w:t>
            </w:r>
            <w:r>
              <w:rPr>
                <w:rFonts w:ascii="Times New Roman" w:eastAsia="Times New Roman" w:hAnsi="Times New Roman" w:cs="Times New Roman"/>
                <w:sz w:val="23"/>
                <w:szCs w:val="23"/>
              </w:rPr>
              <w:t>lf</w:t>
            </w:r>
            <w:r>
              <w:rPr>
                <w:rFonts w:ascii="Times New Roman" w:eastAsia="Times New Roman" w:hAnsi="Times New Roman" w:cs="Times New Roman"/>
                <w:spacing w:val="-2"/>
                <w:sz w:val="23"/>
                <w:szCs w:val="23"/>
              </w:rPr>
              <w:t xml:space="preserve"> </w:t>
            </w:r>
            <w:r>
              <w:rPr>
                <w:rFonts w:ascii="Times New Roman" w:eastAsia="Times New Roman" w:hAnsi="Times New Roman" w:cs="Times New Roman"/>
                <w:spacing w:val="-1"/>
                <w:sz w:val="23"/>
                <w:szCs w:val="23"/>
              </w:rPr>
              <w:t>S</w:t>
            </w:r>
            <w:r>
              <w:rPr>
                <w:rFonts w:ascii="Times New Roman" w:eastAsia="Times New Roman" w:hAnsi="Times New Roman" w:cs="Times New Roman"/>
                <w:sz w:val="23"/>
                <w:szCs w:val="23"/>
              </w:rPr>
              <w:t>timulus</w:t>
            </w:r>
          </w:p>
        </w:tc>
        <w:tc>
          <w:tcPr>
            <w:tcW w:w="4140"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line="260" w:lineRule="exact"/>
              <w:ind w:left="64" w:right="-49"/>
              <w:rPr>
                <w:sz w:val="24"/>
                <w:szCs w:val="24"/>
              </w:rPr>
            </w:pP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mu</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us,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CC21DD" w:rsidRDefault="00CC21DD" w:rsidP="00287001">
            <w:pPr>
              <w:spacing w:before="7" w:line="120" w:lineRule="exact"/>
              <w:rPr>
                <w:sz w:val="13"/>
                <w:szCs w:val="13"/>
              </w:rPr>
            </w:pPr>
          </w:p>
          <w:p w:rsidR="00CC21DD" w:rsidRDefault="00CC21DD" w:rsidP="00287001">
            <w:pPr>
              <w:ind w:left="64"/>
              <w:rPr>
                <w:sz w:val="24"/>
                <w:szCs w:val="24"/>
              </w:rPr>
            </w:pP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disam</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ikan untuk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objek itu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ndiri</w:t>
            </w:r>
          </w:p>
        </w:tc>
      </w:tr>
      <w:tr w:rsidR="00CC21DD" w:rsidTr="00E72FDB">
        <w:trPr>
          <w:trHeight w:hRule="exact" w:val="1425"/>
        </w:trPr>
        <w:tc>
          <w:tcPr>
            <w:tcW w:w="2250" w:type="dxa"/>
            <w:tcBorders>
              <w:top w:val="single" w:sz="5" w:space="0" w:color="000000"/>
              <w:left w:val="single" w:sz="5" w:space="0" w:color="000000"/>
              <w:bottom w:val="single" w:sz="5" w:space="0" w:color="000000"/>
              <w:right w:val="single" w:sz="5" w:space="0" w:color="000000"/>
            </w:tcBorders>
          </w:tcPr>
          <w:p w:rsidR="00CC21DD" w:rsidRDefault="00CC21DD" w:rsidP="00CC21DD">
            <w:pPr>
              <w:jc w:val="center"/>
            </w:pPr>
          </w:p>
          <w:p w:rsidR="00CC21DD" w:rsidRDefault="00CC21DD" w:rsidP="00CC21DD">
            <w:pPr>
              <w:jc w:val="center"/>
            </w:pPr>
            <w:r>
              <w:rPr>
                <w:noProof/>
              </w:rPr>
              <w:drawing>
                <wp:inline distT="0" distB="0" distL="0" distR="0" wp14:anchorId="55EBD91D">
                  <wp:extent cx="828675" cy="581025"/>
                  <wp:effectExtent l="0" t="0" r="9525"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8675" cy="581025"/>
                          </a:xfrm>
                          <a:prstGeom prst="rect">
                            <a:avLst/>
                          </a:prstGeom>
                          <a:noFill/>
                        </pic:spPr>
                      </pic:pic>
                    </a:graphicData>
                  </a:graphic>
                </wp:inline>
              </w:drawing>
            </w:r>
          </w:p>
        </w:tc>
        <w:tc>
          <w:tcPr>
            <w:tcW w:w="1530"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before="2" w:line="260" w:lineRule="exact"/>
              <w:rPr>
                <w:sz w:val="26"/>
                <w:szCs w:val="26"/>
              </w:rPr>
            </w:pPr>
          </w:p>
          <w:p w:rsidR="00CC21DD" w:rsidRDefault="00CC21DD" w:rsidP="00287001">
            <w:pPr>
              <w:ind w:left="93"/>
              <w:rPr>
                <w:sz w:val="23"/>
                <w:szCs w:val="23"/>
              </w:rPr>
            </w:pPr>
            <w:r>
              <w:rPr>
                <w:rFonts w:ascii="Times New Roman" w:eastAsia="Times New Roman" w:hAnsi="Times New Roman" w:cs="Times New Roman"/>
                <w:spacing w:val="-3"/>
                <w:sz w:val="23"/>
                <w:szCs w:val="23"/>
              </w:rPr>
              <w:t>F</w:t>
            </w:r>
            <w:r>
              <w:rPr>
                <w:rFonts w:ascii="Times New Roman" w:eastAsia="Times New Roman" w:hAnsi="Times New Roman" w:cs="Times New Roman"/>
                <w:sz w:val="23"/>
                <w:szCs w:val="23"/>
              </w:rPr>
              <w:t>o</w:t>
            </w:r>
            <w:r>
              <w:rPr>
                <w:rFonts w:ascii="Times New Roman" w:eastAsia="Times New Roman" w:hAnsi="Times New Roman" w:cs="Times New Roman"/>
                <w:spacing w:val="1"/>
                <w:sz w:val="23"/>
                <w:szCs w:val="23"/>
              </w:rPr>
              <w:t>c</w:t>
            </w:r>
            <w:r>
              <w:rPr>
                <w:rFonts w:ascii="Times New Roman" w:eastAsia="Times New Roman" w:hAnsi="Times New Roman" w:cs="Times New Roman"/>
                <w:sz w:val="23"/>
                <w:szCs w:val="23"/>
              </w:rPr>
              <w:t>us</w:t>
            </w:r>
            <w:r>
              <w:rPr>
                <w:rFonts w:ascii="Times New Roman" w:eastAsia="Times New Roman" w:hAnsi="Times New Roman" w:cs="Times New Roman"/>
                <w:spacing w:val="-1"/>
                <w:sz w:val="23"/>
                <w:szCs w:val="23"/>
              </w:rPr>
              <w:t xml:space="preserve"> </w:t>
            </w:r>
            <w:r>
              <w:rPr>
                <w:rFonts w:ascii="Times New Roman" w:eastAsia="Times New Roman" w:hAnsi="Times New Roman" w:cs="Times New Roman"/>
                <w:sz w:val="23"/>
                <w:szCs w:val="23"/>
              </w:rPr>
              <w:t>Control</w:t>
            </w:r>
          </w:p>
        </w:tc>
        <w:tc>
          <w:tcPr>
            <w:tcW w:w="4140" w:type="dxa"/>
            <w:tcBorders>
              <w:top w:val="single" w:sz="5" w:space="0" w:color="000000"/>
              <w:left w:val="single" w:sz="5" w:space="0" w:color="000000"/>
              <w:bottom w:val="single" w:sz="5" w:space="0" w:color="000000"/>
              <w:right w:val="single" w:sz="5" w:space="0" w:color="000000"/>
            </w:tcBorders>
          </w:tcPr>
          <w:p w:rsidR="00CC21DD" w:rsidRDefault="00CC21DD" w:rsidP="00287001">
            <w:pPr>
              <w:spacing w:line="260" w:lineRule="exact"/>
              <w:ind w:left="64" w:right="-48"/>
              <w:rPr>
                <w:sz w:val="24"/>
                <w:szCs w:val="24"/>
              </w:rPr>
            </w:pPr>
            <w:proofErr w:type="gramStart"/>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z w:val="24"/>
                <w:szCs w:val="24"/>
              </w:rPr>
              <w:t>temp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sil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z w:val="24"/>
                <w:szCs w:val="24"/>
              </w:rPr>
              <w:t xml:space="preserve">input </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p>
          <w:p w:rsidR="00CC21DD" w:rsidRDefault="00CC21DD" w:rsidP="00287001">
            <w:pPr>
              <w:spacing w:before="28" w:line="400" w:lineRule="exact"/>
              <w:ind w:left="64" w:right="-49"/>
              <w:rPr>
                <w:sz w:val="24"/>
                <w:szCs w:val="24"/>
              </w:rPr>
            </w:pPr>
            <w:r>
              <w:rPr>
                <w:rFonts w:ascii="Times New Roman" w:eastAsia="Times New Roman" w:hAnsi="Times New Roman" w:cs="Times New Roman"/>
                <w:sz w:val="24"/>
                <w:szCs w:val="24"/>
              </w:rPr>
              <w:t>output</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laku</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oleh obj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k/aktor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sistem</w:t>
            </w:r>
          </w:p>
        </w:tc>
      </w:tr>
    </w:tbl>
    <w:p w:rsidR="00CC21DD" w:rsidRDefault="00CC21DD" w:rsidP="00CC21DD">
      <w:pPr>
        <w:jc w:val="both"/>
        <w:rPr>
          <w:rFonts w:ascii="Times New Roman" w:hAnsi="Times New Roman" w:cs="Times New Roman"/>
          <w:sz w:val="24"/>
          <w:szCs w:val="24"/>
        </w:rPr>
      </w:pPr>
    </w:p>
    <w:p w:rsidR="00BA39E1" w:rsidRDefault="00BA39E1" w:rsidP="00BA39E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Contoh da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 pen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diagram</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riku</w:t>
      </w:r>
      <w:r>
        <w:rPr>
          <w:rFonts w:ascii="Times New Roman" w:eastAsia="Times New Roman" w:hAnsi="Times New Roman" w:cs="Times New Roman"/>
          <w:spacing w:val="2"/>
          <w:sz w:val="24"/>
          <w:szCs w:val="24"/>
        </w:rPr>
        <w:t>t</w:t>
      </w:r>
      <w:r>
        <w:rPr>
          <w:rFonts w:ascii="Times New Roman" w:eastAsia="Times New Roman" w:hAnsi="Times New Roman" w:cs="Times New Roman"/>
          <w:sz w:val="24"/>
          <w:szCs w:val="24"/>
        </w:rPr>
        <w:t>:</w:t>
      </w:r>
    </w:p>
    <w:p w:rsidR="00BA39E1" w:rsidRDefault="00BA39E1" w:rsidP="00BA39E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F4DDFA">
            <wp:extent cx="4750435" cy="30480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8837" cy="3053391"/>
                    </a:xfrm>
                    <a:prstGeom prst="rect">
                      <a:avLst/>
                    </a:prstGeom>
                    <a:noFill/>
                  </pic:spPr>
                </pic:pic>
              </a:graphicData>
            </a:graphic>
          </wp:inline>
        </w:drawing>
      </w:r>
    </w:p>
    <w:p w:rsidR="00BA39E1" w:rsidRDefault="00BA39E1" w:rsidP="00BA39E1">
      <w:pPr>
        <w:ind w:left="2583"/>
        <w:rPr>
          <w:rFonts w:ascii="Times New Roman" w:eastAsia="Times New Roman" w:hAnsi="Times New Roman" w:cs="Times New Roman"/>
          <w:i/>
          <w:sz w:val="24"/>
          <w:szCs w:val="24"/>
        </w:rPr>
      </w:pPr>
      <w:r>
        <w:rPr>
          <w:rFonts w:ascii="Times New Roman" w:eastAsia="Times New Roman" w:hAnsi="Times New Roman" w:cs="Times New Roman"/>
          <w:b/>
          <w:spacing w:val="2"/>
          <w:sz w:val="24"/>
          <w:szCs w:val="24"/>
        </w:rPr>
        <w:t>Ga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 xml:space="preserve">2.5 </w:t>
      </w:r>
      <w:proofErr w:type="gramStart"/>
      <w:r>
        <w:rPr>
          <w:rFonts w:ascii="Times New Roman" w:eastAsia="Times New Roman" w:hAnsi="Times New Roman" w:cs="Times New Roman"/>
          <w:sz w:val="24"/>
          <w:szCs w:val="24"/>
        </w:rPr>
        <w:t xml:space="preserve">Contoh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qu</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proofErr w:type="gramEnd"/>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Diagram</w:t>
      </w:r>
    </w:p>
    <w:p w:rsidR="00BA39E1" w:rsidRPr="00BA39E1" w:rsidRDefault="00BA39E1" w:rsidP="00BA39E1">
      <w:pPr>
        <w:jc w:val="both"/>
        <w:rPr>
          <w:b/>
          <w:sz w:val="24"/>
          <w:szCs w:val="24"/>
        </w:rPr>
      </w:pPr>
    </w:p>
    <w:p w:rsidR="00BA39E1" w:rsidRDefault="00BA39E1" w:rsidP="00E72FDB">
      <w:pPr>
        <w:ind w:left="720"/>
        <w:rPr>
          <w:sz w:val="24"/>
          <w:szCs w:val="24"/>
        </w:rPr>
      </w:pPr>
      <w:r>
        <w:rPr>
          <w:rFonts w:ascii="Times New Roman" w:eastAsia="Times New Roman" w:hAnsi="Times New Roman" w:cs="Times New Roman"/>
          <w:b/>
          <w:sz w:val="24"/>
          <w:szCs w:val="24"/>
        </w:rPr>
        <w:t>2.5.5</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z w:val="24"/>
          <w:szCs w:val="24"/>
        </w:rPr>
        <w:t>Class Diagr</w:t>
      </w:r>
      <w:r>
        <w:rPr>
          <w:rFonts w:ascii="Times New Roman" w:eastAsia="Times New Roman" w:hAnsi="Times New Roman" w:cs="Times New Roman"/>
          <w:b/>
          <w:spacing w:val="2"/>
          <w:sz w:val="24"/>
          <w:szCs w:val="24"/>
        </w:rPr>
        <w:t>a</w:t>
      </w:r>
      <w:r>
        <w:rPr>
          <w:rFonts w:ascii="Times New Roman" w:eastAsia="Times New Roman" w:hAnsi="Times New Roman" w:cs="Times New Roman"/>
          <w:b/>
          <w:sz w:val="24"/>
          <w:szCs w:val="24"/>
        </w:rPr>
        <w:t>m</w:t>
      </w:r>
    </w:p>
    <w:p w:rsidR="00BA39E1" w:rsidRDefault="00BA39E1" w:rsidP="00E72FDB">
      <w:pPr>
        <w:spacing w:before="14" w:line="260" w:lineRule="exact"/>
        <w:ind w:left="720"/>
        <w:rPr>
          <w:sz w:val="26"/>
          <w:szCs w:val="26"/>
        </w:rPr>
      </w:pPr>
    </w:p>
    <w:p w:rsidR="00BA39E1" w:rsidRDefault="00BA39E1" w:rsidP="00E72FDB">
      <w:pPr>
        <w:spacing w:line="359" w:lineRule="auto"/>
        <w:ind w:left="720" w:right="30" w:firstLine="720"/>
        <w:jc w:val="both"/>
        <w:rPr>
          <w:sz w:val="24"/>
          <w:szCs w:val="24"/>
        </w:rPr>
        <w:sectPr w:rsidR="00BA39E1" w:rsidSect="00E72FDB">
          <w:pgSz w:w="11920" w:h="16840"/>
          <w:pgMar w:top="920" w:right="1570" w:bottom="280" w:left="1680" w:header="731" w:footer="0" w:gutter="0"/>
          <w:cols w:space="720"/>
        </w:sectPr>
      </w:pPr>
      <w:r>
        <w:rPr>
          <w:rFonts w:ascii="Times New Roman" w:eastAsia="Times New Roman" w:hAnsi="Times New Roman" w:cs="Times New Roman"/>
          <w:i/>
          <w:sz w:val="24"/>
          <w:szCs w:val="24"/>
        </w:rPr>
        <w:t>Class</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Diagram</w:t>
      </w:r>
      <w:r>
        <w:rPr>
          <w:rFonts w:ascii="Times New Roman" w:eastAsia="Times New Roman" w:hAnsi="Times New Roman" w:cs="Times New Roman"/>
          <w:i/>
          <w:spacing w:val="1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diag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m</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menunjuk</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las</w:t>
      </w:r>
      <w:r>
        <w:rPr>
          <w:rFonts w:ascii="Times New Roman" w:eastAsia="Times New Roman" w:hAnsi="Times New Roman" w:cs="Times New Roman"/>
          <w:i/>
          <w:spacing w:val="1"/>
          <w:sz w:val="24"/>
          <w:szCs w:val="24"/>
        </w:rPr>
        <w:t>s</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lass</w:t>
      </w:r>
      <w:r>
        <w:rPr>
          <w:rFonts w:ascii="Times New Roman" w:eastAsia="Times New Roman" w:hAnsi="Times New Roman" w:cs="Times New Roman"/>
          <w:i/>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rhub</w:t>
      </w:r>
      <w:r>
        <w:rPr>
          <w:rFonts w:ascii="Times New Roman" w:eastAsia="Times New Roman" w:hAnsi="Times New Roman" w:cs="Times New Roman"/>
          <w:spacing w:val="-1"/>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z w:val="24"/>
          <w:szCs w:val="24"/>
        </w:rPr>
        <w:t>lo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ika</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oho,</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2015</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m ini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st</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uktur statis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rikut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ko</w:t>
      </w:r>
      <w:r>
        <w:rPr>
          <w:rFonts w:ascii="Times New Roman" w:eastAsia="Times New Roman" w:hAnsi="Times New Roman" w:cs="Times New Roman"/>
          <w:spacing w:val="3"/>
          <w:sz w:val="24"/>
          <w:szCs w:val="24"/>
        </w:rPr>
        <w:t>m</w:t>
      </w:r>
      <w:r>
        <w:rPr>
          <w:rFonts w:ascii="Times New Roman" w:eastAsia="Times New Roman" w:hAnsi="Times New Roman" w:cs="Times New Roman"/>
          <w:sz w:val="24"/>
          <w:szCs w:val="24"/>
        </w:rPr>
        <w:t>pon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 komponen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 d</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dal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pemb</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lass</w:t>
      </w:r>
      <w:r>
        <w:rPr>
          <w:rFonts w:ascii="Times New Roman" w:eastAsia="Times New Roman" w:hAnsi="Times New Roman" w:cs="Times New Roman"/>
          <w:i/>
          <w:spacing w:val="1"/>
          <w:sz w:val="24"/>
          <w:szCs w:val="24"/>
        </w:rPr>
        <w:t xml:space="preserve"> </w:t>
      </w:r>
      <w:r w:rsidR="00A479BC">
        <w:rPr>
          <w:rFonts w:ascii="Times New Roman" w:eastAsia="Times New Roman" w:hAnsi="Times New Roman" w:cs="Times New Roman"/>
          <w:i/>
          <w:sz w:val="24"/>
          <w:szCs w:val="24"/>
        </w:rPr>
        <w:t>diagram</w:t>
      </w:r>
    </w:p>
    <w:p w:rsidR="00BA39E1" w:rsidRDefault="00BA39E1" w:rsidP="00BA39E1">
      <w:pPr>
        <w:spacing w:line="200" w:lineRule="exact"/>
      </w:pPr>
    </w:p>
    <w:p w:rsidR="00BA39E1" w:rsidRDefault="00BA39E1" w:rsidP="00BA39E1">
      <w:pPr>
        <w:spacing w:before="29" w:line="260" w:lineRule="exact"/>
        <w:ind w:left="2028"/>
        <w:rPr>
          <w:sz w:val="24"/>
          <w:szCs w:val="24"/>
        </w:rPr>
      </w:pPr>
      <w:r>
        <w:rPr>
          <w:rFonts w:ascii="Times New Roman" w:eastAsia="Times New Roman" w:hAnsi="Times New Roman" w:cs="Times New Roman"/>
          <w:b/>
          <w:position w:val="-1"/>
          <w:sz w:val="24"/>
          <w:szCs w:val="24"/>
        </w:rPr>
        <w:t>Ta</w:t>
      </w:r>
      <w:r>
        <w:rPr>
          <w:rFonts w:ascii="Times New Roman" w:eastAsia="Times New Roman" w:hAnsi="Times New Roman" w:cs="Times New Roman"/>
          <w:b/>
          <w:spacing w:val="1"/>
          <w:position w:val="-1"/>
          <w:sz w:val="24"/>
          <w:szCs w:val="24"/>
        </w:rPr>
        <w:t>b</w:t>
      </w:r>
      <w:r>
        <w:rPr>
          <w:rFonts w:ascii="Times New Roman" w:eastAsia="Times New Roman" w:hAnsi="Times New Roman" w:cs="Times New Roman"/>
          <w:b/>
          <w:spacing w:val="-1"/>
          <w:position w:val="-1"/>
          <w:sz w:val="24"/>
          <w:szCs w:val="24"/>
        </w:rPr>
        <w:t>e</w:t>
      </w:r>
      <w:r w:rsidR="005F2C98">
        <w:rPr>
          <w:rFonts w:ascii="Times New Roman" w:eastAsia="Times New Roman" w:hAnsi="Times New Roman" w:cs="Times New Roman"/>
          <w:b/>
          <w:position w:val="-1"/>
          <w:sz w:val="24"/>
          <w:szCs w:val="24"/>
        </w:rPr>
        <w:t xml:space="preserve">l </w:t>
      </w:r>
      <w:proofErr w:type="gramStart"/>
      <w:r w:rsidR="005F2C98">
        <w:rPr>
          <w:rFonts w:ascii="Times New Roman" w:eastAsia="Times New Roman" w:hAnsi="Times New Roman" w:cs="Times New Roman"/>
          <w:b/>
          <w:position w:val="-1"/>
          <w:sz w:val="24"/>
          <w:szCs w:val="24"/>
        </w:rPr>
        <w:t xml:space="preserve">2.5 </w:t>
      </w:r>
      <w:r>
        <w:rPr>
          <w:rFonts w:ascii="Times New Roman" w:eastAsia="Times New Roman" w:hAnsi="Times New Roman" w:cs="Times New Roman"/>
          <w:b/>
          <w:spacing w:val="14"/>
          <w:position w:val="-1"/>
          <w:sz w:val="24"/>
          <w:szCs w:val="24"/>
        </w:rPr>
        <w:t xml:space="preserve"> </w:t>
      </w:r>
      <w:r>
        <w:rPr>
          <w:rFonts w:ascii="Times New Roman" w:eastAsia="Times New Roman" w:hAnsi="Times New Roman" w:cs="Times New Roman"/>
          <w:position w:val="-1"/>
          <w:sz w:val="24"/>
          <w:szCs w:val="24"/>
        </w:rPr>
        <w:t>Kompon</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n</w:t>
      </w:r>
      <w:proofErr w:type="gramEnd"/>
      <w:r>
        <w:rPr>
          <w:rFonts w:ascii="Times New Roman" w:eastAsia="Times New Roman" w:hAnsi="Times New Roman" w:cs="Times New Roman"/>
          <w:position w:val="-1"/>
          <w:sz w:val="24"/>
          <w:szCs w:val="24"/>
        </w:rPr>
        <w:t xml:space="preserve"> </w:t>
      </w:r>
      <w:r>
        <w:rPr>
          <w:rFonts w:ascii="Times New Roman" w:eastAsia="Times New Roman" w:hAnsi="Times New Roman" w:cs="Times New Roman"/>
          <w:i/>
          <w:position w:val="-1"/>
          <w:sz w:val="24"/>
          <w:szCs w:val="24"/>
        </w:rPr>
        <w:t>Class</w:t>
      </w:r>
      <w:r>
        <w:rPr>
          <w:rFonts w:ascii="Times New Roman" w:eastAsia="Times New Roman" w:hAnsi="Times New Roman" w:cs="Times New Roman"/>
          <w:i/>
          <w:spacing w:val="1"/>
          <w:position w:val="-1"/>
          <w:sz w:val="24"/>
          <w:szCs w:val="24"/>
        </w:rPr>
        <w:t xml:space="preserve"> </w:t>
      </w:r>
      <w:r>
        <w:rPr>
          <w:rFonts w:ascii="Times New Roman" w:eastAsia="Times New Roman" w:hAnsi="Times New Roman" w:cs="Times New Roman"/>
          <w:i/>
          <w:position w:val="-1"/>
          <w:sz w:val="24"/>
          <w:szCs w:val="24"/>
        </w:rPr>
        <w:t>Diagram</w:t>
      </w:r>
    </w:p>
    <w:tbl>
      <w:tblPr>
        <w:tblpPr w:leftFromText="180" w:rightFromText="180" w:vertAnchor="text" w:horzAnchor="margin" w:tblpXSpec="center" w:tblpY="205"/>
        <w:tblW w:w="8186" w:type="dxa"/>
        <w:tblLayout w:type="fixed"/>
        <w:tblCellMar>
          <w:left w:w="0" w:type="dxa"/>
          <w:right w:w="0" w:type="dxa"/>
        </w:tblCellMar>
        <w:tblLook w:val="01E0" w:firstRow="1" w:lastRow="1" w:firstColumn="1" w:lastColumn="1" w:noHBand="0" w:noVBand="0"/>
      </w:tblPr>
      <w:tblGrid>
        <w:gridCol w:w="2070"/>
        <w:gridCol w:w="1890"/>
        <w:gridCol w:w="4226"/>
      </w:tblGrid>
      <w:tr w:rsidR="00A479BC" w:rsidTr="00E72FDB">
        <w:trPr>
          <w:trHeight w:hRule="exact" w:val="324"/>
        </w:trPr>
        <w:tc>
          <w:tcPr>
            <w:tcW w:w="2070" w:type="dxa"/>
            <w:tcBorders>
              <w:top w:val="single" w:sz="3" w:space="0" w:color="000000"/>
              <w:left w:val="single" w:sz="3" w:space="0" w:color="000000"/>
              <w:bottom w:val="single" w:sz="3" w:space="0" w:color="000000"/>
              <w:right w:val="single" w:sz="3" w:space="0" w:color="000000"/>
            </w:tcBorders>
          </w:tcPr>
          <w:p w:rsidR="00BA39E1" w:rsidRPr="005F2C98" w:rsidRDefault="00BA39E1" w:rsidP="005F2C98">
            <w:pPr>
              <w:spacing w:before="11"/>
              <w:ind w:left="630" w:right="450"/>
              <w:jc w:val="center"/>
              <w:rPr>
                <w:rFonts w:ascii="Times New Roman" w:eastAsia="Calibri" w:hAnsi="Times New Roman" w:cs="Times New Roman"/>
                <w:b/>
                <w:sz w:val="24"/>
                <w:szCs w:val="24"/>
              </w:rPr>
            </w:pPr>
            <w:r w:rsidRPr="005F2C98">
              <w:rPr>
                <w:rFonts w:ascii="Times New Roman" w:eastAsia="Calibri" w:hAnsi="Times New Roman" w:cs="Times New Roman"/>
                <w:b/>
                <w:sz w:val="24"/>
                <w:szCs w:val="24"/>
              </w:rPr>
              <w:t>Sim</w:t>
            </w:r>
            <w:r w:rsidRPr="005F2C98">
              <w:rPr>
                <w:rFonts w:ascii="Times New Roman" w:eastAsia="Calibri" w:hAnsi="Times New Roman" w:cs="Times New Roman"/>
                <w:b/>
                <w:spacing w:val="1"/>
                <w:sz w:val="24"/>
                <w:szCs w:val="24"/>
              </w:rPr>
              <w:t>b</w:t>
            </w:r>
            <w:r w:rsidRPr="005F2C98">
              <w:rPr>
                <w:rFonts w:ascii="Times New Roman" w:eastAsia="Calibri" w:hAnsi="Times New Roman" w:cs="Times New Roman"/>
                <w:b/>
                <w:sz w:val="24"/>
                <w:szCs w:val="24"/>
              </w:rPr>
              <w:t>ol</w:t>
            </w:r>
          </w:p>
        </w:tc>
        <w:tc>
          <w:tcPr>
            <w:tcW w:w="1890" w:type="dxa"/>
            <w:tcBorders>
              <w:top w:val="single" w:sz="3" w:space="0" w:color="000000"/>
              <w:left w:val="single" w:sz="3" w:space="0" w:color="000000"/>
              <w:bottom w:val="single" w:sz="3" w:space="0" w:color="000000"/>
              <w:right w:val="single" w:sz="3" w:space="0" w:color="000000"/>
            </w:tcBorders>
          </w:tcPr>
          <w:p w:rsidR="00BA39E1" w:rsidRPr="005F2C98" w:rsidRDefault="00BA39E1" w:rsidP="00BA39E1">
            <w:pPr>
              <w:spacing w:before="11"/>
              <w:ind w:left="321"/>
              <w:rPr>
                <w:rFonts w:ascii="Times New Roman" w:eastAsia="Calibri" w:hAnsi="Times New Roman" w:cs="Times New Roman"/>
                <w:b/>
                <w:sz w:val="24"/>
                <w:szCs w:val="24"/>
              </w:rPr>
            </w:pPr>
            <w:r w:rsidRPr="005F2C98">
              <w:rPr>
                <w:rFonts w:ascii="Times New Roman" w:eastAsia="Calibri" w:hAnsi="Times New Roman" w:cs="Times New Roman"/>
                <w:b/>
                <w:spacing w:val="1"/>
                <w:sz w:val="24"/>
                <w:szCs w:val="24"/>
              </w:rPr>
              <w:t>N</w:t>
            </w:r>
            <w:r w:rsidRPr="005F2C98">
              <w:rPr>
                <w:rFonts w:ascii="Times New Roman" w:eastAsia="Calibri" w:hAnsi="Times New Roman" w:cs="Times New Roman"/>
                <w:b/>
                <w:sz w:val="24"/>
                <w:szCs w:val="24"/>
              </w:rPr>
              <w:t>ama</w:t>
            </w:r>
            <w:r w:rsidRPr="005F2C98">
              <w:rPr>
                <w:rFonts w:ascii="Times New Roman" w:eastAsia="Calibri" w:hAnsi="Times New Roman" w:cs="Times New Roman"/>
                <w:b/>
                <w:spacing w:val="1"/>
                <w:sz w:val="24"/>
                <w:szCs w:val="24"/>
              </w:rPr>
              <w:t xml:space="preserve"> </w:t>
            </w:r>
            <w:r w:rsidRPr="005F2C98">
              <w:rPr>
                <w:rFonts w:ascii="Times New Roman" w:eastAsia="Calibri" w:hAnsi="Times New Roman" w:cs="Times New Roman"/>
                <w:b/>
                <w:sz w:val="24"/>
                <w:szCs w:val="24"/>
              </w:rPr>
              <w:t>E</w:t>
            </w:r>
            <w:r w:rsidRPr="005F2C98">
              <w:rPr>
                <w:rFonts w:ascii="Times New Roman" w:eastAsia="Calibri" w:hAnsi="Times New Roman" w:cs="Times New Roman"/>
                <w:b/>
                <w:spacing w:val="-2"/>
                <w:sz w:val="24"/>
                <w:szCs w:val="24"/>
              </w:rPr>
              <w:t>l</w:t>
            </w:r>
            <w:r w:rsidRPr="005F2C98">
              <w:rPr>
                <w:rFonts w:ascii="Times New Roman" w:eastAsia="Calibri" w:hAnsi="Times New Roman" w:cs="Times New Roman"/>
                <w:b/>
                <w:sz w:val="24"/>
                <w:szCs w:val="24"/>
              </w:rPr>
              <w:t>e</w:t>
            </w:r>
            <w:r w:rsidRPr="005F2C98">
              <w:rPr>
                <w:rFonts w:ascii="Times New Roman" w:eastAsia="Calibri" w:hAnsi="Times New Roman" w:cs="Times New Roman"/>
                <w:b/>
                <w:spacing w:val="1"/>
                <w:sz w:val="24"/>
                <w:szCs w:val="24"/>
              </w:rPr>
              <w:t>m</w:t>
            </w:r>
            <w:r w:rsidRPr="005F2C98">
              <w:rPr>
                <w:rFonts w:ascii="Times New Roman" w:eastAsia="Calibri" w:hAnsi="Times New Roman" w:cs="Times New Roman"/>
                <w:b/>
                <w:sz w:val="24"/>
                <w:szCs w:val="24"/>
              </w:rPr>
              <w:t>en</w:t>
            </w:r>
          </w:p>
        </w:tc>
        <w:tc>
          <w:tcPr>
            <w:tcW w:w="4226" w:type="dxa"/>
            <w:tcBorders>
              <w:top w:val="single" w:sz="3" w:space="0" w:color="000000"/>
              <w:left w:val="single" w:sz="3" w:space="0" w:color="000000"/>
              <w:bottom w:val="single" w:sz="3" w:space="0" w:color="000000"/>
              <w:right w:val="single" w:sz="3" w:space="0" w:color="000000"/>
            </w:tcBorders>
          </w:tcPr>
          <w:p w:rsidR="00BA39E1" w:rsidRPr="005F2C98" w:rsidRDefault="00BA39E1" w:rsidP="00BA39E1">
            <w:pPr>
              <w:spacing w:before="11"/>
              <w:ind w:left="1259" w:right="1281"/>
              <w:jc w:val="center"/>
              <w:rPr>
                <w:rFonts w:ascii="Times New Roman" w:eastAsia="Calibri" w:hAnsi="Times New Roman" w:cs="Times New Roman"/>
                <w:b/>
                <w:sz w:val="24"/>
                <w:szCs w:val="24"/>
              </w:rPr>
            </w:pPr>
            <w:r w:rsidRPr="005F2C98">
              <w:rPr>
                <w:rFonts w:ascii="Times New Roman" w:eastAsia="Calibri" w:hAnsi="Times New Roman" w:cs="Times New Roman"/>
                <w:b/>
                <w:sz w:val="24"/>
                <w:szCs w:val="24"/>
              </w:rPr>
              <w:t>Ke</w:t>
            </w:r>
            <w:r w:rsidRPr="005F2C98">
              <w:rPr>
                <w:rFonts w:ascii="Times New Roman" w:eastAsia="Calibri" w:hAnsi="Times New Roman" w:cs="Times New Roman"/>
                <w:b/>
                <w:spacing w:val="2"/>
                <w:sz w:val="24"/>
                <w:szCs w:val="24"/>
              </w:rPr>
              <w:t>t</w:t>
            </w:r>
            <w:r w:rsidRPr="005F2C98">
              <w:rPr>
                <w:rFonts w:ascii="Times New Roman" w:eastAsia="Calibri" w:hAnsi="Times New Roman" w:cs="Times New Roman"/>
                <w:b/>
                <w:sz w:val="24"/>
                <w:szCs w:val="24"/>
              </w:rPr>
              <w:t>er</w:t>
            </w:r>
            <w:r w:rsidRPr="005F2C98">
              <w:rPr>
                <w:rFonts w:ascii="Times New Roman" w:eastAsia="Calibri" w:hAnsi="Times New Roman" w:cs="Times New Roman"/>
                <w:b/>
                <w:spacing w:val="-1"/>
                <w:sz w:val="24"/>
                <w:szCs w:val="24"/>
              </w:rPr>
              <w:t>a</w:t>
            </w:r>
            <w:r w:rsidRPr="005F2C98">
              <w:rPr>
                <w:rFonts w:ascii="Times New Roman" w:eastAsia="Calibri" w:hAnsi="Times New Roman" w:cs="Times New Roman"/>
                <w:b/>
                <w:spacing w:val="1"/>
                <w:sz w:val="24"/>
                <w:szCs w:val="24"/>
              </w:rPr>
              <w:t>n</w:t>
            </w:r>
            <w:r w:rsidRPr="005F2C98">
              <w:rPr>
                <w:rFonts w:ascii="Times New Roman" w:eastAsia="Calibri" w:hAnsi="Times New Roman" w:cs="Times New Roman"/>
                <w:b/>
                <w:sz w:val="24"/>
                <w:szCs w:val="24"/>
              </w:rPr>
              <w:t>gan</w:t>
            </w:r>
          </w:p>
        </w:tc>
      </w:tr>
      <w:tr w:rsidR="00A479BC" w:rsidTr="00E72FDB">
        <w:trPr>
          <w:trHeight w:hRule="exact" w:val="2560"/>
        </w:trPr>
        <w:tc>
          <w:tcPr>
            <w:tcW w:w="2070" w:type="dxa"/>
            <w:tcBorders>
              <w:top w:val="single" w:sz="3" w:space="0" w:color="000000"/>
              <w:left w:val="single" w:sz="3" w:space="0" w:color="000000"/>
              <w:bottom w:val="single" w:sz="3" w:space="0" w:color="000000"/>
              <w:right w:val="single" w:sz="3" w:space="0" w:color="000000"/>
            </w:tcBorders>
          </w:tcPr>
          <w:p w:rsidR="00BA39E1" w:rsidRDefault="00BA39E1" w:rsidP="00BA39E1">
            <w:pPr>
              <w:spacing w:before="7" w:line="280" w:lineRule="exact"/>
              <w:rPr>
                <w:sz w:val="28"/>
                <w:szCs w:val="28"/>
              </w:rPr>
            </w:pPr>
          </w:p>
          <w:p w:rsidR="00BA39E1" w:rsidRDefault="00BA39E1" w:rsidP="00BA39E1">
            <w:pPr>
              <w:ind w:left="733"/>
            </w:pPr>
            <w:r>
              <w:rPr>
                <w:noProof/>
              </w:rPr>
              <w:drawing>
                <wp:inline distT="0" distB="0" distL="0" distR="0" wp14:anchorId="29BE5A80" wp14:editId="06A2AE6E">
                  <wp:extent cx="723900" cy="1149324"/>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5731" cy="1183984"/>
                          </a:xfrm>
                          <a:prstGeom prst="rect">
                            <a:avLst/>
                          </a:prstGeom>
                          <a:noFill/>
                          <a:ln>
                            <a:noFill/>
                          </a:ln>
                        </pic:spPr>
                      </pic:pic>
                    </a:graphicData>
                  </a:graphic>
                </wp:inline>
              </w:drawing>
            </w:r>
          </w:p>
          <w:p w:rsidR="00BA39E1" w:rsidRDefault="00BA39E1" w:rsidP="00BA39E1">
            <w:pPr>
              <w:spacing w:before="8" w:line="100" w:lineRule="exact"/>
              <w:rPr>
                <w:sz w:val="10"/>
                <w:szCs w:val="10"/>
              </w:rPr>
            </w:pPr>
          </w:p>
        </w:tc>
        <w:tc>
          <w:tcPr>
            <w:tcW w:w="1890" w:type="dxa"/>
            <w:tcBorders>
              <w:top w:val="single" w:sz="3" w:space="0" w:color="000000"/>
              <w:left w:val="single" w:sz="3" w:space="0" w:color="000000"/>
              <w:bottom w:val="single" w:sz="3" w:space="0" w:color="000000"/>
              <w:right w:val="single" w:sz="3" w:space="0" w:color="000000"/>
            </w:tcBorders>
          </w:tcPr>
          <w:p w:rsidR="00BA39E1" w:rsidRDefault="00BA39E1" w:rsidP="00BA39E1">
            <w:pPr>
              <w:spacing w:before="8" w:line="160" w:lineRule="exact"/>
              <w:rPr>
                <w:sz w:val="16"/>
                <w:szCs w:val="16"/>
              </w:rPr>
            </w:pPr>
          </w:p>
          <w:p w:rsidR="00BA39E1" w:rsidRDefault="00BA39E1" w:rsidP="00BA39E1">
            <w:pPr>
              <w:spacing w:line="200" w:lineRule="exact"/>
            </w:pPr>
          </w:p>
          <w:p w:rsidR="00BA39E1" w:rsidRDefault="00BA39E1" w:rsidP="00BA39E1">
            <w:pPr>
              <w:spacing w:line="200" w:lineRule="exact"/>
            </w:pPr>
          </w:p>
          <w:p w:rsidR="00BA39E1" w:rsidRDefault="00BA39E1" w:rsidP="00BA39E1">
            <w:pPr>
              <w:ind w:left="688" w:right="540"/>
              <w:jc w:val="center"/>
              <w:rPr>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las</w:t>
            </w:r>
          </w:p>
        </w:tc>
        <w:tc>
          <w:tcPr>
            <w:tcW w:w="4226" w:type="dxa"/>
            <w:tcBorders>
              <w:top w:val="single" w:sz="3" w:space="0" w:color="000000"/>
              <w:left w:val="single" w:sz="3" w:space="0" w:color="000000"/>
              <w:bottom w:val="single" w:sz="3" w:space="0" w:color="000000"/>
              <w:right w:val="single" w:sz="3" w:space="0" w:color="000000"/>
            </w:tcBorders>
          </w:tcPr>
          <w:p w:rsidR="00BA39E1" w:rsidRPr="00BA39E1" w:rsidRDefault="00BA39E1" w:rsidP="00A479BC">
            <w:pPr>
              <w:spacing w:line="360" w:lineRule="auto"/>
              <w:ind w:left="105" w:right="-30"/>
              <w:jc w:val="both"/>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bol   untuk   memb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ng</w:t>
            </w:r>
            <w:r>
              <w:rPr>
                <w:rFonts w:ascii="Times New Roman" w:eastAsia="Times New Roman" w:hAnsi="Times New Roman" w:cs="Times New Roman"/>
                <w:sz w:val="24"/>
                <w:szCs w:val="24"/>
              </w:rPr>
              <w:t>un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p>
          <w:p w:rsidR="00BA39E1" w:rsidRDefault="00BA39E1" w:rsidP="00A479BC">
            <w:pPr>
              <w:spacing w:line="360" w:lineRule="auto"/>
              <w:ind w:left="105" w:right="-36"/>
              <w:jc w:val="both"/>
              <w:rPr>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mrog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man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jek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diri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3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ian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tas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las,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ian 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tribut,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ian</w:t>
            </w:r>
            <w:r>
              <w:rPr>
                <w:rFonts w:ascii="Times New Roman" w:eastAsia="Times New Roman" w:hAnsi="Times New Roman" w:cs="Times New Roman"/>
                <w:spacing w:val="2"/>
                <w:sz w:val="24"/>
                <w:szCs w:val="24"/>
              </w:rPr>
              <w:t xml:space="preserve"> 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metode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w:t>
            </w:r>
          </w:p>
        </w:tc>
      </w:tr>
      <w:tr w:rsidR="00A479BC" w:rsidTr="00E72FDB">
        <w:trPr>
          <w:trHeight w:hRule="exact" w:val="994"/>
        </w:trPr>
        <w:tc>
          <w:tcPr>
            <w:tcW w:w="2070" w:type="dxa"/>
            <w:tcBorders>
              <w:top w:val="single" w:sz="3" w:space="0" w:color="000000"/>
              <w:left w:val="single" w:sz="3" w:space="0" w:color="000000"/>
              <w:bottom w:val="single" w:sz="3" w:space="0" w:color="000000"/>
              <w:right w:val="single" w:sz="3" w:space="0" w:color="000000"/>
            </w:tcBorders>
          </w:tcPr>
          <w:p w:rsidR="00BA39E1" w:rsidRDefault="00BA39E1" w:rsidP="00BA39E1">
            <w:pPr>
              <w:spacing w:line="200" w:lineRule="exact"/>
            </w:pPr>
          </w:p>
          <w:p w:rsidR="00BA39E1" w:rsidRDefault="00BA39E1" w:rsidP="00BA39E1">
            <w:pPr>
              <w:ind w:left="133"/>
            </w:pPr>
            <w:r>
              <w:rPr>
                <w:noProof/>
              </w:rPr>
              <w:drawing>
                <wp:inline distT="0" distB="0" distL="0" distR="0" wp14:anchorId="2A0A61D7" wp14:editId="6B585191">
                  <wp:extent cx="1362075" cy="266700"/>
                  <wp:effectExtent l="0" t="0" r="952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62075" cy="266700"/>
                          </a:xfrm>
                          <a:prstGeom prst="rect">
                            <a:avLst/>
                          </a:prstGeom>
                          <a:noFill/>
                          <a:ln>
                            <a:noFill/>
                          </a:ln>
                        </pic:spPr>
                      </pic:pic>
                    </a:graphicData>
                  </a:graphic>
                </wp:inline>
              </w:drawing>
            </w:r>
          </w:p>
          <w:p w:rsidR="00BA39E1" w:rsidRDefault="00BA39E1" w:rsidP="00BA39E1">
            <w:pPr>
              <w:spacing w:line="200" w:lineRule="exact"/>
            </w:pPr>
          </w:p>
          <w:p w:rsidR="00BA39E1" w:rsidRDefault="00BA39E1" w:rsidP="00BA39E1">
            <w:pPr>
              <w:spacing w:before="14" w:line="220" w:lineRule="exact"/>
            </w:pPr>
          </w:p>
        </w:tc>
        <w:tc>
          <w:tcPr>
            <w:tcW w:w="1890" w:type="dxa"/>
            <w:tcBorders>
              <w:top w:val="single" w:sz="3" w:space="0" w:color="000000"/>
              <w:left w:val="single" w:sz="3" w:space="0" w:color="000000"/>
              <w:bottom w:val="single" w:sz="3" w:space="0" w:color="000000"/>
              <w:right w:val="single" w:sz="3" w:space="0" w:color="000000"/>
            </w:tcBorders>
          </w:tcPr>
          <w:p w:rsidR="00BA39E1" w:rsidRDefault="00BA39E1" w:rsidP="00BA39E1">
            <w:pPr>
              <w:spacing w:line="200" w:lineRule="exact"/>
            </w:pPr>
          </w:p>
          <w:p w:rsidR="00BA39E1" w:rsidRDefault="00BA39E1" w:rsidP="00BA39E1">
            <w:pPr>
              <w:ind w:left="301"/>
              <w:rPr>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ris Asosiasi</w:t>
            </w:r>
          </w:p>
        </w:tc>
        <w:tc>
          <w:tcPr>
            <w:tcW w:w="4226" w:type="dxa"/>
            <w:tcBorders>
              <w:top w:val="single" w:sz="3" w:space="0" w:color="000000"/>
              <w:left w:val="single" w:sz="3" w:space="0" w:color="000000"/>
              <w:bottom w:val="single" w:sz="3" w:space="0" w:color="000000"/>
              <w:right w:val="single" w:sz="3" w:space="0" w:color="000000"/>
            </w:tcBorders>
          </w:tcPr>
          <w:p w:rsidR="00BA39E1" w:rsidRPr="00A479BC" w:rsidRDefault="00BA39E1" w:rsidP="00A479BC">
            <w:pPr>
              <w:spacing w:line="260" w:lineRule="exact"/>
              <w:ind w:left="105" w:right="-50"/>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bol</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7"/>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p>
          <w:p w:rsidR="00BA39E1" w:rsidRDefault="00BA39E1" w:rsidP="00BA39E1">
            <w:pPr>
              <w:ind w:left="105"/>
              <w:rPr>
                <w:sz w:val="24"/>
                <w:szCs w:val="24"/>
              </w:rPr>
            </w:pPr>
            <w:r>
              <w:rPr>
                <w:rFonts w:ascii="Times New Roman" w:eastAsia="Times New Roman" w:hAnsi="Times New Roman" w:cs="Times New Roman"/>
                <w:sz w:val="24"/>
                <w:szCs w:val="24"/>
              </w:rPr>
              <w:t>hubun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satu</w:t>
            </w:r>
          </w:p>
        </w:tc>
      </w:tr>
      <w:tr w:rsidR="00A479BC" w:rsidTr="00E72FDB">
        <w:trPr>
          <w:trHeight w:hRule="exact" w:val="1282"/>
        </w:trPr>
        <w:tc>
          <w:tcPr>
            <w:tcW w:w="2070" w:type="dxa"/>
            <w:tcBorders>
              <w:top w:val="single" w:sz="3" w:space="0" w:color="000000"/>
              <w:left w:val="single" w:sz="3" w:space="0" w:color="000000"/>
              <w:bottom w:val="single" w:sz="3" w:space="0" w:color="000000"/>
              <w:right w:val="single" w:sz="3" w:space="0" w:color="000000"/>
            </w:tcBorders>
          </w:tcPr>
          <w:p w:rsidR="00BA39E1" w:rsidRDefault="00BA39E1" w:rsidP="00BA39E1">
            <w:pPr>
              <w:spacing w:before="3" w:line="260" w:lineRule="exact"/>
              <w:rPr>
                <w:sz w:val="26"/>
                <w:szCs w:val="26"/>
              </w:rPr>
            </w:pPr>
          </w:p>
          <w:p w:rsidR="00BA39E1" w:rsidRDefault="00BA39E1" w:rsidP="00BA39E1">
            <w:pPr>
              <w:ind w:left="279"/>
            </w:pPr>
            <w:r>
              <w:rPr>
                <w:noProof/>
              </w:rPr>
              <w:drawing>
                <wp:inline distT="0" distB="0" distL="0" distR="0" wp14:anchorId="363E070F" wp14:editId="04A1AD22">
                  <wp:extent cx="1276350" cy="2857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6350" cy="285750"/>
                          </a:xfrm>
                          <a:prstGeom prst="rect">
                            <a:avLst/>
                          </a:prstGeom>
                          <a:noFill/>
                          <a:ln>
                            <a:noFill/>
                          </a:ln>
                        </pic:spPr>
                      </pic:pic>
                    </a:graphicData>
                  </a:graphic>
                </wp:inline>
              </w:drawing>
            </w:r>
          </w:p>
          <w:p w:rsidR="00BA39E1" w:rsidRDefault="00BA39E1" w:rsidP="00BA39E1">
            <w:pPr>
              <w:spacing w:line="200" w:lineRule="exact"/>
            </w:pPr>
          </w:p>
          <w:p w:rsidR="00BA39E1" w:rsidRDefault="00BA39E1" w:rsidP="00BA39E1">
            <w:pPr>
              <w:spacing w:before="13" w:line="200" w:lineRule="exact"/>
            </w:pPr>
          </w:p>
        </w:tc>
        <w:tc>
          <w:tcPr>
            <w:tcW w:w="1890" w:type="dxa"/>
            <w:tcBorders>
              <w:top w:val="single" w:sz="3" w:space="0" w:color="000000"/>
              <w:left w:val="single" w:sz="3" w:space="0" w:color="000000"/>
              <w:bottom w:val="single" w:sz="3" w:space="0" w:color="000000"/>
              <w:right w:val="single" w:sz="3" w:space="0" w:color="000000"/>
            </w:tcBorders>
          </w:tcPr>
          <w:p w:rsidR="00BA39E1" w:rsidRDefault="00BA39E1" w:rsidP="00BA39E1">
            <w:pPr>
              <w:spacing w:line="200" w:lineRule="exact"/>
            </w:pPr>
          </w:p>
          <w:p w:rsidR="00BA39E1" w:rsidRDefault="00BA39E1" w:rsidP="00BA39E1">
            <w:pPr>
              <w:ind w:left="407"/>
              <w:rPr>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p>
        </w:tc>
        <w:tc>
          <w:tcPr>
            <w:tcW w:w="4226" w:type="dxa"/>
            <w:tcBorders>
              <w:top w:val="single" w:sz="3" w:space="0" w:color="000000"/>
              <w:left w:val="single" w:sz="3" w:space="0" w:color="000000"/>
              <w:bottom w:val="single" w:sz="3" w:space="0" w:color="000000"/>
              <w:right w:val="single" w:sz="3" w:space="0" w:color="000000"/>
            </w:tcBorders>
          </w:tcPr>
          <w:p w:rsidR="00BA39E1" w:rsidRPr="00A479BC" w:rsidRDefault="00BA39E1" w:rsidP="00A479BC">
            <w:pPr>
              <w:spacing w:line="260" w:lineRule="exact"/>
              <w:ind w:left="105" w:right="-53"/>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 xml:space="preserve">bol  </w:t>
            </w:r>
            <w:r>
              <w:rPr>
                <w:rFonts w:ascii="Times New Roman" w:eastAsia="Times New Roman" w:hAnsi="Times New Roman" w:cs="Times New Roman"/>
                <w:spacing w:val="22"/>
                <w:sz w:val="24"/>
                <w:szCs w:val="24"/>
              </w:rPr>
              <w:t xml:space="preserve"> </w:t>
            </w:r>
            <w:r>
              <w:rPr>
                <w:rFonts w:ascii="Times New Roman" w:eastAsia="Times New Roman" w:hAnsi="Times New Roman" w:cs="Times New Roman"/>
                <w:spacing w:val="-7"/>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p>
          <w:p w:rsidR="00BA39E1" w:rsidRDefault="00BA39E1" w:rsidP="00BA39E1">
            <w:pPr>
              <w:spacing w:line="360" w:lineRule="auto"/>
              <w:ind w:left="105" w:right="-57"/>
              <w:rPr>
                <w:sz w:val="24"/>
                <w:szCs w:val="24"/>
              </w:rPr>
            </w:pP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ri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las </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z w:val="24"/>
                <w:szCs w:val="24"/>
              </w:rPr>
              <w:t xml:space="preserve">input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untuk men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dibu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tc>
      </w:tr>
    </w:tbl>
    <w:p w:rsidR="00BA39E1" w:rsidRDefault="00BA39E1" w:rsidP="00BA39E1">
      <w:pPr>
        <w:spacing w:before="4" w:line="140" w:lineRule="exact"/>
        <w:rPr>
          <w:sz w:val="14"/>
          <w:szCs w:val="14"/>
        </w:rPr>
      </w:pPr>
    </w:p>
    <w:p w:rsidR="005F2C98" w:rsidRDefault="005F2C98" w:rsidP="006D19DD">
      <w:pPr>
        <w:spacing w:before="29"/>
        <w:rPr>
          <w:sz w:val="24"/>
          <w:szCs w:val="24"/>
        </w:rPr>
      </w:pPr>
    </w:p>
    <w:p w:rsidR="005F2C98" w:rsidRPr="005F2C98" w:rsidRDefault="005F2C98" w:rsidP="005F2C98">
      <w:pPr>
        <w:spacing w:before="29"/>
        <w:jc w:val="center"/>
        <w:rPr>
          <w:rFonts w:ascii="Times New Roman" w:hAnsi="Times New Roman" w:cs="Times New Roman"/>
          <w:sz w:val="24"/>
          <w:szCs w:val="24"/>
        </w:rPr>
      </w:pPr>
      <w:r w:rsidRPr="005F2C98">
        <w:rPr>
          <w:rFonts w:ascii="Times New Roman" w:hAnsi="Times New Roman" w:cs="Times New Roman"/>
          <w:sz w:val="24"/>
          <w:szCs w:val="24"/>
        </w:rPr>
        <w:t>Contoh dari penerapan Class Diagram adalah sebagai berikut:</w:t>
      </w:r>
    </w:p>
    <w:p w:rsidR="005F2C98" w:rsidRDefault="005F2C98" w:rsidP="00A479BC">
      <w:pPr>
        <w:spacing w:before="29"/>
        <w:jc w:val="center"/>
        <w:rPr>
          <w:sz w:val="24"/>
          <w:szCs w:val="24"/>
        </w:rPr>
      </w:pPr>
    </w:p>
    <w:p w:rsidR="005F2C98" w:rsidRPr="005F2C98" w:rsidRDefault="005F2C98" w:rsidP="005F2C98">
      <w:pPr>
        <w:spacing w:before="29"/>
        <w:jc w:val="center"/>
        <w:rPr>
          <w:sz w:val="24"/>
          <w:szCs w:val="24"/>
        </w:rPr>
      </w:pPr>
      <w:r>
        <w:rPr>
          <w:noProof/>
        </w:rPr>
        <w:drawing>
          <wp:inline distT="0" distB="0" distL="0" distR="0" wp14:anchorId="5E2701EC" wp14:editId="19819C98">
            <wp:extent cx="5048250" cy="3762375"/>
            <wp:effectExtent l="0" t="0" r="0" b="952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3762375"/>
                    </a:xfrm>
                    <a:prstGeom prst="rect">
                      <a:avLst/>
                    </a:prstGeom>
                    <a:noFill/>
                    <a:ln>
                      <a:noFill/>
                    </a:ln>
                  </pic:spPr>
                </pic:pic>
              </a:graphicData>
            </a:graphic>
          </wp:inline>
        </w:drawing>
      </w:r>
    </w:p>
    <w:p w:rsidR="005F2C98" w:rsidRDefault="005F2C98" w:rsidP="006D19DD">
      <w:pPr>
        <w:ind w:left="3099"/>
        <w:rPr>
          <w:rFonts w:ascii="Times New Roman" w:eastAsia="Times New Roman" w:hAnsi="Times New Roman" w:cs="Times New Roman"/>
          <w:i/>
          <w:sz w:val="24"/>
          <w:szCs w:val="24"/>
        </w:rPr>
      </w:pP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 xml:space="preserve">2.6   </w:t>
      </w:r>
      <w:r>
        <w:rPr>
          <w:rFonts w:ascii="Times New Roman" w:eastAsia="Times New Roman" w:hAnsi="Times New Roman" w:cs="Times New Roman"/>
          <w:sz w:val="24"/>
          <w:szCs w:val="24"/>
        </w:rPr>
        <w:t>Contoh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Class</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Diagram</w:t>
      </w:r>
    </w:p>
    <w:p w:rsidR="005F2C98" w:rsidRDefault="005F2C98" w:rsidP="005F2C98">
      <w:pPr>
        <w:rPr>
          <w:rFonts w:ascii="Times New Roman" w:eastAsia="Times New Roman" w:hAnsi="Times New Roman" w:cs="Times New Roman"/>
          <w:i/>
          <w:sz w:val="24"/>
          <w:szCs w:val="24"/>
        </w:rPr>
      </w:pPr>
    </w:p>
    <w:p w:rsidR="005F2C98" w:rsidRDefault="005F2C98" w:rsidP="005F2C98">
      <w:pPr>
        <w:jc w:val="both"/>
        <w:rPr>
          <w:rFonts w:ascii="Times New Roman" w:eastAsia="Times New Roman" w:hAnsi="Times New Roman" w:cs="Times New Roman"/>
          <w:sz w:val="24"/>
          <w:szCs w:val="24"/>
        </w:rPr>
      </w:pPr>
    </w:p>
    <w:p w:rsidR="005F2C98" w:rsidRDefault="005F2C98" w:rsidP="005F2C98">
      <w:pPr>
        <w:jc w:val="both"/>
        <w:rPr>
          <w:rFonts w:ascii="Times New Roman" w:eastAsia="Times New Roman" w:hAnsi="Times New Roman" w:cs="Times New Roman"/>
          <w:sz w:val="24"/>
          <w:szCs w:val="24"/>
        </w:rPr>
      </w:pPr>
    </w:p>
    <w:p w:rsidR="005F2C98" w:rsidRDefault="005F2C98" w:rsidP="005F2C98">
      <w:pPr>
        <w:jc w:val="both"/>
        <w:rPr>
          <w:rFonts w:ascii="Times New Roman" w:eastAsia="Times New Roman" w:hAnsi="Times New Roman" w:cs="Times New Roman"/>
          <w:sz w:val="24"/>
          <w:szCs w:val="24"/>
        </w:rPr>
      </w:pPr>
    </w:p>
    <w:p w:rsidR="00287001" w:rsidRDefault="00287001" w:rsidP="00A45327">
      <w:pPr>
        <w:spacing w:before="29"/>
        <w:ind w:left="720" w:right="5496"/>
        <w:jc w:val="both"/>
        <w:rPr>
          <w:sz w:val="24"/>
          <w:szCs w:val="24"/>
        </w:rPr>
      </w:pPr>
      <w:r>
        <w:rPr>
          <w:rFonts w:ascii="Times New Roman" w:eastAsia="Times New Roman" w:hAnsi="Times New Roman" w:cs="Times New Roman"/>
          <w:b/>
          <w:sz w:val="24"/>
          <w:szCs w:val="24"/>
        </w:rPr>
        <w:t xml:space="preserve">2.6   </w:t>
      </w:r>
      <w:r>
        <w:rPr>
          <w:rFonts w:ascii="Times New Roman" w:eastAsia="Times New Roman" w:hAnsi="Times New Roman" w:cs="Times New Roman"/>
          <w:b/>
          <w:spacing w:val="-3"/>
          <w:sz w:val="24"/>
          <w:szCs w:val="24"/>
        </w:rPr>
        <w:t>P</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n</w:t>
      </w: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1"/>
          <w:sz w:val="24"/>
          <w:szCs w:val="24"/>
        </w:rPr>
        <w:t>er</w:t>
      </w:r>
      <w:r>
        <w:rPr>
          <w:rFonts w:ascii="Times New Roman" w:eastAsia="Times New Roman" w:hAnsi="Times New Roman" w:cs="Times New Roman"/>
          <w:b/>
          <w:sz w:val="24"/>
          <w:szCs w:val="24"/>
        </w:rPr>
        <w:t>tian</w:t>
      </w:r>
      <w:r>
        <w:rPr>
          <w:rFonts w:ascii="Times New Roman" w:eastAsia="Times New Roman" w:hAnsi="Times New Roman" w:cs="Times New Roman"/>
          <w:b/>
          <w:spacing w:val="2"/>
          <w:sz w:val="24"/>
          <w:szCs w:val="24"/>
        </w:rPr>
        <w:t xml:space="preserve"> </w:t>
      </w:r>
      <w:r>
        <w:rPr>
          <w:rFonts w:ascii="Times New Roman" w:eastAsia="Times New Roman" w:hAnsi="Times New Roman" w:cs="Times New Roman"/>
          <w:b/>
          <w:sz w:val="24"/>
          <w:szCs w:val="24"/>
        </w:rPr>
        <w:t>An</w:t>
      </w:r>
      <w:r>
        <w:rPr>
          <w:rFonts w:ascii="Times New Roman" w:eastAsia="Times New Roman" w:hAnsi="Times New Roman" w:cs="Times New Roman"/>
          <w:b/>
          <w:spacing w:val="1"/>
          <w:sz w:val="24"/>
          <w:szCs w:val="24"/>
        </w:rPr>
        <w:t>d</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oid</w:t>
      </w:r>
    </w:p>
    <w:p w:rsidR="00287001" w:rsidRPr="00287001" w:rsidRDefault="00287001" w:rsidP="00A45327">
      <w:pPr>
        <w:spacing w:before="29"/>
        <w:ind w:left="720" w:right="5496" w:firstLine="720"/>
        <w:jc w:val="both"/>
        <w:rPr>
          <w:sz w:val="24"/>
          <w:szCs w:val="24"/>
        </w:rPr>
      </w:pPr>
    </w:p>
    <w:p w:rsidR="00287001" w:rsidRDefault="00287001" w:rsidP="00A45327">
      <w:pPr>
        <w:spacing w:line="360" w:lineRule="auto"/>
        <w:ind w:left="720" w:right="1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rut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(Rokhi</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khidah, Moh.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Fa</w:t>
      </w:r>
      <w:r>
        <w:rPr>
          <w:rFonts w:ascii="Times New Roman" w:eastAsia="Times New Roman" w:hAnsi="Times New Roman" w:cs="Times New Roman"/>
          <w:sz w:val="24"/>
          <w:szCs w:val="24"/>
        </w:rPr>
        <w:t>rid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ftuh,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Eda 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h</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2019</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oid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 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si untuk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ran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z w:val="24"/>
          <w:szCs w:val="24"/>
        </w:rPr>
        <w:t>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le </w:t>
      </w:r>
      <w:r>
        <w:rPr>
          <w:rFonts w:ascii="Times New Roman" w:eastAsia="Times New Roman" w:hAnsi="Times New Roman" w:cs="Times New Roman"/>
          <w:spacing w:val="23"/>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sis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5"/>
          <w:sz w:val="24"/>
          <w:szCs w:val="24"/>
        </w:rPr>
        <w:t>L</w:t>
      </w:r>
      <w:r>
        <w:rPr>
          <w:rFonts w:ascii="Times New Roman" w:eastAsia="Times New Roman" w:hAnsi="Times New Roman" w:cs="Times New Roman"/>
          <w:sz w:val="24"/>
          <w:szCs w:val="24"/>
        </w:rPr>
        <w:t xml:space="preserve">inux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ca</w:t>
      </w:r>
      <w:r>
        <w:rPr>
          <w:rFonts w:ascii="Times New Roman" w:eastAsia="Times New Roman" w:hAnsi="Times New Roman" w:cs="Times New Roman"/>
          <w:sz w:val="24"/>
          <w:szCs w:val="24"/>
        </w:rPr>
        <w:t xml:space="preserve">kup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i/>
          <w:sz w:val="24"/>
          <w:szCs w:val="24"/>
        </w:rPr>
        <w:t xml:space="preserve">middleware </w:t>
      </w:r>
      <w:r>
        <w:rPr>
          <w:rFonts w:ascii="Times New Roman" w:eastAsia="Times New Roman" w:hAnsi="Times New Roman" w:cs="Times New Roman"/>
          <w:i/>
          <w:spacing w:val="5"/>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5"/>
          <w:sz w:val="24"/>
          <w:szCs w:val="24"/>
        </w:rPr>
        <w:t xml:space="preserve"> </w:t>
      </w:r>
      <w:proofErr w:type="gramStart"/>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oid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e</w:t>
      </w:r>
      <w:r>
        <w:rPr>
          <w:rFonts w:ascii="Times New Roman" w:eastAsia="Times New Roman" w:hAnsi="Times New Roman" w:cs="Times New Roman"/>
          <w:sz w:val="24"/>
          <w:szCs w:val="24"/>
        </w:rPr>
        <w:t>rup</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 xml:space="preserve"> platf</w:t>
      </w:r>
      <w:r>
        <w:rPr>
          <w:rFonts w:ascii="Times New Roman" w:eastAsia="Times New Roman" w:hAnsi="Times New Roman" w:cs="Times New Roman"/>
          <w:spacing w:val="-1"/>
          <w:sz w:val="24"/>
          <w:szCs w:val="24"/>
        </w:rPr>
        <w:t>o</w:t>
      </w:r>
      <w:r>
        <w:rPr>
          <w:rFonts w:ascii="Times New Roman" w:eastAsia="Times New Roman" w:hAnsi="Times New Roman" w:cs="Times New Roman"/>
          <w:sz w:val="24"/>
          <w:szCs w:val="24"/>
        </w:rPr>
        <w:t>rm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buka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untuk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ip</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eca</w:t>
      </w:r>
      <w:r>
        <w:rPr>
          <w:rFonts w:ascii="Times New Roman" w:eastAsia="Times New Roman" w:hAnsi="Times New Roman" w:cs="Times New Roman"/>
          <w:sz w:val="24"/>
          <w:szCs w:val="24"/>
        </w:rPr>
        <w:t>ra mandi</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Goo</w:t>
      </w:r>
      <w:r>
        <w:rPr>
          <w:rFonts w:ascii="Times New Roman" w:eastAsia="Times New Roman" w:hAnsi="Times New Roman" w:cs="Times New Roman"/>
          <w:i/>
          <w:spacing w:val="2"/>
          <w:sz w:val="24"/>
          <w:szCs w:val="24"/>
        </w:rPr>
        <w:t>g</w:t>
      </w:r>
      <w:r>
        <w:rPr>
          <w:rFonts w:ascii="Times New Roman" w:eastAsia="Times New Roman" w:hAnsi="Times New Roman" w:cs="Times New Roman"/>
          <w:i/>
          <w:sz w:val="24"/>
          <w:szCs w:val="24"/>
        </w:rPr>
        <w:t>le</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In</w:t>
      </w:r>
      <w:r>
        <w:rPr>
          <w:rFonts w:ascii="Times New Roman" w:eastAsia="Times New Roman" w:hAnsi="Times New Roman" w:cs="Times New Roman"/>
          <w:i/>
          <w:spacing w:val="-1"/>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Android In</w:t>
      </w:r>
      <w:r>
        <w:rPr>
          <w:rFonts w:ascii="Times New Roman" w:eastAsia="Times New Roman" w:hAnsi="Times New Roman" w:cs="Times New Roman"/>
          <w:i/>
          <w:spacing w:val="-1"/>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lunak untuk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pon</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sma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tphone.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mud</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untuk meng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z w:val="24"/>
          <w:szCs w:val="24"/>
        </w:rPr>
        <w:t>dibentuklah</w:t>
      </w:r>
      <w:r>
        <w:rPr>
          <w:rFonts w:ascii="Times New Roman" w:eastAsia="Times New Roman" w:hAnsi="Times New Roman" w:cs="Times New Roman"/>
          <w:spacing w:val="42"/>
          <w:sz w:val="24"/>
          <w:szCs w:val="24"/>
        </w:rPr>
        <w:t xml:space="preserve"> </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41"/>
          <w:sz w:val="24"/>
          <w:szCs w:val="24"/>
        </w:rPr>
        <w:t xml:space="preserve"> </w:t>
      </w:r>
      <w:r>
        <w:rPr>
          <w:rFonts w:ascii="Times New Roman" w:eastAsia="Times New Roman" w:hAnsi="Times New Roman" w:cs="Times New Roman"/>
          <w:i/>
          <w:sz w:val="24"/>
          <w:szCs w:val="24"/>
        </w:rPr>
        <w:t>Hands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t</w:t>
      </w:r>
      <w:r>
        <w:rPr>
          <w:rFonts w:ascii="Times New Roman" w:eastAsia="Times New Roman" w:hAnsi="Times New Roman" w:cs="Times New Roman"/>
          <w:i/>
          <w:spacing w:val="41"/>
          <w:sz w:val="24"/>
          <w:szCs w:val="24"/>
        </w:rPr>
        <w:t xml:space="preserve"> </w:t>
      </w:r>
      <w:r>
        <w:rPr>
          <w:rFonts w:ascii="Times New Roman" w:eastAsia="Times New Roman" w:hAnsi="Times New Roman" w:cs="Times New Roman"/>
          <w:i/>
          <w:sz w:val="24"/>
          <w:szCs w:val="24"/>
        </w:rPr>
        <w:t>All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an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z w:val="24"/>
          <w:szCs w:val="24"/>
        </w:rPr>
        <w:t>konsors</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um</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sz w:val="24"/>
          <w:szCs w:val="24"/>
        </w:rPr>
        <w:t xml:space="preserve"> </w:t>
      </w:r>
      <w:r>
        <w:rPr>
          <w:rFonts w:ascii="Times New Roman" w:eastAsia="Times New Roman" w:hAnsi="Times New Roman" w:cs="Times New Roman"/>
          <w:sz w:val="24"/>
          <w:szCs w:val="24"/>
        </w:rPr>
        <w:t>34</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nti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lunak,</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2"/>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komun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masuk</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i/>
          <w:sz w:val="24"/>
          <w:szCs w:val="24"/>
        </w:rPr>
        <w:t>Googl</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w:t>
      </w:r>
      <w:r>
        <w:rPr>
          <w:sz w:val="24"/>
          <w:szCs w:val="24"/>
        </w:rPr>
        <w:t xml:space="preserve"> </w:t>
      </w:r>
      <w:r>
        <w:rPr>
          <w:rFonts w:ascii="Times New Roman" w:eastAsia="Times New Roman" w:hAnsi="Times New Roman" w:cs="Times New Roman"/>
          <w:i/>
          <w:sz w:val="24"/>
          <w:szCs w:val="24"/>
        </w:rPr>
        <w:t>H</w:t>
      </w:r>
      <w:r>
        <w:rPr>
          <w:rFonts w:ascii="Times New Roman" w:eastAsia="Times New Roman" w:hAnsi="Times New Roman" w:cs="Times New Roman"/>
          <w:i/>
          <w:spacing w:val="1"/>
          <w:sz w:val="24"/>
          <w:szCs w:val="24"/>
        </w:rPr>
        <w:t>TC</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Int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l</w:t>
      </w:r>
      <w:r>
        <w:rPr>
          <w:rFonts w:ascii="Times New Roman" w:eastAsia="Times New Roman" w:hAnsi="Times New Roman" w:cs="Times New Roman"/>
          <w:sz w:val="24"/>
          <w:szCs w:val="24"/>
        </w:rPr>
        <w:t xml:space="preserve">, </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otorol</w:t>
      </w:r>
      <w:r>
        <w:rPr>
          <w:rFonts w:ascii="Times New Roman" w:eastAsia="Times New Roman" w:hAnsi="Times New Roman" w:cs="Times New Roman"/>
          <w:i/>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Qual</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om</w:t>
      </w:r>
      <w:r>
        <w:rPr>
          <w:rFonts w:ascii="Times New Roman" w:eastAsia="Times New Roman" w:hAnsi="Times New Roman" w:cs="Times New Roman"/>
          <w:i/>
          <w:spacing w:val="-1"/>
          <w:sz w:val="24"/>
          <w:szCs w:val="24"/>
        </w:rPr>
        <w:t>m</w:t>
      </w:r>
      <w:r>
        <w:rPr>
          <w:rFonts w:ascii="Times New Roman" w:eastAsia="Times New Roman" w:hAnsi="Times New Roman" w:cs="Times New Roman"/>
          <w:sz w:val="24"/>
          <w:szCs w:val="24"/>
        </w:rPr>
        <w:t xml:space="preserve">, </w:t>
      </w:r>
      <w:r>
        <w:rPr>
          <w:rFonts w:ascii="Times New Roman" w:eastAsia="Times New Roman" w:hAnsi="Times New Roman" w:cs="Times New Roman"/>
          <w:i/>
          <w:spacing w:val="1"/>
          <w:sz w:val="24"/>
          <w:szCs w:val="24"/>
        </w:rPr>
        <w:t>T</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obi</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e</w:t>
      </w:r>
      <w:r>
        <w:rPr>
          <w:rFonts w:ascii="Times New Roman" w:eastAsia="Times New Roman" w:hAnsi="Times New Roman" w:cs="Times New Roman"/>
          <w:sz w:val="24"/>
          <w:szCs w:val="24"/>
        </w:rPr>
        <w:t>,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id</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rPr>
        <w:t>.</w:t>
      </w:r>
    </w:p>
    <w:p w:rsidR="00287001" w:rsidRDefault="00287001" w:rsidP="00A45327">
      <w:pPr>
        <w:spacing w:line="360" w:lineRule="auto"/>
        <w:ind w:left="720" w:right="120" w:firstLine="720"/>
        <w:jc w:val="both"/>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t</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rili</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6"/>
          <w:sz w:val="24"/>
          <w:szCs w:val="24"/>
        </w:rPr>
        <w:t xml:space="preserve"> </w:t>
      </w:r>
      <w:r>
        <w:rPr>
          <w:rFonts w:ascii="Times New Roman" w:eastAsia="Times New Roman" w:hAnsi="Times New Roman" w:cs="Times New Roman"/>
          <w:sz w:val="24"/>
          <w:szCs w:val="24"/>
        </w:rPr>
        <w:t>An</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roid,</w:t>
      </w:r>
      <w:r>
        <w:rPr>
          <w:rFonts w:ascii="Times New Roman" w:eastAsia="Times New Roman" w:hAnsi="Times New Roman" w:cs="Times New Roman"/>
          <w:spacing w:val="56"/>
          <w:sz w:val="24"/>
          <w:szCs w:val="24"/>
        </w:rPr>
        <w:t xml:space="preserve"> </w:t>
      </w:r>
      <w:r>
        <w:rPr>
          <w:rFonts w:ascii="Times New Roman" w:eastAsia="Times New Roman" w:hAnsi="Times New Roman" w:cs="Times New Roman"/>
          <w:sz w:val="24"/>
          <w:szCs w:val="24"/>
        </w:rPr>
        <w:t>5</w:t>
      </w:r>
      <w:r>
        <w:rPr>
          <w:rFonts w:ascii="Times New Roman" w:eastAsia="Times New Roman" w:hAnsi="Times New Roman" w:cs="Times New Roman"/>
          <w:spacing w:val="56"/>
          <w:sz w:val="24"/>
          <w:szCs w:val="24"/>
        </w:rPr>
        <w:t xml:space="preserve"> </w:t>
      </w:r>
      <w:r>
        <w:rPr>
          <w:rFonts w:ascii="Times New Roman" w:eastAsia="Times New Roman" w:hAnsi="Times New Roman" w:cs="Times New Roman"/>
          <w:sz w:val="24"/>
          <w:szCs w:val="24"/>
        </w:rPr>
        <w:t>Nov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mber</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2007,</w:t>
      </w:r>
      <w:r>
        <w:rPr>
          <w:rFonts w:ascii="Times New Roman" w:eastAsia="Times New Roman" w:hAnsi="Times New Roman" w:cs="Times New Roman"/>
          <w:spacing w:val="56"/>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57"/>
          <w:sz w:val="24"/>
          <w:szCs w:val="24"/>
        </w:rPr>
        <w:t xml:space="preserve"> </w:t>
      </w:r>
      <w:proofErr w:type="gramStart"/>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ma  </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proofErr w:type="gramEnd"/>
      <w:r>
        <w:rPr>
          <w:rFonts w:ascii="Times New Roman" w:eastAsia="Times New Roman" w:hAnsi="Times New Roman" w:cs="Times New Roman"/>
          <w:i/>
          <w:sz w:val="24"/>
          <w:szCs w:val="24"/>
        </w:rPr>
        <w:t xml:space="preserve"> Hands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t</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All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an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2"/>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nduku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z w:val="24"/>
          <w:szCs w:val="24"/>
        </w:rPr>
        <w:t>o</w:t>
      </w:r>
      <w:r>
        <w:rPr>
          <w:rFonts w:ascii="Times New Roman" w:eastAsia="Times New Roman" w:hAnsi="Times New Roman" w:cs="Times New Roman"/>
          <w:i/>
          <w:spacing w:val="2"/>
          <w:sz w:val="24"/>
          <w:szCs w:val="24"/>
        </w:rPr>
        <w:t>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sou</w:t>
      </w:r>
      <w:r>
        <w:rPr>
          <w:rFonts w:ascii="Times New Roman" w:eastAsia="Times New Roman" w:hAnsi="Times New Roman" w:cs="Times New Roman"/>
          <w:i/>
          <w:spacing w:val="3"/>
          <w:sz w:val="24"/>
          <w:szCs w:val="24"/>
        </w:rPr>
        <w:t>r</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le.</w:t>
      </w:r>
      <w:r>
        <w:rPr>
          <w:rFonts w:ascii="Times New Roman" w:eastAsia="Times New Roman" w:hAnsi="Times New Roman" w:cs="Times New Roman"/>
          <w:spacing w:val="59"/>
          <w:sz w:val="24"/>
          <w:szCs w:val="24"/>
        </w:rPr>
        <w:t xml:space="preserve"> </w:t>
      </w:r>
      <w:proofErr w:type="gramStart"/>
      <w:r>
        <w:rPr>
          <w:rFonts w:ascii="Times New Roman" w:eastAsia="Times New Roman" w:hAnsi="Times New Roman" w:cs="Times New Roman"/>
          <w:sz w:val="24"/>
          <w:szCs w:val="24"/>
        </w:rPr>
        <w:t>Di  lain</w:t>
      </w:r>
      <w:proofErr w:type="gramEnd"/>
      <w:r>
        <w:rPr>
          <w:rFonts w:ascii="Times New Roman" w:eastAsia="Times New Roman" w:hAnsi="Times New Roman" w:cs="Times New Roman"/>
          <w:sz w:val="24"/>
          <w:szCs w:val="24"/>
        </w:rPr>
        <w:t xml:space="preserve">  pihak,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 xml:space="preserve">Google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s  kode</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kode</w:t>
      </w:r>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  d</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nsi  Ap</w:t>
      </w:r>
      <w:r>
        <w:rPr>
          <w:rFonts w:ascii="Times New Roman" w:eastAsia="Times New Roman" w:hAnsi="Times New Roman" w:cs="Times New Roman"/>
          <w:spacing w:val="-1"/>
          <w:sz w:val="24"/>
          <w:szCs w:val="24"/>
        </w:rPr>
        <w:t>ac</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nsi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ngk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lun</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  platf</w:t>
      </w:r>
      <w:r>
        <w:rPr>
          <w:rFonts w:ascii="Times New Roman" w:eastAsia="Times New Roman" w:hAnsi="Times New Roman" w:cs="Times New Roman"/>
          <w:spacing w:val="-1"/>
          <w:sz w:val="24"/>
          <w:szCs w:val="24"/>
        </w:rPr>
        <w:t>o</w:t>
      </w:r>
      <w:r>
        <w:rPr>
          <w:rFonts w:ascii="Times New Roman" w:eastAsia="Times New Roman" w:hAnsi="Times New Roman" w:cs="Times New Roman"/>
          <w:sz w:val="24"/>
          <w:szCs w:val="24"/>
        </w:rPr>
        <w:t xml:space="preserve">rm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  </w:t>
      </w:r>
      <w:proofErr w:type="gramStart"/>
      <w:r>
        <w:rPr>
          <w:rFonts w:ascii="Times New Roman" w:eastAsia="Times New Roman" w:hAnsi="Times New Roman" w:cs="Times New Roman"/>
          <w:sz w:val="24"/>
          <w:szCs w:val="24"/>
        </w:rPr>
        <w:t xml:space="preserve">Di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dunia</w:t>
      </w:r>
      <w:proofErr w:type="gramEnd"/>
      <w:r>
        <w:rPr>
          <w:rFonts w:ascii="Times New Roman" w:eastAsia="Times New Roman" w:hAnsi="Times New Roman" w:cs="Times New Roman"/>
          <w:sz w:val="24"/>
          <w:szCs w:val="24"/>
        </w:rPr>
        <w:t xml:space="preserve">  ini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rd</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dua  jenis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ributor  </w:t>
      </w:r>
      <w:r>
        <w:rPr>
          <w:rFonts w:ascii="Times New Roman" w:eastAsia="Times New Roman" w:hAnsi="Times New Roman" w:cs="Times New Roman"/>
          <w:spacing w:val="4"/>
          <w:sz w:val="24"/>
          <w:szCs w:val="24"/>
        </w:rPr>
        <w:t>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stem  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 xml:space="preserve">rasi </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Androi</w:t>
      </w:r>
      <w:r>
        <w:rPr>
          <w:rFonts w:ascii="Times New Roman" w:eastAsia="Times New Roman" w:hAnsi="Times New Roman" w:cs="Times New Roman"/>
          <w:i/>
          <w:spacing w:val="2"/>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men</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dukun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nuh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i/>
          <w:sz w:val="24"/>
          <w:szCs w:val="24"/>
        </w:rPr>
        <w:t>G</w:t>
      </w:r>
      <w:r>
        <w:rPr>
          <w:rFonts w:ascii="Times New Roman" w:eastAsia="Times New Roman" w:hAnsi="Times New Roman" w:cs="Times New Roman"/>
          <w:i/>
          <w:spacing w:val="2"/>
          <w:sz w:val="24"/>
          <w:szCs w:val="24"/>
        </w:rPr>
        <w:t>o</w:t>
      </w:r>
      <w:r>
        <w:rPr>
          <w:rFonts w:ascii="Times New Roman" w:eastAsia="Times New Roman" w:hAnsi="Times New Roman" w:cs="Times New Roman"/>
          <w:i/>
          <w:sz w:val="24"/>
          <w:szCs w:val="24"/>
        </w:rPr>
        <w:t>ogle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z w:val="24"/>
          <w:szCs w:val="24"/>
        </w:rPr>
        <w:t>Google</w:t>
      </w:r>
      <w:r>
        <w:rPr>
          <w:rFonts w:ascii="Times New Roman" w:eastAsia="Times New Roman" w:hAnsi="Times New Roman" w:cs="Times New Roman"/>
          <w:i/>
          <w:spacing w:val="4"/>
          <w:sz w:val="24"/>
          <w:szCs w:val="24"/>
        </w:rPr>
        <w:t xml:space="preserve"> </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ail</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pacing w:val="2"/>
          <w:sz w:val="24"/>
          <w:szCs w:val="24"/>
        </w:rPr>
        <w:t>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ic</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 xml:space="preserve">s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G</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dua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r</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dis</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ribusi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tanpa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ukun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lan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su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Goog</w:t>
      </w:r>
      <w:r>
        <w:rPr>
          <w:rFonts w:ascii="Times New Roman" w:eastAsia="Times New Roman" w:hAnsi="Times New Roman" w:cs="Times New Roman"/>
          <w:i/>
          <w:spacing w:val="2"/>
          <w:sz w:val="24"/>
          <w:szCs w:val="24"/>
        </w:rPr>
        <w:t>l</w:t>
      </w:r>
      <w:r>
        <w:rPr>
          <w:rFonts w:ascii="Times New Roman" w:eastAsia="Times New Roman" w:hAnsi="Times New Roman" w:cs="Times New Roman"/>
          <w:i/>
          <w:sz w:val="24"/>
          <w:szCs w:val="24"/>
        </w:rPr>
        <w:t xml:space="preserve">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d</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 seb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 xml:space="preserve">OHD </w:t>
      </w:r>
      <w:r>
        <w:rPr>
          <w:rFonts w:ascii="Times New Roman" w:eastAsia="Times New Roman" w:hAnsi="Times New Roman" w:cs="Times New Roman"/>
          <w:spacing w:val="2"/>
          <w:sz w:val="24"/>
          <w:szCs w:val="24"/>
        </w:rPr>
        <w:t>(</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 Hands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t Dis</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ribu</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io</w:t>
      </w:r>
      <w:r>
        <w:rPr>
          <w:rFonts w:ascii="Times New Roman" w:eastAsia="Times New Roman" w:hAnsi="Times New Roman" w:cs="Times New Roman"/>
          <w:i/>
          <w:spacing w:val="2"/>
          <w:sz w:val="24"/>
          <w:szCs w:val="24"/>
        </w:rPr>
        <w:t>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w:t>
      </w:r>
    </w:p>
    <w:p w:rsidR="00287001" w:rsidRPr="00A45327" w:rsidRDefault="00287001" w:rsidP="00A45327">
      <w:pPr>
        <w:spacing w:before="6" w:line="360" w:lineRule="auto"/>
        <w:ind w:left="720" w:right="120" w:firstLine="7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ptemb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 2007</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Goo</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le me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lkan 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x</w:t>
      </w:r>
      <w:r>
        <w:rPr>
          <w:rFonts w:ascii="Times New Roman" w:eastAsia="Times New Roman" w:hAnsi="Times New Roman" w:cs="Times New Roman"/>
          <w:sz w:val="24"/>
          <w:szCs w:val="24"/>
        </w:rPr>
        <w:t>us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jen</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i/>
          <w:sz w:val="24"/>
          <w:szCs w:val="24"/>
        </w:rPr>
        <w:t>smartphone</w:t>
      </w:r>
      <w:r>
        <w:rPr>
          <w:rFonts w:ascii="Times New Roman" w:eastAsia="Times New Roman" w:hAnsi="Times New Roman" w:cs="Times New Roman"/>
          <w:i/>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s</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stem</w:t>
      </w:r>
      <w:r>
        <w:rPr>
          <w:rFonts w:ascii="Times New Roman" w:eastAsia="Times New Roman" w:hAnsi="Times New Roman" w:cs="Times New Roman"/>
          <w:spacing w:val="3"/>
          <w:sz w:val="24"/>
          <w:szCs w:val="24"/>
        </w:rPr>
        <w:t xml:space="preserve"> </w:t>
      </w:r>
      <w:proofErr w:type="gramStart"/>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T</w:t>
      </w:r>
      <w:r>
        <w:rPr>
          <w:rFonts w:ascii="Times New Roman" w:eastAsia="Times New Roman" w:hAnsi="Times New Roman" w:cs="Times New Roman"/>
          <w:spacing w:val="4"/>
          <w:sz w:val="24"/>
          <w:szCs w:val="24"/>
        </w:rPr>
        <w:t>e</w:t>
      </w:r>
      <w:r>
        <w:rPr>
          <w:rFonts w:ascii="Times New Roman" w:eastAsia="Times New Roman" w:hAnsi="Times New Roman" w:cs="Times New Roman"/>
          <w:sz w:val="24"/>
          <w:szCs w:val="24"/>
        </w:rPr>
        <w:t>lepon</w:t>
      </w:r>
      <w:proofErr w:type="gramEnd"/>
      <w:r>
        <w:rPr>
          <w:rFonts w:ascii="Times New Roman" w:eastAsia="Times New Roman" w:hAnsi="Times New Roman" w:cs="Times New Roman"/>
          <w:sz w:val="24"/>
          <w:szCs w:val="24"/>
        </w:rPr>
        <w:t xml:space="preserve">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 xml:space="preserve">ini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 xml:space="preserve">diproduksi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 xml:space="preserve">leh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 xml:space="preserve">HTC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Co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por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on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 xml:space="preserve">di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da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5</w:t>
      </w:r>
      <w:r>
        <w:rPr>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2010.</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9</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mber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2008,</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umk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o</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lam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ogr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rja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 xml:space="preserve">Android  </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 xml:space="preserve">ARM   </w:t>
      </w:r>
      <w:proofErr w:type="gramStart"/>
      <w:r>
        <w:rPr>
          <w:rFonts w:ascii="Times New Roman" w:eastAsia="Times New Roman" w:hAnsi="Times New Roman" w:cs="Times New Roman"/>
          <w:i/>
          <w:sz w:val="24"/>
          <w:szCs w:val="24"/>
        </w:rPr>
        <w:t>Hold</w:t>
      </w:r>
      <w:r>
        <w:rPr>
          <w:rFonts w:ascii="Times New Roman" w:eastAsia="Times New Roman" w:hAnsi="Times New Roman" w:cs="Times New Roman"/>
          <w:i/>
          <w:spacing w:val="-2"/>
          <w:sz w:val="24"/>
          <w:szCs w:val="24"/>
        </w:rPr>
        <w:t>i</w:t>
      </w:r>
      <w:r>
        <w:rPr>
          <w:rFonts w:ascii="Times New Roman" w:eastAsia="Times New Roman" w:hAnsi="Times New Roman" w:cs="Times New Roman"/>
          <w:i/>
          <w:sz w:val="24"/>
          <w:szCs w:val="24"/>
        </w:rPr>
        <w:t xml:space="preserve">ngs,  </w:t>
      </w:r>
      <w:r>
        <w:rPr>
          <w:rFonts w:ascii="Times New Roman" w:eastAsia="Times New Roman" w:hAnsi="Times New Roman" w:cs="Times New Roman"/>
          <w:i/>
          <w:spacing w:val="2"/>
          <w:sz w:val="24"/>
          <w:szCs w:val="24"/>
        </w:rPr>
        <w:t xml:space="preserve"> </w:t>
      </w:r>
      <w:proofErr w:type="gramEnd"/>
      <w:r>
        <w:rPr>
          <w:rFonts w:ascii="Times New Roman" w:eastAsia="Times New Roman" w:hAnsi="Times New Roman" w:cs="Times New Roman"/>
          <w:i/>
          <w:sz w:val="24"/>
          <w:szCs w:val="24"/>
        </w:rPr>
        <w:t xml:space="preserve">Atheros  </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Com</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u</w:t>
      </w:r>
      <w:r>
        <w:rPr>
          <w:rFonts w:ascii="Times New Roman" w:eastAsia="Times New Roman" w:hAnsi="Times New Roman" w:cs="Times New Roman"/>
          <w:i/>
          <w:spacing w:val="-2"/>
          <w:sz w:val="24"/>
          <w:szCs w:val="24"/>
        </w:rPr>
        <w:t>n</w:t>
      </w:r>
      <w:r>
        <w:rPr>
          <w:rFonts w:ascii="Times New Roman" w:eastAsia="Times New Roman" w:hAnsi="Times New Roman" w:cs="Times New Roman"/>
          <w:i/>
          <w:sz w:val="24"/>
          <w:szCs w:val="24"/>
        </w:rPr>
        <w:t>ications, diprodu</w:t>
      </w:r>
      <w:r>
        <w:rPr>
          <w:rFonts w:ascii="Times New Roman" w:eastAsia="Times New Roman" w:hAnsi="Times New Roman" w:cs="Times New Roman"/>
          <w:i/>
          <w:spacing w:val="-1"/>
          <w:sz w:val="24"/>
          <w:szCs w:val="24"/>
        </w:rPr>
        <w:t>k</w:t>
      </w:r>
      <w:r>
        <w:rPr>
          <w:rFonts w:ascii="Times New Roman" w:eastAsia="Times New Roman" w:hAnsi="Times New Roman" w:cs="Times New Roman"/>
          <w:i/>
          <w:sz w:val="24"/>
          <w:szCs w:val="24"/>
        </w:rPr>
        <w:t>si  oleh</w:t>
      </w:r>
      <w:r>
        <w:rPr>
          <w:rFonts w:ascii="Times New Roman" w:eastAsia="Times New Roman" w:hAnsi="Times New Roman" w:cs="Times New Roman"/>
          <w:i/>
          <w:spacing w:val="59"/>
          <w:sz w:val="24"/>
          <w:szCs w:val="24"/>
        </w:rPr>
        <w:t xml:space="preserve"> </w:t>
      </w:r>
      <w:r>
        <w:rPr>
          <w:rFonts w:ascii="Times New Roman" w:eastAsia="Times New Roman" w:hAnsi="Times New Roman" w:cs="Times New Roman"/>
          <w:i/>
          <w:sz w:val="24"/>
          <w:szCs w:val="24"/>
        </w:rPr>
        <w:t>asus</w:t>
      </w:r>
      <w:r>
        <w:rPr>
          <w:rFonts w:ascii="Times New Roman" w:eastAsia="Times New Roman" w:hAnsi="Times New Roman" w:cs="Times New Roman"/>
          <w:i/>
          <w:spacing w:val="1"/>
          <w:sz w:val="24"/>
          <w:szCs w:val="24"/>
        </w:rPr>
        <w:t>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k</w:t>
      </w:r>
      <w:r>
        <w:rPr>
          <w:rFonts w:ascii="Times New Roman" w:eastAsia="Times New Roman" w:hAnsi="Times New Roman" w:cs="Times New Roman"/>
          <w:i/>
          <w:spacing w:val="59"/>
          <w:sz w:val="24"/>
          <w:szCs w:val="24"/>
        </w:rPr>
        <w:t xml:space="preserve"> </w:t>
      </w:r>
      <w:r>
        <w:rPr>
          <w:rFonts w:ascii="Times New Roman" w:eastAsia="Times New Roman" w:hAnsi="Times New Roman" w:cs="Times New Roman"/>
          <w:i/>
          <w:sz w:val="24"/>
          <w:szCs w:val="24"/>
        </w:rPr>
        <w:t>Comput</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  I</w:t>
      </w:r>
      <w:r>
        <w:rPr>
          <w:rFonts w:ascii="Times New Roman" w:eastAsia="Times New Roman" w:hAnsi="Times New Roman" w:cs="Times New Roman"/>
          <w:i/>
          <w:spacing w:val="2"/>
          <w:sz w:val="24"/>
          <w:szCs w:val="24"/>
        </w:rPr>
        <w:t>n</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Gar</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 xml:space="preserve">in  </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td,  S</w:t>
      </w:r>
      <w:r>
        <w:rPr>
          <w:rFonts w:ascii="Times New Roman" w:eastAsia="Times New Roman" w:hAnsi="Times New Roman" w:cs="Times New Roman"/>
          <w:i/>
          <w:spacing w:val="-2"/>
          <w:sz w:val="24"/>
          <w:szCs w:val="24"/>
        </w:rPr>
        <w:t>o</w:t>
      </w:r>
      <w:r>
        <w:rPr>
          <w:rFonts w:ascii="Times New Roman" w:eastAsia="Times New Roman" w:hAnsi="Times New Roman" w:cs="Times New Roman"/>
          <w:i/>
          <w:sz w:val="24"/>
          <w:szCs w:val="24"/>
        </w:rPr>
        <w:t>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ban</w:t>
      </w:r>
      <w:r>
        <w:rPr>
          <w:rFonts w:ascii="Times New Roman" w:eastAsia="Times New Roman" w:hAnsi="Times New Roman" w:cs="Times New Roman"/>
          <w:i/>
          <w:spacing w:val="-1"/>
          <w:sz w:val="24"/>
          <w:szCs w:val="24"/>
        </w:rPr>
        <w:t>k</w:t>
      </w:r>
      <w:r>
        <w:rPr>
          <w:rFonts w:ascii="Times New Roman" w:eastAsia="Times New Roman" w:hAnsi="Times New Roman" w:cs="Times New Roman"/>
          <w:i/>
          <w:sz w:val="24"/>
          <w:szCs w:val="24"/>
        </w:rPr>
        <w:t>,  Sony</w:t>
      </w:r>
      <w:r>
        <w:rPr>
          <w:rFonts w:ascii="Times New Roman" w:eastAsia="Times New Roman" w:hAnsi="Times New Roman" w:cs="Times New Roman"/>
          <w:i/>
          <w:spacing w:val="59"/>
          <w:sz w:val="24"/>
          <w:szCs w:val="24"/>
        </w:rPr>
        <w:t xml:space="preserve"> </w:t>
      </w:r>
      <w:r>
        <w:rPr>
          <w:rFonts w:ascii="Times New Roman" w:eastAsia="Times New Roman" w:hAnsi="Times New Roman" w:cs="Times New Roman"/>
          <w:i/>
          <w:spacing w:val="-3"/>
          <w:sz w:val="24"/>
          <w:szCs w:val="24"/>
        </w:rPr>
        <w:t>E</w:t>
      </w:r>
      <w:r>
        <w:rPr>
          <w:rFonts w:ascii="Times New Roman" w:eastAsia="Times New Roman" w:hAnsi="Times New Roman" w:cs="Times New Roman"/>
          <w:i/>
          <w:sz w:val="24"/>
          <w:szCs w:val="24"/>
        </w:rPr>
        <w:t xml:space="preserve">ricsson, </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oshiba</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Corp,</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dan</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Vo</w:t>
      </w:r>
      <w:r>
        <w:rPr>
          <w:rFonts w:ascii="Times New Roman" w:eastAsia="Times New Roman" w:hAnsi="Times New Roman" w:cs="Times New Roman"/>
          <w:i/>
          <w:spacing w:val="-3"/>
          <w:sz w:val="24"/>
          <w:szCs w:val="24"/>
        </w:rPr>
        <w:t>d</w:t>
      </w:r>
      <w:r>
        <w:rPr>
          <w:rFonts w:ascii="Times New Roman" w:eastAsia="Times New Roman" w:hAnsi="Times New Roman" w:cs="Times New Roman"/>
          <w:i/>
          <w:sz w:val="24"/>
          <w:szCs w:val="24"/>
        </w:rPr>
        <w:t>afone</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Group</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z w:val="24"/>
          <w:szCs w:val="24"/>
        </w:rPr>
        <w:t>Plc.</w:t>
      </w:r>
      <w:r>
        <w:rPr>
          <w:rFonts w:ascii="Times New Roman" w:eastAsia="Times New Roman" w:hAnsi="Times New Roman" w:cs="Times New Roman"/>
          <w:i/>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iri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mbentuk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O</w:t>
      </w:r>
      <w:r>
        <w:rPr>
          <w:rFonts w:ascii="Times New Roman" w:eastAsia="Times New Roman" w:hAnsi="Times New Roman" w:cs="Times New Roman"/>
          <w:i/>
          <w:spacing w:val="2"/>
          <w:sz w:val="24"/>
          <w:szCs w:val="24"/>
        </w:rPr>
        <w:t>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pacing w:val="2"/>
          <w:sz w:val="24"/>
          <w:szCs w:val="24"/>
        </w:rPr>
        <w:t>H</w:t>
      </w:r>
      <w:r>
        <w:rPr>
          <w:rFonts w:ascii="Times New Roman" w:eastAsia="Times New Roman" w:hAnsi="Times New Roman" w:cs="Times New Roman"/>
          <w:i/>
          <w:sz w:val="24"/>
          <w:szCs w:val="24"/>
        </w:rPr>
        <w:t>ands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t All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an</w:t>
      </w:r>
      <w:r>
        <w:rPr>
          <w:rFonts w:ascii="Times New Roman" w:eastAsia="Times New Roman" w:hAnsi="Times New Roman" w:cs="Times New Roman"/>
          <w:i/>
          <w:spacing w:val="-1"/>
          <w:sz w:val="24"/>
          <w:szCs w:val="24"/>
        </w:rPr>
        <w:t>ce</w:t>
      </w:r>
      <w:r>
        <w:rPr>
          <w:rFonts w:ascii="Times New Roman" w:eastAsia="Times New Roman" w:hAnsi="Times New Roman" w:cs="Times New Roman"/>
          <w:i/>
          <w:sz w:val="24"/>
          <w:szCs w:val="24"/>
        </w:rPr>
        <w:t xml:space="preserve">, </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O</w:t>
      </w:r>
      <w:r>
        <w:rPr>
          <w:rFonts w:ascii="Times New Roman" w:eastAsia="Times New Roman" w:hAnsi="Times New Roman" w:cs="Times New Roman"/>
          <w:i/>
          <w:spacing w:val="-1"/>
          <w:sz w:val="24"/>
          <w:szCs w:val="24"/>
        </w:rPr>
        <w:t>H</w:t>
      </w:r>
      <w:r>
        <w:rPr>
          <w:rFonts w:ascii="Times New Roman" w:eastAsia="Times New Roman" w:hAnsi="Times New Roman" w:cs="Times New Roman"/>
          <w:i/>
          <w:sz w:val="24"/>
          <w:szCs w:val="24"/>
        </w:rPr>
        <w:t xml:space="preserve">A </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mu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oduk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na  me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 xml:space="preserve">roid,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mod</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fik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rn</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inux</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2.6</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jak 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diril</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di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rbag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pem</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ikan </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ug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fitur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w:t>
      </w:r>
      <w:r>
        <w:rPr>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da masa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3"/>
          <w:sz w:val="24"/>
          <w:szCs w:val="24"/>
        </w:rPr>
        <w:t>r</w:t>
      </w:r>
      <w:r>
        <w:rPr>
          <w:rFonts w:ascii="Times New Roman" w:eastAsia="Times New Roman" w:hAnsi="Times New Roman" w:cs="Times New Roman"/>
          <w:spacing w:val="-1"/>
          <w:sz w:val="24"/>
          <w:szCs w:val="24"/>
        </w:rPr>
        <w:t>-</w:t>
      </w:r>
      <w:r>
        <w:rPr>
          <w:rFonts w:ascii="Times New Roman" w:eastAsia="Times New Roman" w:hAnsi="Times New Roman" w:cs="Times New Roman"/>
          <w:spacing w:val="2"/>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smartphone</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su</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memp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oduksi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smartphone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do</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ndor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ra la</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z w:val="24"/>
          <w:szCs w:val="24"/>
        </w:rPr>
        <w:t>HT</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 </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otorola,</w:t>
      </w:r>
      <w:r>
        <w:rPr>
          <w:rFonts w:ascii="Times New Roman" w:eastAsia="Times New Roman" w:hAnsi="Times New Roman" w:cs="Times New Roman"/>
          <w:i/>
          <w:spacing w:val="24"/>
          <w:sz w:val="24"/>
          <w:szCs w:val="24"/>
        </w:rPr>
        <w:t xml:space="preserve"> </w:t>
      </w:r>
      <w:r>
        <w:rPr>
          <w:rFonts w:ascii="Times New Roman" w:eastAsia="Times New Roman" w:hAnsi="Times New Roman" w:cs="Times New Roman"/>
          <w:i/>
          <w:sz w:val="24"/>
          <w:szCs w:val="24"/>
        </w:rPr>
        <w:t>Samsung,</w:t>
      </w:r>
      <w:r>
        <w:rPr>
          <w:rFonts w:ascii="Times New Roman" w:eastAsia="Times New Roman" w:hAnsi="Times New Roman" w:cs="Times New Roman"/>
          <w:i/>
          <w:spacing w:val="24"/>
          <w:sz w:val="24"/>
          <w:szCs w:val="24"/>
        </w:rPr>
        <w:t xml:space="preserve"> </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G,</w:t>
      </w:r>
      <w:r>
        <w:rPr>
          <w:rFonts w:ascii="Times New Roman" w:eastAsia="Times New Roman" w:hAnsi="Times New Roman" w:cs="Times New Roman"/>
          <w:i/>
          <w:spacing w:val="23"/>
          <w:sz w:val="24"/>
          <w:szCs w:val="24"/>
        </w:rPr>
        <w:t xml:space="preserve"> </w:t>
      </w:r>
      <w:r>
        <w:rPr>
          <w:rFonts w:ascii="Times New Roman" w:eastAsia="Times New Roman" w:hAnsi="Times New Roman" w:cs="Times New Roman"/>
          <w:i/>
          <w:sz w:val="24"/>
          <w:szCs w:val="24"/>
        </w:rPr>
        <w:t>A</w:t>
      </w:r>
      <w:r>
        <w:rPr>
          <w:rFonts w:ascii="Times New Roman" w:eastAsia="Times New Roman" w:hAnsi="Times New Roman" w:cs="Times New Roman"/>
          <w:i/>
          <w:spacing w:val="-1"/>
          <w:sz w:val="24"/>
          <w:szCs w:val="24"/>
        </w:rPr>
        <w:t>ce</w:t>
      </w:r>
      <w:r>
        <w:rPr>
          <w:rFonts w:ascii="Times New Roman" w:eastAsia="Times New Roman" w:hAnsi="Times New Roman" w:cs="Times New Roman"/>
          <w:i/>
          <w:sz w:val="24"/>
          <w:szCs w:val="24"/>
        </w:rPr>
        <w:t>r,</w:t>
      </w:r>
      <w:r>
        <w:rPr>
          <w:rFonts w:ascii="Times New Roman" w:eastAsia="Times New Roman" w:hAnsi="Times New Roman" w:cs="Times New Roman"/>
          <w:i/>
          <w:spacing w:val="24"/>
          <w:sz w:val="24"/>
          <w:szCs w:val="24"/>
        </w:rPr>
        <w:t xml:space="preserve"> </w:t>
      </w:r>
      <w:r>
        <w:rPr>
          <w:rFonts w:ascii="Times New Roman" w:eastAsia="Times New Roman" w:hAnsi="Times New Roman" w:cs="Times New Roman"/>
          <w:i/>
          <w:sz w:val="24"/>
          <w:szCs w:val="24"/>
        </w:rPr>
        <w:t>Phil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ps,</w:t>
      </w:r>
      <w:r>
        <w:rPr>
          <w:rFonts w:ascii="Times New Roman" w:eastAsia="Times New Roman" w:hAnsi="Times New Roman" w:cs="Times New Roman"/>
          <w:i/>
          <w:spacing w:val="24"/>
          <w:sz w:val="24"/>
          <w:szCs w:val="24"/>
        </w:rPr>
        <w:t xml:space="preserve"> </w:t>
      </w:r>
      <w:r>
        <w:rPr>
          <w:rFonts w:ascii="Times New Roman" w:eastAsia="Times New Roman" w:hAnsi="Times New Roman" w:cs="Times New Roman"/>
          <w:i/>
          <w:spacing w:val="4"/>
          <w:sz w:val="24"/>
          <w:szCs w:val="24"/>
        </w:rPr>
        <w:t>T</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obi</w:t>
      </w:r>
      <w:r>
        <w:rPr>
          <w:rFonts w:ascii="Times New Roman" w:eastAsia="Times New Roman" w:hAnsi="Times New Roman" w:cs="Times New Roman"/>
          <w:i/>
          <w:spacing w:val="1"/>
          <w:sz w:val="24"/>
          <w:szCs w:val="24"/>
        </w:rPr>
        <w:t>le</w:t>
      </w:r>
      <w:r>
        <w:rPr>
          <w:rFonts w:ascii="Times New Roman" w:eastAsia="Times New Roman" w:hAnsi="Times New Roman" w:cs="Times New Roman"/>
          <w:i/>
          <w:sz w:val="24"/>
          <w:szCs w:val="24"/>
        </w:rPr>
        <w:t>,</w:t>
      </w:r>
      <w:r>
        <w:rPr>
          <w:rFonts w:ascii="Times New Roman" w:eastAsia="Times New Roman" w:hAnsi="Times New Roman" w:cs="Times New Roman"/>
          <w:i/>
          <w:spacing w:val="24"/>
          <w:sz w:val="24"/>
          <w:szCs w:val="24"/>
        </w:rPr>
        <w:t xml:space="preserve"> </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ex</w:t>
      </w:r>
      <w:r>
        <w:rPr>
          <w:rFonts w:ascii="Times New Roman" w:eastAsia="Times New Roman" w:hAnsi="Times New Roman" w:cs="Times New Roman"/>
          <w:i/>
          <w:sz w:val="24"/>
          <w:szCs w:val="24"/>
        </w:rPr>
        <w:t>ian,</w:t>
      </w:r>
      <w:r>
        <w:rPr>
          <w:rFonts w:ascii="Times New Roman" w:eastAsia="Times New Roman" w:hAnsi="Times New Roman" w:cs="Times New Roman"/>
          <w:i/>
          <w:spacing w:val="24"/>
          <w:sz w:val="24"/>
          <w:szCs w:val="24"/>
        </w:rPr>
        <w:t xml:space="preserve"> </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O,</w:t>
      </w:r>
      <w:r>
        <w:rPr>
          <w:rFonts w:ascii="Times New Roman" w:eastAsia="Times New Roman" w:hAnsi="Times New Roman" w:cs="Times New Roman"/>
          <w:i/>
          <w:spacing w:val="25"/>
          <w:sz w:val="24"/>
          <w:szCs w:val="24"/>
        </w:rPr>
        <w:t xml:space="preserve"> </w:t>
      </w:r>
      <w:r>
        <w:rPr>
          <w:rFonts w:ascii="Times New Roman" w:eastAsia="Times New Roman" w:hAnsi="Times New Roman" w:cs="Times New Roman"/>
          <w:i/>
          <w:sz w:val="24"/>
          <w:szCs w:val="24"/>
        </w:rPr>
        <w:t>Asus</w:t>
      </w:r>
      <w:r>
        <w:rPr>
          <w:rFonts w:ascii="Times New Roman" w:eastAsia="Times New Roman" w:hAnsi="Times New Roman" w:cs="Times New Roman"/>
          <w:i/>
          <w:spacing w:val="27"/>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z w:val="24"/>
          <w:szCs w:val="24"/>
        </w:rPr>
        <w:t>masih</w:t>
      </w:r>
      <w:r w:rsidR="00A45327">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  l</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ndor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2"/>
          <w:sz w:val="24"/>
          <w:szCs w:val="24"/>
        </w:rPr>
        <w:t>m</w:t>
      </w:r>
      <w:r>
        <w:rPr>
          <w:rFonts w:ascii="Times New Roman" w:eastAsia="Times New Roman" w:hAnsi="Times New Roman" w:cs="Times New Roman"/>
          <w:i/>
          <w:sz w:val="24"/>
          <w:szCs w:val="24"/>
        </w:rPr>
        <w:t xml:space="preserve">artphone  </w:t>
      </w:r>
      <w:r>
        <w:rPr>
          <w:rFonts w:ascii="Times New Roman" w:eastAsia="Times New Roman" w:hAnsi="Times New Roman" w:cs="Times New Roman"/>
          <w:sz w:val="24"/>
          <w:szCs w:val="24"/>
        </w:rPr>
        <w:t>didun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memp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oduksi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oid,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ini 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 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u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stem</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rasi</w:t>
      </w:r>
      <w:r>
        <w:rPr>
          <w:rFonts w:ascii="Times New Roman" w:eastAsia="Times New Roman" w:hAnsi="Times New Roman" w:cs="Times New Roman"/>
          <w:i/>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 Sour</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hi</w:t>
      </w:r>
      <w:r>
        <w:rPr>
          <w:rFonts w:ascii="Times New Roman" w:eastAsia="Times New Roman" w:hAnsi="Times New Roman" w:cs="Times New Roman"/>
          <w:spacing w:val="3"/>
          <w:sz w:val="24"/>
          <w:szCs w:val="24"/>
        </w:rPr>
        <w:t>n</w:t>
      </w:r>
      <w:r>
        <w:rPr>
          <w:rFonts w:ascii="Times New Roman" w:eastAsia="Times New Roman" w:hAnsi="Times New Roman" w:cs="Times New Roman"/>
          <w:sz w:val="24"/>
          <w:szCs w:val="24"/>
        </w:rPr>
        <w:t>gga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 did</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stribusikan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dipak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o</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 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p>
    <w:p w:rsidR="00287001" w:rsidRDefault="00287001" w:rsidP="00A45327">
      <w:pPr>
        <w:spacing w:before="4" w:line="360" w:lineRule="auto"/>
        <w:ind w:left="720" w:right="120" w:firstLine="720"/>
        <w:jc w:val="both"/>
        <w:rPr>
          <w:sz w:val="24"/>
          <w:szCs w:val="24"/>
        </w:rPr>
      </w:pPr>
      <w:r>
        <w:rPr>
          <w:rFonts w:ascii="Times New Roman" w:eastAsia="Times New Roman" w:hAnsi="Times New Roman" w:cs="Times New Roman"/>
          <w:sz w:val="24"/>
          <w:szCs w:val="24"/>
        </w:rPr>
        <w:lastRenderedPageBreak/>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w:t>
      </w:r>
      <w:r>
        <w:rPr>
          <w:rFonts w:ascii="Times New Roman" w:eastAsia="Times New Roman" w:hAnsi="Times New Roman" w:cs="Times New Roman"/>
          <w:spacing w:val="3"/>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 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rasi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smartphone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ni 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n</w:t>
      </w:r>
      <w:r>
        <w:rPr>
          <w:rFonts w:ascii="Times New Roman" w:eastAsia="Times New Roman" w:hAnsi="Times New Roman" w:cs="Times New Roman"/>
          <w:sz w:val="24"/>
          <w:szCs w:val="24"/>
        </w:rPr>
        <w:t>g u</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Apple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s</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stem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blet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 xml:space="preserve">C.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rtumbuh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ndroid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lain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ktor</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disebutkan diat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na 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ndiri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form</w:t>
      </w:r>
      <w:r>
        <w:rPr>
          <w:rFonts w:ascii="Times New Roman" w:eastAsia="Times New Roman" w:hAnsi="Times New Roman" w:cs="Times New Roman"/>
          <w:i/>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 xml:space="preserve">stem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 xml:space="preserve">ool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rta </w:t>
      </w:r>
      <w:proofErr w:type="gramStart"/>
      <w:r>
        <w:rPr>
          <w:rFonts w:ascii="Times New Roman" w:eastAsia="Times New Roman" w:hAnsi="Times New Roman" w:cs="Times New Roman"/>
          <w:sz w:val="24"/>
          <w:szCs w:val="24"/>
        </w:rPr>
        <w:t>dukun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proofErr w:type="gramEnd"/>
      <w:r>
        <w:rPr>
          <w:rFonts w:ascii="Times New Roman" w:eastAsia="Times New Roman" w:hAnsi="Times New Roman" w:cs="Times New Roman"/>
          <w:spacing w:val="5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ing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komun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tas</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i/>
          <w:spacing w:val="2"/>
          <w:sz w:val="24"/>
          <w:szCs w:val="24"/>
        </w:rPr>
        <w:t>O</w:t>
      </w:r>
      <w:r>
        <w:rPr>
          <w:rFonts w:ascii="Times New Roman" w:eastAsia="Times New Roman" w:hAnsi="Times New Roman" w:cs="Times New Roman"/>
          <w:i/>
          <w:sz w:val="24"/>
          <w:szCs w:val="24"/>
        </w:rPr>
        <w:t>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53"/>
          <w:sz w:val="24"/>
          <w:szCs w:val="24"/>
        </w:rPr>
        <w:t xml:space="preserve"> </w:t>
      </w:r>
      <w:r>
        <w:rPr>
          <w:rFonts w:ascii="Times New Roman" w:eastAsia="Times New Roman" w:hAnsi="Times New Roman" w:cs="Times New Roman"/>
          <w:i/>
          <w:sz w:val="24"/>
          <w:szCs w:val="24"/>
        </w:rPr>
        <w:t>Sour</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55"/>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dunia,</w:t>
      </w:r>
      <w:r>
        <w:rPr>
          <w:rFonts w:ascii="Times New Roman" w:eastAsia="Times New Roman" w:hAnsi="Times New Roman" w:cs="Times New Roman"/>
          <w:spacing w:val="5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hing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 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ng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knolo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maupun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 xml:space="preserve">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gi</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ju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 xml:space="preserve">lah </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ev</w:t>
      </w:r>
      <w:r>
        <w:rPr>
          <w:rFonts w:ascii="Times New Roman" w:eastAsia="Times New Roman" w:hAnsi="Times New Roman" w:cs="Times New Roman"/>
          <w:i/>
          <w:sz w:val="24"/>
          <w:szCs w:val="24"/>
        </w:rPr>
        <w:t>ice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 dun</w:t>
      </w:r>
      <w:r>
        <w:rPr>
          <w:rFonts w:ascii="Times New Roman" w:eastAsia="Times New Roman" w:hAnsi="Times New Roman" w:cs="Times New Roman"/>
          <w:spacing w:val="1"/>
          <w:sz w:val="24"/>
          <w:szCs w:val="24"/>
        </w:rPr>
        <w:t>ia</w:t>
      </w:r>
      <w:r>
        <w:rPr>
          <w:rFonts w:ascii="Times New Roman" w:eastAsia="Times New Roman" w:hAnsi="Times New Roman" w:cs="Times New Roman"/>
          <w:sz w:val="24"/>
          <w:szCs w:val="24"/>
        </w:rPr>
        <w:t>.</w:t>
      </w:r>
    </w:p>
    <w:p w:rsidR="00287001" w:rsidRDefault="00287001" w:rsidP="00A45327">
      <w:pPr>
        <w:spacing w:before="3" w:line="360" w:lineRule="auto"/>
        <w:ind w:left="720" w:right="120" w:firstLine="720"/>
        <w:jc w:val="both"/>
        <w:rPr>
          <w:sz w:val="24"/>
          <w:szCs w:val="24"/>
        </w:rPr>
      </w:pP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z w:val="24"/>
          <w:szCs w:val="24"/>
        </w:rPr>
        <w:t>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form</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mobile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buk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 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pa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rikut ini (</w:t>
      </w:r>
      <w:r>
        <w:rPr>
          <w:rFonts w:ascii="Times New Roman" w:eastAsia="Times New Roman" w:hAnsi="Times New Roman" w:cs="Times New Roman"/>
          <w:spacing w:val="-1"/>
          <w:sz w:val="24"/>
          <w:szCs w:val="24"/>
        </w:rPr>
        <w:t>Na</w:t>
      </w:r>
      <w:r>
        <w:rPr>
          <w:rFonts w:ascii="Times New Roman" w:eastAsia="Times New Roman" w:hAnsi="Times New Roman" w:cs="Times New Roman"/>
          <w:spacing w:val="1"/>
          <w:sz w:val="24"/>
          <w:szCs w:val="24"/>
        </w:rPr>
        <w:t>z</w:t>
      </w:r>
      <w:r>
        <w:rPr>
          <w:rFonts w:ascii="Times New Roman" w:eastAsia="Times New Roman" w:hAnsi="Times New Roman" w:cs="Times New Roman"/>
          <w:sz w:val="24"/>
          <w:szCs w:val="24"/>
        </w:rPr>
        <w:t>ruddin S</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
          <w:sz w:val="24"/>
          <w:szCs w:val="24"/>
        </w:rPr>
        <w:t>H</w:t>
      </w:r>
      <w:r>
        <w:rPr>
          <w:rFonts w:ascii="Times New Roman" w:eastAsia="Times New Roman" w:hAnsi="Times New Roman" w:cs="Times New Roman"/>
          <w:sz w:val="24"/>
          <w:szCs w:val="24"/>
        </w:rPr>
        <w:t>, 2014</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p>
    <w:p w:rsidR="00287001" w:rsidRDefault="00287001" w:rsidP="00A45327">
      <w:pPr>
        <w:tabs>
          <w:tab w:val="left" w:pos="1440"/>
        </w:tabs>
        <w:spacing w:before="3" w:line="360" w:lineRule="auto"/>
        <w:ind w:left="2160" w:right="120" w:hanging="720"/>
        <w:jc w:val="both"/>
        <w:rPr>
          <w:sz w:val="24"/>
          <w:szCs w:val="24"/>
        </w:rPr>
      </w:pP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roofErr w:type="gramStart"/>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p </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1"/>
          <w:sz w:val="24"/>
          <w:szCs w:val="24"/>
        </w:rPr>
        <w:t>(</w:t>
      </w:r>
      <w:proofErr w:type="gramEnd"/>
      <w:r>
        <w:rPr>
          <w:rFonts w:ascii="Times New Roman" w:eastAsia="Times New Roman" w:hAnsi="Times New Roman" w:cs="Times New Roman"/>
          <w:i/>
          <w:sz w:val="24"/>
          <w:szCs w:val="24"/>
        </w:rPr>
        <w:t>Compl</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 xml:space="preserve">te </w:t>
      </w:r>
      <w:r>
        <w:rPr>
          <w:rFonts w:ascii="Times New Roman" w:eastAsia="Times New Roman" w:hAnsi="Times New Roman" w:cs="Times New Roman"/>
          <w:i/>
          <w:spacing w:val="6"/>
          <w:sz w:val="24"/>
          <w:szCs w:val="24"/>
        </w:rPr>
        <w:t xml:space="preserve"> </w:t>
      </w:r>
      <w:r>
        <w:rPr>
          <w:rFonts w:ascii="Times New Roman" w:eastAsia="Times New Roman" w:hAnsi="Times New Roman" w:cs="Times New Roman"/>
          <w:i/>
          <w:sz w:val="24"/>
          <w:szCs w:val="24"/>
        </w:rPr>
        <w:t>Pl</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f</w:t>
      </w:r>
      <w:r>
        <w:rPr>
          <w:rFonts w:ascii="Times New Roman" w:eastAsia="Times New Roman" w:hAnsi="Times New Roman" w:cs="Times New Roman"/>
          <w:i/>
          <w:sz w:val="24"/>
          <w:szCs w:val="24"/>
        </w:rPr>
        <w:t>or</w:t>
      </w:r>
      <w:r>
        <w:rPr>
          <w:rFonts w:ascii="Times New Roman" w:eastAsia="Times New Roman" w:hAnsi="Times New Roman" w:cs="Times New Roman"/>
          <w:i/>
          <w:spacing w:val="1"/>
          <w:sz w:val="24"/>
          <w:szCs w:val="24"/>
        </w:rPr>
        <w:t>m</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tan </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komp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nsif </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iner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ka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i/>
          <w:sz w:val="24"/>
          <w:szCs w:val="24"/>
        </w:rPr>
        <w:t>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 xml:space="preserve">form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k </w:t>
      </w:r>
      <w:proofErr w:type="gramStart"/>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diak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too</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s</w:t>
      </w:r>
      <w:proofErr w:type="gramEnd"/>
      <w:r>
        <w:rPr>
          <w:rFonts w:ascii="Times New Roman" w:eastAsia="Times New Roman" w:hAnsi="Times New Roman" w:cs="Times New Roman"/>
          <w:i/>
          <w:sz w:val="24"/>
          <w:szCs w:val="24"/>
        </w:rPr>
        <w:t xml:space="preserve"> </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memb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un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w:t>
      </w:r>
      <w:r>
        <w:rPr>
          <w:rFonts w:ascii="Times New Roman" w:eastAsia="Times New Roman" w:hAnsi="Times New Roman" w:cs="Times New Roman"/>
          <w:i/>
          <w:spacing w:val="-2"/>
          <w:sz w:val="24"/>
          <w:szCs w:val="24"/>
        </w:rPr>
        <w:t>r</w:t>
      </w:r>
      <w:r>
        <w:rPr>
          <w:rFonts w:ascii="Times New Roman" w:eastAsia="Times New Roman" w:hAnsi="Times New Roman" w:cs="Times New Roman"/>
          <w:i/>
          <w:sz w:val="24"/>
          <w:szCs w:val="24"/>
        </w:rPr>
        <w:t xml:space="preserve">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memun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kinkan untuk pelu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p>
    <w:p w:rsidR="00287001" w:rsidRDefault="00287001" w:rsidP="00A45327">
      <w:pPr>
        <w:tabs>
          <w:tab w:val="left" w:pos="1440"/>
        </w:tabs>
        <w:spacing w:before="4" w:line="360" w:lineRule="auto"/>
        <w:ind w:left="2160" w:right="120" w:hanging="720"/>
        <w:jc w:val="both"/>
        <w:rPr>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rbuka</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O</w:t>
      </w:r>
      <w:r>
        <w:rPr>
          <w:rFonts w:ascii="Times New Roman" w:eastAsia="Times New Roman" w:hAnsi="Times New Roman" w:cs="Times New Roman"/>
          <w:i/>
          <w:spacing w:val="2"/>
          <w:sz w:val="24"/>
          <w:szCs w:val="24"/>
        </w:rPr>
        <w:t>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33"/>
          <w:sz w:val="24"/>
          <w:szCs w:val="24"/>
        </w:rPr>
        <w:t xml:space="preserve"> </w:t>
      </w:r>
      <w:r>
        <w:rPr>
          <w:rFonts w:ascii="Times New Roman" w:eastAsia="Times New Roman" w:hAnsi="Times New Roman" w:cs="Times New Roman"/>
          <w:i/>
          <w:sz w:val="24"/>
          <w:szCs w:val="24"/>
        </w:rPr>
        <w:t>Sour</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32"/>
          <w:sz w:val="24"/>
          <w:szCs w:val="24"/>
        </w:rPr>
        <w:t xml:space="preserve"> </w:t>
      </w:r>
      <w:r>
        <w:rPr>
          <w:rFonts w:ascii="Times New Roman" w:eastAsia="Times New Roman" w:hAnsi="Times New Roman" w:cs="Times New Roman"/>
          <w:i/>
          <w:sz w:val="24"/>
          <w:szCs w:val="24"/>
        </w:rPr>
        <w:t>Platfor</w:t>
      </w:r>
      <w:r>
        <w:rPr>
          <w:rFonts w:ascii="Times New Roman" w:eastAsia="Times New Roman" w:hAnsi="Times New Roman" w:cs="Times New Roman"/>
          <w:i/>
          <w:spacing w:val="2"/>
          <w:sz w:val="24"/>
          <w:szCs w:val="24"/>
        </w:rPr>
        <w:t>m</w:t>
      </w:r>
      <w:r>
        <w:rPr>
          <w:rFonts w:ascii="Times New Roman" w:eastAsia="Times New Roman" w:hAnsi="Times New Roman" w:cs="Times New Roman"/>
          <w:sz w:val="24"/>
          <w:szCs w:val="24"/>
        </w:rPr>
        <w:t>):</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i/>
          <w:sz w:val="24"/>
          <w:szCs w:val="24"/>
        </w:rPr>
        <w:t>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form</w:t>
      </w:r>
      <w:r>
        <w:rPr>
          <w:rFonts w:ascii="Times New Roman" w:eastAsia="Times New Roman" w:hAnsi="Times New Roman" w:cs="Times New Roman"/>
          <w:i/>
          <w:spacing w:val="32"/>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z w:val="24"/>
          <w:szCs w:val="24"/>
        </w:rPr>
        <w:t>disediak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lui 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Sour</w:t>
      </w:r>
      <w:r>
        <w:rPr>
          <w:rFonts w:ascii="Times New Roman" w:eastAsia="Times New Roman" w:hAnsi="Times New Roman" w:cs="Times New Roman"/>
          <w:i/>
          <w:spacing w:val="-1"/>
          <w:sz w:val="24"/>
          <w:szCs w:val="24"/>
        </w:rPr>
        <w:t>ce</w:t>
      </w:r>
      <w:r>
        <w:rPr>
          <w:rFonts w:ascii="Times New Roman" w:eastAsia="Times New Roman" w:hAnsi="Times New Roman" w:cs="Times New Roman"/>
          <w:i/>
          <w:sz w:val="24"/>
          <w:szCs w:val="24"/>
        </w:rPr>
        <w:t>.</w:t>
      </w:r>
      <w:r>
        <w:rPr>
          <w:rFonts w:ascii="Times New Roman" w:eastAsia="Times New Roman" w:hAnsi="Times New Roman" w:cs="Times New Roman"/>
          <w:i/>
          <w:spacing w:val="6"/>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untuk meng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ndiri</w:t>
      </w:r>
      <w:r>
        <w:rPr>
          <w:rFonts w:ascii="Times New Roman" w:eastAsia="Times New Roman" w:hAnsi="Times New Roman" w:cs="Times New Roman"/>
          <w:spacing w:val="43"/>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pacing w:val="-5"/>
          <w:sz w:val="24"/>
          <w:szCs w:val="24"/>
        </w:rPr>
        <w:t>L</w:t>
      </w:r>
      <w:r>
        <w:rPr>
          <w:rFonts w:ascii="Times New Roman" w:eastAsia="Times New Roman" w:hAnsi="Times New Roman" w:cs="Times New Roman"/>
          <w:sz w:val="24"/>
          <w:szCs w:val="24"/>
        </w:rPr>
        <w:t>inux</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rn</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l</w:t>
      </w:r>
    </w:p>
    <w:p w:rsidR="00287001" w:rsidRDefault="00287001" w:rsidP="00A45327">
      <w:pPr>
        <w:spacing w:before="7" w:line="120" w:lineRule="exact"/>
        <w:ind w:left="2160" w:right="120" w:hanging="720"/>
        <w:jc w:val="both"/>
        <w:rPr>
          <w:sz w:val="13"/>
          <w:szCs w:val="13"/>
        </w:rPr>
      </w:pPr>
    </w:p>
    <w:p w:rsidR="00287001" w:rsidRDefault="00287001" w:rsidP="00A45327">
      <w:pPr>
        <w:tabs>
          <w:tab w:val="left" w:pos="1440"/>
        </w:tabs>
        <w:spacing w:line="360" w:lineRule="auto"/>
        <w:ind w:left="2160" w:right="120" w:hanging="7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ree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Fr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Platfor</w:t>
      </w:r>
      <w:r>
        <w:rPr>
          <w:rFonts w:ascii="Times New Roman" w:eastAsia="Times New Roman" w:hAnsi="Times New Roman" w:cs="Times New Roman"/>
          <w:i/>
          <w:spacing w:val="2"/>
          <w:sz w:val="24"/>
          <w:szCs w:val="24"/>
        </w:rPr>
        <w:t>m</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form</w:t>
      </w:r>
      <w:r>
        <w:rPr>
          <w:rFonts w:ascii="Times New Roman" w:eastAsia="Times New Roman" w:hAnsi="Times New Roman" w:cs="Times New Roman"/>
          <w:i/>
          <w:spacing w:val="1"/>
          <w:sz w:val="24"/>
          <w:szCs w:val="24"/>
        </w:rPr>
        <w: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ikasi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eve</w:t>
      </w:r>
      <w:r>
        <w:rPr>
          <w:rFonts w:ascii="Times New Roman" w:eastAsia="Times New Roman" w:hAnsi="Times New Roman" w:cs="Times New Roman"/>
          <w:i/>
          <w:sz w:val="24"/>
          <w:szCs w:val="24"/>
        </w:rPr>
        <w:t>lo</w:t>
      </w:r>
      <w:r>
        <w:rPr>
          <w:rFonts w:ascii="Times New Roman" w:eastAsia="Times New Roman" w:hAnsi="Times New Roman" w:cs="Times New Roman"/>
          <w:i/>
          <w:spacing w:val="1"/>
          <w:sz w:val="24"/>
          <w:szCs w:val="24"/>
        </w:rPr>
        <w:t>p</w:t>
      </w:r>
      <w:r>
        <w:rPr>
          <w:rFonts w:ascii="Times New Roman" w:eastAsia="Times New Roman" w:hAnsi="Times New Roman" w:cs="Times New Roman"/>
          <w:sz w:val="24"/>
          <w:szCs w:val="24"/>
        </w:rPr>
        <w: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Tidak</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o</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6"/>
          <w:sz w:val="24"/>
          <w:szCs w:val="24"/>
        </w:rPr>
        <w:t>t</w:t>
      </w:r>
      <w:r>
        <w:rPr>
          <w:rFonts w:ascii="Times New Roman" w:eastAsia="Times New Roman" w:hAnsi="Times New Roman" w:cs="Times New Roman"/>
          <w:sz w:val="24"/>
          <w:szCs w:val="24"/>
        </w:rPr>
        <w:t>y un</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uk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dikemb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da </w:t>
      </w:r>
      <w:r>
        <w:rPr>
          <w:rFonts w:ascii="Times New Roman" w:eastAsia="Times New Roman" w:hAnsi="Times New Roman" w:cs="Times New Roman"/>
          <w:i/>
          <w:sz w:val="24"/>
          <w:szCs w:val="24"/>
        </w:rPr>
        <w:t>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form</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Tidak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bi</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ot</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dipe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lukan. Aplikasi untuk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dis</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ribusikan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dipe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ntuk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p>
    <w:p w:rsidR="00A45327" w:rsidRDefault="00A45327" w:rsidP="00A45327">
      <w:pPr>
        <w:tabs>
          <w:tab w:val="left" w:pos="1440"/>
        </w:tabs>
        <w:spacing w:line="360" w:lineRule="auto"/>
        <w:ind w:left="2160" w:right="120" w:hanging="720"/>
        <w:jc w:val="both"/>
        <w:rPr>
          <w:sz w:val="24"/>
          <w:szCs w:val="24"/>
        </w:rPr>
      </w:pPr>
    </w:p>
    <w:p w:rsidR="00287001" w:rsidRDefault="00287001" w:rsidP="00A45327">
      <w:pPr>
        <w:spacing w:before="6" w:line="360" w:lineRule="auto"/>
        <w:ind w:left="720" w:righ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form mobile, 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form</w:t>
      </w:r>
      <w:r>
        <w:rPr>
          <w:rFonts w:ascii="Times New Roman" w:eastAsia="Times New Roman" w:hAnsi="Times New Roman" w:cs="Times New Roman"/>
          <w:i/>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 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untuk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diha</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pk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GNU</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pacing w:val="2"/>
          <w:sz w:val="24"/>
          <w:szCs w:val="24"/>
        </w:rPr>
        <w:t>G</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ral Public</w:t>
      </w:r>
      <w:r>
        <w:rPr>
          <w:rFonts w:ascii="Times New Roman" w:eastAsia="Times New Roman" w:hAnsi="Times New Roman" w:cs="Times New Roman"/>
          <w:i/>
          <w:spacing w:val="1"/>
          <w:sz w:val="24"/>
          <w:szCs w:val="24"/>
        </w:rPr>
        <w:t xml:space="preserve"> L</w:t>
      </w:r>
      <w:r>
        <w:rPr>
          <w:rFonts w:ascii="Times New Roman" w:eastAsia="Times New Roman" w:hAnsi="Times New Roman" w:cs="Times New Roman"/>
          <w:i/>
          <w:sz w:val="24"/>
          <w:szCs w:val="24"/>
        </w:rPr>
        <w:t>isensi V</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rsi 2</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pacing w:val="-3"/>
          <w:sz w:val="24"/>
          <w:szCs w:val="24"/>
        </w:rPr>
        <w:t>(</w:t>
      </w:r>
      <w:r>
        <w:rPr>
          <w:rFonts w:ascii="Times New Roman" w:eastAsia="Times New Roman" w:hAnsi="Times New Roman" w:cs="Times New Roman"/>
          <w:i/>
          <w:sz w:val="24"/>
          <w:szCs w:val="24"/>
        </w:rPr>
        <w:t>GPL</w:t>
      </w:r>
      <w:r>
        <w:rPr>
          <w:rFonts w:ascii="Times New Roman" w:eastAsia="Times New Roman" w:hAnsi="Times New Roman" w:cs="Times New Roman"/>
          <w:i/>
          <w:spacing w:val="-1"/>
          <w:sz w:val="24"/>
          <w:szCs w:val="24"/>
        </w:rPr>
        <w:t>v</w:t>
      </w:r>
      <w:r>
        <w:rPr>
          <w:rFonts w:ascii="Times New Roman" w:eastAsia="Times New Roman" w:hAnsi="Times New Roman" w:cs="Times New Roman"/>
          <w:i/>
          <w:spacing w:val="2"/>
          <w:sz w:val="24"/>
          <w:szCs w:val="24"/>
        </w:rPr>
        <w:t>2</w:t>
      </w:r>
      <w:r>
        <w:rPr>
          <w:rFonts w:ascii="Times New Roman" w:eastAsia="Times New Roman" w:hAnsi="Times New Roman" w:cs="Times New Roman"/>
          <w:i/>
          <w:sz w:val="24"/>
          <w:szCs w:val="24"/>
        </w:rPr>
        <w:t>)</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rup</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nsi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diken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left</w:t>
      </w:r>
      <w:r>
        <w:rPr>
          <w:rFonts w:ascii="Times New Roman" w:eastAsia="Times New Roman" w:hAnsi="Times New Roman" w:cs="Times New Roman"/>
          <w:sz w:val="24"/>
          <w:szCs w:val="24"/>
        </w:rPr>
        <w:t>”</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nsi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pihak</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3"/>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tuh</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p>
    <w:p w:rsidR="00287001" w:rsidRDefault="00287001" w:rsidP="00A45327">
      <w:pPr>
        <w:spacing w:before="6" w:line="360" w:lineRule="auto"/>
        <w:ind w:left="720" w:right="720" w:firstLine="720"/>
        <w:jc w:val="both"/>
        <w:rPr>
          <w:rFonts w:ascii="Times New Roman" w:eastAsia="Times New Roman" w:hAnsi="Times New Roman" w:cs="Times New Roman"/>
          <w:sz w:val="24"/>
          <w:szCs w:val="24"/>
        </w:rPr>
      </w:pPr>
    </w:p>
    <w:p w:rsidR="00287001" w:rsidRDefault="00287001" w:rsidP="00A45327">
      <w:pPr>
        <w:spacing w:before="6" w:line="360" w:lineRule="auto"/>
        <w:ind w:left="720" w:right="720" w:firstLine="720"/>
        <w:jc w:val="both"/>
        <w:rPr>
          <w:rFonts w:ascii="Times New Roman" w:eastAsia="Times New Roman" w:hAnsi="Times New Roman" w:cs="Times New Roman"/>
          <w:sz w:val="24"/>
          <w:szCs w:val="24"/>
        </w:rPr>
      </w:pPr>
    </w:p>
    <w:p w:rsidR="00287001" w:rsidRDefault="00287001" w:rsidP="00A45327">
      <w:pPr>
        <w:spacing w:before="6" w:line="360" w:lineRule="auto"/>
        <w:ind w:left="720" w:right="720" w:firstLine="720"/>
        <w:jc w:val="both"/>
        <w:rPr>
          <w:rFonts w:ascii="Times New Roman" w:eastAsia="Times New Roman" w:hAnsi="Times New Roman" w:cs="Times New Roman"/>
          <w:sz w:val="24"/>
          <w:szCs w:val="24"/>
        </w:rPr>
      </w:pPr>
    </w:p>
    <w:p w:rsidR="00287001" w:rsidRDefault="00287001" w:rsidP="00A45327">
      <w:pPr>
        <w:spacing w:before="29" w:line="360" w:lineRule="auto"/>
        <w:ind w:left="720" w:right="120" w:firstLine="720"/>
        <w:jc w:val="both"/>
        <w:rPr>
          <w:sz w:val="24"/>
          <w:szCs w:val="24"/>
        </w:rPr>
      </w:pP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ms.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did</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strib</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sikan di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pa</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he 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A</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5"/>
          <w:sz w:val="24"/>
          <w:szCs w:val="24"/>
        </w:rPr>
        <w:t>L</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ac</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2</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memu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kinkan</w:t>
      </w:r>
      <w:r>
        <w:rPr>
          <w:rFonts w:ascii="Times New Roman" w:eastAsia="Times New Roman" w:hAnsi="Times New Roman" w:cs="Times New Roman"/>
          <w:spacing w:val="2"/>
          <w:sz w:val="24"/>
          <w:szCs w:val="24"/>
        </w:rPr>
        <w:t xml:space="preserve"> u</w:t>
      </w:r>
      <w:r>
        <w:rPr>
          <w:rFonts w:ascii="Times New Roman" w:eastAsia="Times New Roman" w:hAnsi="Times New Roman" w:cs="Times New Roman"/>
          <w:sz w:val="24"/>
          <w:szCs w:val="24"/>
        </w:rPr>
        <w:t>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dis</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ribusi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dua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us</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Kom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siali</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odus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proofErr w:type="gramEnd"/>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i/>
          <w:sz w:val="24"/>
          <w:szCs w:val="24"/>
        </w:rPr>
        <w:t>hands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t</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khusus</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memi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untuk meni</w:t>
      </w:r>
      <w:r>
        <w:rPr>
          <w:rFonts w:ascii="Times New Roman" w:eastAsia="Times New Roman" w:hAnsi="Times New Roman" w:cs="Times New Roman"/>
          <w:spacing w:val="-2"/>
          <w:sz w:val="24"/>
          <w:szCs w:val="24"/>
        </w:rPr>
        <w:t>ng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i/>
          <w:sz w:val="24"/>
          <w:szCs w:val="24"/>
        </w:rPr>
        <w:t>pla</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form</w:t>
      </w:r>
      <w:r>
        <w:rPr>
          <w:rFonts w:ascii="Times New Roman" w:eastAsia="Times New Roman" w:hAnsi="Times New Roman" w:cs="Times New Roman"/>
          <w:i/>
          <w:spacing w:val="55"/>
          <w:sz w:val="24"/>
          <w:szCs w:val="24"/>
        </w:rPr>
        <w:t xml:space="preserve"> </w:t>
      </w:r>
      <w:r>
        <w:rPr>
          <w:rFonts w:ascii="Times New Roman" w:eastAsia="Times New Roman" w:hAnsi="Times New Roman" w:cs="Times New Roman"/>
          <w:sz w:val="24"/>
          <w:szCs w:val="24"/>
        </w:rPr>
        <w:t>tanpa</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ikan</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4"/>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ka</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ma</w:t>
      </w:r>
      <w:r>
        <w:rPr>
          <w:rFonts w:ascii="Times New Roman" w:eastAsia="Times New Roman" w:hAnsi="Times New Roman" w:cs="Times New Roman"/>
          <w:spacing w:val="4"/>
          <w:sz w:val="24"/>
          <w:szCs w:val="24"/>
        </w:rPr>
        <w:t>s</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 Sour</w:t>
      </w:r>
      <w:r>
        <w:rPr>
          <w:rFonts w:ascii="Times New Roman" w:eastAsia="Times New Roman" w:hAnsi="Times New Roman" w:cs="Times New Roman"/>
          <w:i/>
          <w:spacing w:val="-1"/>
          <w:sz w:val="24"/>
          <w:szCs w:val="24"/>
        </w:rPr>
        <w:t>ce</w:t>
      </w:r>
      <w:r>
        <w:rPr>
          <w:rFonts w:ascii="Times New Roman" w:eastAsia="Times New Roman" w:hAnsi="Times New Roman" w:cs="Times New Roman"/>
          <w:i/>
          <w:sz w:val="24"/>
          <w:szCs w:val="24"/>
        </w:rPr>
        <w:t>.</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untun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mbah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ndis</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ribusikan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ulang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pacing w:val="2"/>
          <w:sz w:val="24"/>
          <w:szCs w:val="24"/>
        </w:rPr>
        <w:t>k</w:t>
      </w:r>
      <w:r>
        <w:rPr>
          <w:rFonts w:ascii="Times New Roman" w:eastAsia="Times New Roman" w:hAnsi="Times New Roman" w:cs="Times New Roman"/>
          <w:sz w:val="24"/>
          <w:szCs w:val="24"/>
        </w:rPr>
        <w:t>a diba</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nsi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ka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nk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287001" w:rsidRDefault="00287001" w:rsidP="00A45327">
      <w:pPr>
        <w:spacing w:before="4" w:line="360" w:lineRule="auto"/>
        <w:ind w:left="720" w:right="120" w:firstLine="720"/>
        <w:jc w:val="both"/>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memi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iki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ihan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pse</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gun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ca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ndroid.</w:t>
      </w:r>
      <w:r>
        <w:rPr>
          <w:rFonts w:ascii="Times New Roman" w:eastAsia="Times New Roman" w:hAnsi="Times New Roman" w:cs="Times New Roman"/>
          <w:spacing w:val="2"/>
          <w:sz w:val="24"/>
          <w:szCs w:val="24"/>
        </w:rPr>
        <w:t xml:space="preserve"> E</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pse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D</w:t>
      </w:r>
      <w:r>
        <w:rPr>
          <w:rFonts w:ascii="Times New Roman" w:eastAsia="Times New Roman" w:hAnsi="Times New Roman" w:cs="Times New Roman"/>
          <w:i/>
          <w:sz w:val="24"/>
          <w:szCs w:val="24"/>
        </w:rPr>
        <w:t>E</w:t>
      </w:r>
      <w:r>
        <w:rPr>
          <w:rFonts w:ascii="Times New Roman" w:eastAsia="Times New Roman" w:hAnsi="Times New Roman" w:cs="Times New Roman"/>
          <w:i/>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popu</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untuk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memi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iki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i/>
          <w:sz w:val="24"/>
          <w:szCs w:val="24"/>
        </w:rPr>
        <w:t>plug</w:t>
      </w:r>
      <w:r>
        <w:rPr>
          <w:rFonts w:ascii="Times New Roman" w:eastAsia="Times New Roman" w:hAnsi="Times New Roman" w:cs="Times New Roman"/>
          <w:i/>
          <w:spacing w:val="-1"/>
          <w:sz w:val="24"/>
          <w:szCs w:val="24"/>
        </w:rPr>
        <w:t>-</w:t>
      </w:r>
      <w:r>
        <w:rPr>
          <w:rFonts w:ascii="Times New Roman" w:eastAsia="Times New Roman" w:hAnsi="Times New Roman" w:cs="Times New Roman"/>
          <w:i/>
          <w:sz w:val="24"/>
          <w:szCs w:val="24"/>
        </w:rPr>
        <w:t>in</w:t>
      </w:r>
      <w:r>
        <w:rPr>
          <w:rFonts w:ascii="Times New Roman" w:eastAsia="Times New Roman" w:hAnsi="Times New Roman" w:cs="Times New Roman"/>
          <w:i/>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dia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untuk mem</w:t>
      </w:r>
      <w:r>
        <w:rPr>
          <w:rFonts w:ascii="Times New Roman" w:eastAsia="Times New Roman" w:hAnsi="Times New Roman" w:cs="Times New Roman"/>
          <w:spacing w:val="-1"/>
          <w:sz w:val="24"/>
          <w:szCs w:val="24"/>
        </w:rPr>
        <w:t>fa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 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lain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pse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ju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dukun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lan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su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Go</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le </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D</w:t>
      </w:r>
      <w:r>
        <w:rPr>
          <w:rFonts w:ascii="Times New Roman" w:eastAsia="Times New Roman" w:hAnsi="Times New Roman" w:cs="Times New Roman"/>
          <w:i/>
          <w:sz w:val="24"/>
          <w:szCs w:val="24"/>
        </w:rPr>
        <w:t>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ini </w:t>
      </w:r>
      <w:proofErr w:type="gramStart"/>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bukti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plug</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 xml:space="preserve">ns </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pse  untuk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mbuat </w:t>
      </w:r>
      <w:r>
        <w:rPr>
          <w:rFonts w:ascii="Times New Roman" w:eastAsia="Times New Roman" w:hAnsi="Times New Roman" w:cs="Times New Roman"/>
          <w:i/>
          <w:sz w:val="24"/>
          <w:szCs w:val="24"/>
        </w:rPr>
        <w:t>proj</w:t>
      </w:r>
      <w:r>
        <w:rPr>
          <w:rFonts w:ascii="Times New Roman" w:eastAsia="Times New Roman" w:hAnsi="Times New Roman" w:cs="Times New Roman"/>
          <w:i/>
          <w:spacing w:val="-1"/>
          <w:sz w:val="24"/>
          <w:szCs w:val="24"/>
        </w:rPr>
        <w:t>ec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 di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mana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source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soft</w:t>
      </w:r>
      <w:r>
        <w:rPr>
          <w:rFonts w:ascii="Times New Roman" w:eastAsia="Times New Roman" w:hAnsi="Times New Roman" w:cs="Times New Roman"/>
          <w:i/>
          <w:spacing w:val="1"/>
          <w:sz w:val="24"/>
          <w:szCs w:val="24"/>
        </w:rPr>
        <w:t>w</w:t>
      </w:r>
      <w:r>
        <w:rPr>
          <w:rFonts w:ascii="Times New Roman" w:eastAsia="Times New Roman" w:hAnsi="Times New Roman" w:cs="Times New Roman"/>
          <w:i/>
          <w:sz w:val="24"/>
          <w:szCs w:val="24"/>
        </w:rPr>
        <w:t xml:space="preserve">are </w:t>
      </w:r>
      <w:r>
        <w:rPr>
          <w:rFonts w:ascii="Times New Roman" w:eastAsia="Times New Roman" w:hAnsi="Times New Roman" w:cs="Times New Roman"/>
          <w:sz w:val="24"/>
          <w:szCs w:val="24"/>
        </w:rPr>
        <w:t>lan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su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us 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sm</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Go</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le.</w:t>
      </w:r>
    </w:p>
    <w:p w:rsidR="00287001" w:rsidRDefault="00287001" w:rsidP="00287001">
      <w:pPr>
        <w:spacing w:before="10" w:line="160" w:lineRule="exact"/>
        <w:ind w:right="720"/>
        <w:jc w:val="both"/>
        <w:rPr>
          <w:sz w:val="16"/>
          <w:szCs w:val="16"/>
        </w:rPr>
      </w:pPr>
    </w:p>
    <w:p w:rsidR="00287001" w:rsidRDefault="00287001" w:rsidP="00A45327">
      <w:pPr>
        <w:ind w:left="720" w:right="720"/>
        <w:jc w:val="both"/>
        <w:rPr>
          <w:sz w:val="24"/>
          <w:szCs w:val="24"/>
        </w:rPr>
      </w:pPr>
      <w:r>
        <w:rPr>
          <w:rFonts w:ascii="Times New Roman" w:eastAsia="Times New Roman" w:hAnsi="Times New Roman" w:cs="Times New Roman"/>
          <w:b/>
          <w:sz w:val="24"/>
          <w:szCs w:val="24"/>
        </w:rPr>
        <w:t>2.6.1</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pacing w:val="-3"/>
          <w:sz w:val="24"/>
          <w:szCs w:val="24"/>
        </w:rPr>
        <w:t>P</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r</w:t>
      </w:r>
      <w:r>
        <w:rPr>
          <w:rFonts w:ascii="Times New Roman" w:eastAsia="Times New Roman" w:hAnsi="Times New Roman" w:cs="Times New Roman"/>
          <w:b/>
          <w:spacing w:val="1"/>
          <w:sz w:val="24"/>
          <w:szCs w:val="24"/>
        </w:rPr>
        <w:t>ke</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gan</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An</w:t>
      </w:r>
      <w:r>
        <w:rPr>
          <w:rFonts w:ascii="Times New Roman" w:eastAsia="Times New Roman" w:hAnsi="Times New Roman" w:cs="Times New Roman"/>
          <w:b/>
          <w:spacing w:val="1"/>
          <w:sz w:val="24"/>
          <w:szCs w:val="24"/>
        </w:rPr>
        <w:t>d</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oid</w:t>
      </w:r>
    </w:p>
    <w:p w:rsidR="00287001" w:rsidRDefault="00287001" w:rsidP="00287001">
      <w:pPr>
        <w:spacing w:before="13" w:line="280" w:lineRule="exact"/>
        <w:ind w:right="720"/>
        <w:jc w:val="both"/>
        <w:rPr>
          <w:sz w:val="28"/>
          <w:szCs w:val="28"/>
        </w:rPr>
      </w:pPr>
    </w:p>
    <w:p w:rsidR="00287001" w:rsidRDefault="00287001" w:rsidP="00A45327">
      <w:pPr>
        <w:spacing w:line="360" w:lineRule="auto"/>
        <w:ind w:left="720" w:right="120" w:firstLine="720"/>
        <w:jc w:val="both"/>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iring 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teknol</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info</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mak</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me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fu</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gsi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kompu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ntu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S</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kom</w:t>
      </w:r>
      <w:r>
        <w:rPr>
          <w:rFonts w:ascii="Times New Roman" w:eastAsia="Times New Roman" w:hAnsi="Times New Roman" w:cs="Times New Roman"/>
          <w:spacing w:val="3"/>
          <w:sz w:val="24"/>
          <w:szCs w:val="24"/>
        </w:rPr>
        <w:t>p</w:t>
      </w:r>
      <w:r>
        <w:rPr>
          <w:rFonts w:ascii="Times New Roman" w:eastAsia="Times New Roman" w:hAnsi="Times New Roman" w:cs="Times New Roman"/>
          <w:sz w:val="24"/>
          <w:szCs w:val="24"/>
        </w:rPr>
        <w:t>uter 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w</w:t>
      </w:r>
      <w:r>
        <w:rPr>
          <w:rFonts w:ascii="Times New Roman" w:eastAsia="Times New Roman" w:hAnsi="Times New Roman" w:cs="Times New Roman"/>
          <w:sz w:val="24"/>
          <w:szCs w:val="24"/>
        </w:rPr>
        <w:t>a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ba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bidang dian</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 xml:space="preserve">bidang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ol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6"/>
          <w:sz w:val="24"/>
          <w:szCs w:val="24"/>
        </w:rPr>
        <w:t>I</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tahu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proofErr w:type="gramStart"/>
      <w:r>
        <w:rPr>
          <w:rFonts w:ascii="Times New Roman" w:eastAsia="Times New Roman" w:hAnsi="Times New Roman" w:cs="Times New Roman"/>
          <w:sz w:val="24"/>
          <w:szCs w:val="24"/>
        </w:rPr>
        <w:t xml:space="preserve">Ekonomi,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osial</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tan.</w:t>
      </w:r>
      <w:r>
        <w:rPr>
          <w:rFonts w:ascii="Times New Roman" w:eastAsia="Times New Roman" w:hAnsi="Times New Roman" w:cs="Times New Roman"/>
          <w:spacing w:val="59"/>
          <w:sz w:val="24"/>
          <w:szCs w:val="24"/>
        </w:rPr>
        <w:t xml:space="preserve"> </w:t>
      </w:r>
      <w:proofErr w:type="gramStart"/>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teknol</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in</w:t>
      </w:r>
      <w:r>
        <w:rPr>
          <w:rFonts w:ascii="Times New Roman" w:eastAsia="Times New Roman" w:hAnsi="Times New Roman" w:cs="Times New Roman"/>
          <w:spacing w:val="2"/>
          <w:sz w:val="24"/>
          <w:szCs w:val="24"/>
        </w:rPr>
        <w:t>f</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masi,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lain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sktop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kompu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juga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melipu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i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le.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a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tahui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utuhan manusia 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w:t>
      </w:r>
      <w:r>
        <w:rPr>
          <w:rFonts w:ascii="Times New Roman" w:eastAsia="Times New Roman" w:hAnsi="Times New Roman" w:cs="Times New Roman"/>
          <w:spacing w:val="3"/>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komun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hing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handphone</w:t>
      </w:r>
      <w:r>
        <w:rPr>
          <w:rFonts w:ascii="Times New Roman" w:eastAsia="Times New Roman" w:hAnsi="Times New Roman" w:cs="Times New Roman"/>
          <w:i/>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 ki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telpon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(komunik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makin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untuk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butuhan 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nusia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 s</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ni.</w:t>
      </w:r>
    </w:p>
    <w:p w:rsidR="00287001" w:rsidRPr="005F3046" w:rsidRDefault="00287001" w:rsidP="00A45327">
      <w:pPr>
        <w:spacing w:before="6" w:line="360" w:lineRule="auto"/>
        <w:ind w:left="720" w:right="120" w:firstLine="7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makin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le mak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rc</w:t>
      </w:r>
      <w:r>
        <w:rPr>
          <w:rFonts w:ascii="Times New Roman" w:eastAsia="Times New Roman" w:hAnsi="Times New Roman" w:cs="Times New Roman"/>
          <w:sz w:val="24"/>
          <w:szCs w:val="24"/>
        </w:rPr>
        <w:t>ip</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 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w:t>
      </w:r>
      <w:r>
        <w:rPr>
          <w:rFonts w:ascii="Times New Roman" w:eastAsia="Times New Roman" w:hAnsi="Times New Roman" w:cs="Times New Roman"/>
          <w:spacing w:val="3"/>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i/>
          <w:sz w:val="24"/>
          <w:szCs w:val="24"/>
        </w:rPr>
        <w:t>m</w:t>
      </w:r>
      <w:r>
        <w:rPr>
          <w:rFonts w:ascii="Times New Roman" w:eastAsia="Times New Roman" w:hAnsi="Times New Roman" w:cs="Times New Roman"/>
          <w:i/>
          <w:spacing w:val="2"/>
          <w:sz w:val="24"/>
          <w:szCs w:val="24"/>
        </w:rPr>
        <w:t>o</w:t>
      </w:r>
      <w:r>
        <w:rPr>
          <w:rFonts w:ascii="Times New Roman" w:eastAsia="Times New Roman" w:hAnsi="Times New Roman" w:cs="Times New Roman"/>
          <w:i/>
          <w:sz w:val="24"/>
          <w:szCs w:val="24"/>
        </w:rPr>
        <w:t>bi</w:t>
      </w:r>
      <w:r>
        <w:rPr>
          <w:rFonts w:ascii="Times New Roman" w:eastAsia="Times New Roman" w:hAnsi="Times New Roman" w:cs="Times New Roman"/>
          <w:i/>
          <w:spacing w:val="1"/>
          <w:sz w:val="24"/>
          <w:szCs w:val="24"/>
        </w:rPr>
        <w:t>l</w:t>
      </w:r>
      <w:r>
        <w:rPr>
          <w:rFonts w:ascii="Times New Roman" w:eastAsia="Times New Roman" w:hAnsi="Times New Roman" w:cs="Times New Roman"/>
          <w:i/>
          <w:sz w:val="24"/>
          <w:szCs w:val="24"/>
        </w:rPr>
        <w:t>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nux</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ndroid.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dikemb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oleh</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i/>
          <w:sz w:val="24"/>
          <w:szCs w:val="24"/>
        </w:rPr>
        <w:t>Android</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i/>
          <w:sz w:val="24"/>
          <w:szCs w:val="24"/>
        </w:rPr>
        <w:t>In</w:t>
      </w:r>
      <w:r>
        <w:rPr>
          <w:rFonts w:ascii="Times New Roman" w:eastAsia="Times New Roman" w:hAnsi="Times New Roman" w:cs="Times New Roman"/>
          <w:i/>
          <w:spacing w:val="-1"/>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mud</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proofErr w:type="gramStart"/>
      <w:r>
        <w:rPr>
          <w:rFonts w:ascii="Times New Roman" w:eastAsia="Times New Roman" w:hAnsi="Times New Roman" w:cs="Times New Roman"/>
          <w:sz w:val="24"/>
          <w:szCs w:val="24"/>
        </w:rPr>
        <w:lastRenderedPageBreak/>
        <w:t xml:space="preserve">dibeli </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z w:val="24"/>
          <w:szCs w:val="24"/>
        </w:rPr>
        <w:t>oleh</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i/>
          <w:sz w:val="24"/>
          <w:szCs w:val="24"/>
        </w:rPr>
        <w:t xml:space="preserve">Google </w:t>
      </w:r>
      <w:r>
        <w:rPr>
          <w:rFonts w:ascii="Times New Roman" w:eastAsia="Times New Roman" w:hAnsi="Times New Roman" w:cs="Times New Roman"/>
          <w:i/>
          <w:spacing w:val="3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a</w:t>
      </w:r>
      <w:r>
        <w:rPr>
          <w:rFonts w:ascii="Times New Roman" w:eastAsia="Times New Roman" w:hAnsi="Times New Roman" w:cs="Times New Roman"/>
          <w:sz w:val="24"/>
          <w:szCs w:val="24"/>
        </w:rPr>
        <w:t xml:space="preserve">da </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z w:val="24"/>
          <w:szCs w:val="24"/>
        </w:rPr>
        <w:t xml:space="preserve">tahun </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 xml:space="preserve">2005. </w:t>
      </w:r>
      <w:r>
        <w:rPr>
          <w:rFonts w:ascii="Times New Roman" w:eastAsia="Times New Roman" w:hAnsi="Times New Roman" w:cs="Times New Roman"/>
          <w:spacing w:val="33"/>
          <w:sz w:val="24"/>
          <w:szCs w:val="24"/>
        </w:rPr>
        <w:t xml:space="preserve"> </w:t>
      </w:r>
      <w:proofErr w:type="gramStart"/>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lam </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usaha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sidR="005F3046">
        <w:rPr>
          <w:rFonts w:ascii="Times New Roman" w:eastAsia="Times New Roman" w:hAnsi="Times New Roman" w:cs="Times New Roman"/>
          <w:sz w:val="24"/>
          <w:szCs w:val="24"/>
        </w:rPr>
        <w:t xml:space="preserve">n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tahun 2</w:t>
      </w:r>
      <w:r>
        <w:rPr>
          <w:rFonts w:ascii="Times New Roman" w:eastAsia="Times New Roman" w:hAnsi="Times New Roman" w:cs="Times New Roman"/>
          <w:spacing w:val="2"/>
          <w:sz w:val="24"/>
          <w:szCs w:val="24"/>
        </w:rPr>
        <w:t>0</w:t>
      </w:r>
      <w:r>
        <w:rPr>
          <w:rFonts w:ascii="Times New Roman" w:eastAsia="Times New Roman" w:hAnsi="Times New Roman" w:cs="Times New Roman"/>
          <w:sz w:val="24"/>
          <w:szCs w:val="24"/>
        </w:rPr>
        <w:t>07</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dibentuklah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O</w:t>
      </w:r>
      <w:r>
        <w:rPr>
          <w:rFonts w:ascii="Times New Roman" w:eastAsia="Times New Roman" w:hAnsi="Times New Roman" w:cs="Times New Roman"/>
          <w:i/>
          <w:spacing w:val="-1"/>
          <w:sz w:val="24"/>
          <w:szCs w:val="24"/>
        </w:rPr>
        <w:t>H</w:t>
      </w:r>
      <w:r>
        <w:rPr>
          <w:rFonts w:ascii="Times New Roman" w:eastAsia="Times New Roman" w:hAnsi="Times New Roman" w:cs="Times New Roman"/>
          <w:i/>
          <w:sz w:val="24"/>
          <w:szCs w:val="24"/>
        </w:rPr>
        <w:t>A</w:t>
      </w:r>
      <w:r>
        <w:rPr>
          <w:rFonts w:ascii="Times New Roman" w:eastAsia="Times New Roman" w:hAnsi="Times New Roman" w:cs="Times New Roman"/>
          <w:i/>
          <w:spacing w:val="4"/>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2"/>
          <w:sz w:val="24"/>
          <w:szCs w:val="24"/>
        </w:rPr>
        <w:t>O</w:t>
      </w:r>
      <w:r>
        <w:rPr>
          <w:rFonts w:ascii="Times New Roman" w:eastAsia="Times New Roman" w:hAnsi="Times New Roman" w:cs="Times New Roman"/>
          <w:i/>
          <w:sz w:val="24"/>
          <w:szCs w:val="24"/>
        </w:rPr>
        <w:t>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Hands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All</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an</w:t>
      </w:r>
      <w:r>
        <w:rPr>
          <w:rFonts w:ascii="Times New Roman" w:eastAsia="Times New Roman" w:hAnsi="Times New Roman" w:cs="Times New Roman"/>
          <w:i/>
          <w:spacing w:val="1"/>
          <w:sz w:val="24"/>
          <w:szCs w:val="24"/>
        </w:rPr>
        <w:t>ce</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konsorsium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rapa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stand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buka untuk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lebih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ndiri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58"/>
          <w:sz w:val="24"/>
          <w:szCs w:val="24"/>
        </w:rPr>
        <w:t xml:space="preserve"> </w:t>
      </w:r>
      <w:proofErr w:type="gramStart"/>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mobile</w:t>
      </w:r>
      <w:proofErr w:type="gramEnd"/>
      <w:r>
        <w:rPr>
          <w:rFonts w:ascii="Times New Roman" w:eastAsia="Times New Roman" w:hAnsi="Times New Roman" w:cs="Times New Roman"/>
          <w:i/>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2"/>
          <w:sz w:val="24"/>
          <w:szCs w:val="24"/>
        </w:rPr>
        <w:t>S</w:t>
      </w:r>
      <w:r>
        <w:rPr>
          <w:rFonts w:ascii="Times New Roman" w:eastAsia="Times New Roman" w:hAnsi="Times New Roman" w:cs="Times New Roman"/>
          <w:i/>
          <w:sz w:val="24"/>
          <w:szCs w:val="24"/>
        </w:rPr>
        <w:t>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ware</w:t>
      </w:r>
      <w:r>
        <w:rPr>
          <w:rFonts w:ascii="Times New Roman" w:eastAsia="Times New Roman" w:hAnsi="Times New Roman" w:cs="Times New Roman"/>
          <w:i/>
          <w:spacing w:val="59"/>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pacing w:val="-1"/>
          <w:sz w:val="24"/>
          <w:szCs w:val="24"/>
        </w:rPr>
        <w:t>eve</w:t>
      </w:r>
      <w:r>
        <w:rPr>
          <w:rFonts w:ascii="Times New Roman" w:eastAsia="Times New Roman" w:hAnsi="Times New Roman" w:cs="Times New Roman"/>
          <w:i/>
          <w:sz w:val="24"/>
          <w:szCs w:val="24"/>
        </w:rPr>
        <w:t>lopm</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nt  Ki</w:t>
      </w:r>
      <w:r>
        <w:rPr>
          <w:rFonts w:ascii="Times New Roman" w:eastAsia="Times New Roman" w:hAnsi="Times New Roman" w:cs="Times New Roman"/>
          <w:i/>
          <w:spacing w:val="3"/>
          <w:sz w:val="24"/>
          <w:szCs w:val="24"/>
        </w:rPr>
        <w:t>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 di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pi </w:t>
      </w:r>
      <w:r>
        <w:rPr>
          <w:rFonts w:ascii="Times New Roman" w:eastAsia="Times New Roman" w:hAnsi="Times New Roman" w:cs="Times New Roman"/>
          <w:spacing w:val="3"/>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tor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ntu un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uk 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uji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oba</w:t>
      </w:r>
      <w:r>
        <w:rPr>
          <w:rFonts w:ascii="Times New Roman" w:eastAsia="Times New Roman" w:hAnsi="Times New Roman" w:cs="Times New Roman"/>
          <w:spacing w:val="1"/>
          <w:sz w:val="24"/>
          <w:szCs w:val="24"/>
        </w:rPr>
        <w:t xml:space="preserve"> 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dibuat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dokument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bi</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untuk memp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rol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h </w:t>
      </w:r>
      <w:r>
        <w:rPr>
          <w:rFonts w:ascii="Times New Roman" w:eastAsia="Times New Roman" w:hAnsi="Times New Roman" w:cs="Times New Roman"/>
          <w:i/>
          <w:sz w:val="24"/>
          <w:szCs w:val="24"/>
        </w:rPr>
        <w:t>SDK</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oid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rup</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ihan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un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uk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m</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p>
    <w:p w:rsidR="00287001" w:rsidRDefault="00287001" w:rsidP="00A45327">
      <w:pPr>
        <w:spacing w:before="4" w:line="360" w:lineRule="auto"/>
        <w:ind w:left="720" w:right="120" w:firstLine="720"/>
        <w:jc w:val="both"/>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lain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mbang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ju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mempu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lebih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ndroid </w:t>
      </w:r>
      <w:r>
        <w:rPr>
          <w:rFonts w:ascii="Times New Roman" w:eastAsia="Times New Roman" w:hAnsi="Times New Roman" w:cs="Times New Roman"/>
          <w:spacing w:val="2"/>
          <w:sz w:val="24"/>
          <w:szCs w:val="24"/>
        </w:rPr>
        <w:t>(</w:t>
      </w:r>
      <w:r>
        <w:rPr>
          <w:rFonts w:ascii="Times New Roman" w:eastAsia="Times New Roman" w:hAnsi="Times New Roman" w:cs="Times New Roman"/>
          <w:i/>
          <w:sz w:val="24"/>
          <w:szCs w:val="24"/>
        </w:rPr>
        <w:t>user</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Se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mem</w:t>
      </w:r>
      <w:r>
        <w:rPr>
          <w:rFonts w:ascii="Times New Roman" w:eastAsia="Times New Roman" w:hAnsi="Times New Roman" w:cs="Times New Roman"/>
          <w:spacing w:val="7"/>
          <w:sz w:val="24"/>
          <w:szCs w:val="24"/>
        </w:rPr>
        <w:t>i</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i 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pihak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3"/>
          <w:sz w:val="24"/>
          <w:szCs w:val="24"/>
        </w:rPr>
        <w:t>P</w:t>
      </w: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dised</w:t>
      </w:r>
      <w:r>
        <w:rPr>
          <w:rFonts w:ascii="Times New Roman" w:eastAsia="Times New Roman" w:hAnsi="Times New Roman" w:cs="Times New Roman"/>
          <w:spacing w:val="2"/>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kses</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ke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rd</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upun</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6"/>
          <w:sz w:val="24"/>
          <w:szCs w:val="24"/>
        </w:rPr>
        <w:t>a</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 pons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pun,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tau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 </w:t>
      </w:r>
      <w:r>
        <w:rPr>
          <w:rFonts w:ascii="Times New Roman" w:eastAsia="Times New Roman" w:hAnsi="Times New Roman" w:cs="Times New Roman"/>
          <w:spacing w:val="5"/>
          <w:sz w:val="24"/>
          <w:szCs w:val="24"/>
        </w:rPr>
        <w:t>s</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h</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 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pus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pihak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Disini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g 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ndroid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da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OS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lain</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Us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mudah mend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tkan b</w:t>
      </w:r>
      <w:r>
        <w:rPr>
          <w:rFonts w:ascii="Times New Roman" w:eastAsia="Times New Roman" w:hAnsi="Times New Roman" w:cs="Times New Roman"/>
          <w:spacing w:val="1"/>
          <w:sz w:val="24"/>
          <w:szCs w:val="24"/>
        </w:rPr>
        <w:t>er</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up</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to</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date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ngg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unduh 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ja.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hi</w:t>
      </w:r>
      <w:r>
        <w:rPr>
          <w:rFonts w:ascii="Times New Roman" w:eastAsia="Times New Roman" w:hAnsi="Times New Roman" w:cs="Times New Roman"/>
          <w:spacing w:val="3"/>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user</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lelu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sa</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pihak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Contoh</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 xml:space="preserve">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sudah </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 xml:space="preserve">siap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 xml:space="preserve">di </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 xml:space="preserve">unduh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ol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 xml:space="preserve">user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ndroid  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rti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mappi</w:t>
      </w:r>
      <w:r>
        <w:rPr>
          <w:rFonts w:ascii="Times New Roman" w:eastAsia="Times New Roman" w:hAnsi="Times New Roman" w:cs="Times New Roman"/>
          <w:i/>
          <w:spacing w:val="2"/>
          <w:sz w:val="24"/>
          <w:szCs w:val="24"/>
        </w:rPr>
        <w:t>n</w:t>
      </w:r>
      <w:r>
        <w:rPr>
          <w:rFonts w:ascii="Times New Roman" w:eastAsia="Times New Roman" w:hAnsi="Times New Roman" w:cs="Times New Roman"/>
          <w:i/>
          <w:sz w:val="24"/>
          <w:szCs w:val="24"/>
        </w:rPr>
        <w:t>g</w:t>
      </w:r>
      <w:r>
        <w:rPr>
          <w:rFonts w:ascii="Times New Roman" w:eastAsia="Times New Roman" w:hAnsi="Times New Roman" w:cs="Times New Roman"/>
          <w:sz w:val="24"/>
          <w:szCs w:val="24"/>
        </w:rPr>
        <w:t>,  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riwis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  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mas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k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p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j</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tu  dl</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 Aplikasi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dikem</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n oleh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roid.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mempu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e</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i </w:t>
      </w:r>
      <w:proofErr w:type="gramStart"/>
      <w:r>
        <w:rPr>
          <w:rFonts w:ascii="Times New Roman" w:eastAsia="Times New Roman" w:hAnsi="Times New Roman" w:cs="Times New Roman"/>
          <w:sz w:val="24"/>
          <w:szCs w:val="24"/>
        </w:rPr>
        <w:t>biha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i/>
          <w:sz w:val="24"/>
          <w:szCs w:val="24"/>
        </w:rPr>
        <w:t xml:space="preserve">mobile </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(apl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 xml:space="preserve">pihak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ju</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una 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le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mudah mend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tkan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pihak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 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Cu</w:t>
      </w:r>
      <w:r>
        <w:rPr>
          <w:rFonts w:ascii="Times New Roman" w:eastAsia="Times New Roman" w:hAnsi="Times New Roman" w:cs="Times New Roman"/>
          <w:spacing w:val="3"/>
          <w:sz w:val="24"/>
          <w:szCs w:val="24"/>
        </w:rPr>
        <w:t>k</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unduh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 di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temp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i/>
          <w:sz w:val="24"/>
          <w:szCs w:val="24"/>
        </w:rPr>
        <w:t>bro</w:t>
      </w:r>
      <w:r>
        <w:rPr>
          <w:rFonts w:ascii="Times New Roman" w:eastAsia="Times New Roman" w:hAnsi="Times New Roman" w:cs="Times New Roman"/>
          <w:i/>
          <w:spacing w:val="1"/>
          <w:sz w:val="24"/>
          <w:szCs w:val="24"/>
        </w:rPr>
        <w:t>w</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 xml:space="preserve">r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dia di mob</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le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w:t>
      </w:r>
    </w:p>
    <w:p w:rsidR="00287001" w:rsidRDefault="00287001" w:rsidP="00E94015">
      <w:pPr>
        <w:spacing w:before="6" w:line="360" w:lineRule="auto"/>
        <w:ind w:left="720" w:right="120" w:firstLine="7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s</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mbang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6"/>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sia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dipeng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ruhi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oleh 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smartphone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don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sia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inan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odus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 </w:t>
      </w:r>
      <w:r>
        <w:rPr>
          <w:rFonts w:ascii="Times New Roman" w:eastAsia="Times New Roman" w:hAnsi="Times New Roman" w:cs="Times New Roman"/>
          <w:i/>
          <w:sz w:val="24"/>
          <w:szCs w:val="24"/>
        </w:rPr>
        <w:t xml:space="preserve">smartphone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 untuk mem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 bi</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oduksi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hing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a men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oduk</w:t>
      </w:r>
      <w:r>
        <w:rPr>
          <w:rFonts w:ascii="Times New Roman" w:eastAsia="Times New Roman" w:hAnsi="Times New Roman" w:cs="Times New Roman"/>
          <w:spacing w:val="54"/>
          <w:sz w:val="24"/>
          <w:szCs w:val="24"/>
        </w:rPr>
        <w:t xml:space="preserve"> </w:t>
      </w:r>
      <w:r>
        <w:rPr>
          <w:rFonts w:ascii="Times New Roman" w:eastAsia="Times New Roman" w:hAnsi="Times New Roman" w:cs="Times New Roman"/>
          <w:i/>
          <w:sz w:val="24"/>
          <w:szCs w:val="24"/>
        </w:rPr>
        <w:t>smartphone</w:t>
      </w:r>
      <w:r>
        <w:rPr>
          <w:rFonts w:ascii="Times New Roman" w:eastAsia="Times New Roman" w:hAnsi="Times New Roman" w:cs="Times New Roman"/>
          <w:i/>
          <w:spacing w:val="5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rku</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mempu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rga</w:t>
      </w:r>
      <w:r>
        <w:rPr>
          <w:rFonts w:ascii="Times New Roman" w:eastAsia="Times New Roman" w:hAnsi="Times New Roman" w:cs="Times New Roman"/>
          <w:spacing w:val="51"/>
          <w:sz w:val="24"/>
          <w:szCs w:val="24"/>
        </w:rPr>
        <w:t xml:space="preserve"> </w:t>
      </w:r>
      <w:r>
        <w:rPr>
          <w:rFonts w:ascii="Times New Roman" w:eastAsia="Times New Roman" w:hAnsi="Times New Roman" w:cs="Times New Roman"/>
          <w:sz w:val="24"/>
          <w:szCs w:val="24"/>
        </w:rPr>
        <w:t xml:space="preserve">jual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lebih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ja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u</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OS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lain</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Pe</w:t>
      </w:r>
      <w:r>
        <w:rPr>
          <w:rFonts w:ascii="Times New Roman" w:eastAsia="Times New Roman" w:hAnsi="Times New Roman" w:cs="Times New Roman"/>
          <w:sz w:val="24"/>
          <w:szCs w:val="24"/>
        </w:rPr>
        <w:t>rs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sma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tphone</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roid</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pacing w:val="-6"/>
          <w:sz w:val="24"/>
          <w:szCs w:val="24"/>
        </w:rPr>
        <w:t>I</w:t>
      </w:r>
      <w:r>
        <w:rPr>
          <w:rFonts w:ascii="Times New Roman" w:eastAsia="Times New Roman" w:hAnsi="Times New Roman" w:cs="Times New Roman"/>
          <w:sz w:val="24"/>
          <w:szCs w:val="24"/>
        </w:rPr>
        <w:t>ndon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sia</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memun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kinkan</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sm</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rtp</w:t>
      </w:r>
      <w:r>
        <w:rPr>
          <w:rFonts w:ascii="Times New Roman" w:eastAsia="Times New Roman" w:hAnsi="Times New Roman" w:cs="Times New Roman"/>
          <w:spacing w:val="2"/>
          <w:sz w:val="24"/>
          <w:szCs w:val="24"/>
        </w:rPr>
        <w:t>h</w:t>
      </w:r>
      <w:r>
        <w:rPr>
          <w:rFonts w:ascii="Times New Roman" w:eastAsia="Times New Roman" w:hAnsi="Times New Roman" w:cs="Times New Roman"/>
          <w:sz w:val="24"/>
          <w:szCs w:val="24"/>
        </w:rPr>
        <w:t>one</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sidR="005F3046">
        <w:rPr>
          <w:rFonts w:ascii="Times New Roman" w:eastAsia="Times New Roman" w:hAnsi="Times New Roman" w:cs="Times New Roman"/>
          <w:sz w:val="24"/>
          <w:szCs w:val="24"/>
        </w:rPr>
        <w:t xml:space="preserve">g </w:t>
      </w:r>
      <w:proofErr w:type="gramStart"/>
      <w:r w:rsidRPr="00287001">
        <w:rPr>
          <w:rFonts w:ascii="Times New Roman" w:eastAsia="Times New Roman" w:hAnsi="Times New Roman" w:cs="Times New Roman"/>
          <w:sz w:val="24"/>
          <w:szCs w:val="24"/>
        </w:rPr>
        <w:t>mur</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h </w:t>
      </w:r>
      <w:r w:rsidRPr="00287001">
        <w:rPr>
          <w:rFonts w:ascii="Times New Roman" w:eastAsia="Times New Roman" w:hAnsi="Times New Roman" w:cs="Times New Roman"/>
          <w:spacing w:val="14"/>
          <w:sz w:val="24"/>
          <w:szCs w:val="24"/>
        </w:rPr>
        <w:t xml:space="preserve"> </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proofErr w:type="gramEnd"/>
      <w:r w:rsidRPr="00287001">
        <w:rPr>
          <w:rFonts w:ascii="Times New Roman" w:eastAsia="Times New Roman" w:hAnsi="Times New Roman" w:cs="Times New Roman"/>
          <w:sz w:val="24"/>
          <w:szCs w:val="24"/>
        </w:rPr>
        <w:t xml:space="preserve"> </w:t>
      </w:r>
      <w:r w:rsidRPr="00287001">
        <w:rPr>
          <w:rFonts w:ascii="Times New Roman" w:eastAsia="Times New Roman" w:hAnsi="Times New Roman" w:cs="Times New Roman"/>
          <w:spacing w:val="16"/>
          <w:sz w:val="24"/>
          <w:szCs w:val="24"/>
        </w:rPr>
        <w:t xml:space="preserve"> </w:t>
      </w:r>
      <w:r w:rsidRPr="00287001">
        <w:rPr>
          <w:rFonts w:ascii="Times New Roman" w:eastAsia="Times New Roman" w:hAnsi="Times New Roman" w:cs="Times New Roman"/>
          <w:sz w:val="24"/>
          <w:szCs w:val="24"/>
        </w:rPr>
        <w:t>mempu</w:t>
      </w:r>
      <w:r w:rsidRPr="00287001">
        <w:rPr>
          <w:rFonts w:ascii="Times New Roman" w:eastAsia="Times New Roman" w:hAnsi="Times New Roman" w:cs="Times New Roman"/>
          <w:spacing w:val="5"/>
          <w:sz w:val="24"/>
          <w:szCs w:val="24"/>
        </w:rPr>
        <w:t>n</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i </w:t>
      </w:r>
      <w:r w:rsidRPr="00287001">
        <w:rPr>
          <w:rFonts w:ascii="Times New Roman" w:eastAsia="Times New Roman" w:hAnsi="Times New Roman" w:cs="Times New Roman"/>
          <w:spacing w:val="17"/>
          <w:sz w:val="24"/>
          <w:szCs w:val="24"/>
        </w:rPr>
        <w:t xml:space="preserve"> </w:t>
      </w:r>
      <w:r w:rsidRPr="00287001">
        <w:rPr>
          <w:rFonts w:ascii="Times New Roman" w:eastAsia="Times New Roman" w:hAnsi="Times New Roman" w:cs="Times New Roman"/>
          <w:sz w:val="24"/>
          <w:szCs w:val="24"/>
        </w:rPr>
        <w:t>fe</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ture </w:t>
      </w:r>
      <w:r w:rsidRPr="00287001">
        <w:rPr>
          <w:rFonts w:ascii="Times New Roman" w:eastAsia="Times New Roman" w:hAnsi="Times New Roman" w:cs="Times New Roman"/>
          <w:spacing w:val="20"/>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 xml:space="preserve">g </w:t>
      </w:r>
      <w:r w:rsidRPr="00287001">
        <w:rPr>
          <w:rFonts w:ascii="Times New Roman" w:eastAsia="Times New Roman" w:hAnsi="Times New Roman" w:cs="Times New Roman"/>
          <w:spacing w:val="12"/>
          <w:sz w:val="24"/>
          <w:szCs w:val="24"/>
        </w:rPr>
        <w:t xml:space="preserve"> </w:t>
      </w:r>
      <w:r w:rsidRPr="00287001">
        <w:rPr>
          <w:rFonts w:ascii="Times New Roman" w:eastAsia="Times New Roman" w:hAnsi="Times New Roman" w:cs="Times New Roman"/>
          <w:spacing w:val="3"/>
          <w:sz w:val="24"/>
          <w:szCs w:val="24"/>
        </w:rPr>
        <w:t>l</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p </w:t>
      </w:r>
      <w:r w:rsidRPr="00287001">
        <w:rPr>
          <w:rFonts w:ascii="Times New Roman" w:eastAsia="Times New Roman" w:hAnsi="Times New Roman" w:cs="Times New Roman"/>
          <w:spacing w:val="17"/>
          <w:sz w:val="24"/>
          <w:szCs w:val="24"/>
        </w:rPr>
        <w:t xml:space="preserve"> </w:t>
      </w:r>
      <w:r w:rsidRPr="00287001">
        <w:rPr>
          <w:rFonts w:ascii="Times New Roman" w:eastAsia="Times New Roman" w:hAnsi="Times New Roman" w:cs="Times New Roman"/>
          <w:sz w:val="24"/>
          <w:szCs w:val="24"/>
        </w:rPr>
        <w:t>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suai </w:t>
      </w:r>
      <w:r w:rsidRPr="00287001">
        <w:rPr>
          <w:rFonts w:ascii="Times New Roman" w:eastAsia="Times New Roman" w:hAnsi="Times New Roman" w:cs="Times New Roman"/>
          <w:spacing w:val="14"/>
          <w:sz w:val="24"/>
          <w:szCs w:val="24"/>
        </w:rPr>
        <w:t xml:space="preserve"> </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n </w:t>
      </w:r>
      <w:r w:rsidRPr="00287001">
        <w:rPr>
          <w:rFonts w:ascii="Times New Roman" w:eastAsia="Times New Roman" w:hAnsi="Times New Roman" w:cs="Times New Roman"/>
          <w:spacing w:val="14"/>
          <w:sz w:val="24"/>
          <w:szCs w:val="24"/>
        </w:rPr>
        <w:t xml:space="preserve"> </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2"/>
          <w:sz w:val="24"/>
          <w:szCs w:val="24"/>
        </w:rPr>
        <w:t>e</w:t>
      </w:r>
      <w:r w:rsidRPr="00287001">
        <w:rPr>
          <w:rFonts w:ascii="Times New Roman" w:eastAsia="Times New Roman" w:hAnsi="Times New Roman" w:cs="Times New Roman"/>
          <w:sz w:val="24"/>
          <w:szCs w:val="24"/>
        </w:rPr>
        <w:t>rist</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 xml:space="preserve">k </w:t>
      </w:r>
      <w:r w:rsidRPr="00287001">
        <w:rPr>
          <w:rFonts w:ascii="Times New Roman" w:eastAsia="Times New Roman" w:hAnsi="Times New Roman" w:cs="Times New Roman"/>
          <w:spacing w:val="14"/>
          <w:sz w:val="24"/>
          <w:szCs w:val="24"/>
        </w:rPr>
        <w:t xml:space="preserve"> </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ri ma</w:t>
      </w:r>
      <w:r w:rsidRPr="00287001">
        <w:rPr>
          <w:rFonts w:ascii="Times New Roman" w:eastAsia="Times New Roman" w:hAnsi="Times New Roman" w:cs="Times New Roman"/>
          <w:spacing w:val="2"/>
          <w:sz w:val="24"/>
          <w:szCs w:val="24"/>
        </w:rPr>
        <w:t>s</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pacing w:val="-3"/>
          <w:sz w:val="24"/>
          <w:szCs w:val="24"/>
        </w:rPr>
        <w:t>I</w:t>
      </w:r>
      <w:r w:rsidRPr="00287001">
        <w:rPr>
          <w:rFonts w:ascii="Times New Roman" w:eastAsia="Times New Roman" w:hAnsi="Times New Roman" w:cs="Times New Roman"/>
          <w:sz w:val="24"/>
          <w:szCs w:val="24"/>
        </w:rPr>
        <w:t>ndon</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sia.</w:t>
      </w:r>
    </w:p>
    <w:p w:rsidR="00A45327" w:rsidRDefault="00A45327" w:rsidP="00E94015">
      <w:pPr>
        <w:spacing w:before="6" w:line="360" w:lineRule="auto"/>
        <w:ind w:left="720" w:right="120" w:firstLine="720"/>
        <w:jc w:val="both"/>
        <w:rPr>
          <w:rFonts w:ascii="Times New Roman" w:eastAsia="Times New Roman" w:hAnsi="Times New Roman" w:cs="Times New Roman"/>
          <w:sz w:val="24"/>
          <w:szCs w:val="24"/>
        </w:rPr>
      </w:pPr>
    </w:p>
    <w:p w:rsidR="00A45327" w:rsidRPr="00287001" w:rsidRDefault="00A45327" w:rsidP="00E94015">
      <w:pPr>
        <w:spacing w:before="6" w:line="360" w:lineRule="auto"/>
        <w:ind w:left="720" w:right="120" w:firstLine="720"/>
        <w:jc w:val="both"/>
        <w:rPr>
          <w:rFonts w:ascii="Times New Roman" w:eastAsia="Times New Roman" w:hAnsi="Times New Roman" w:cs="Times New Roman"/>
          <w:sz w:val="24"/>
          <w:szCs w:val="24"/>
        </w:rPr>
      </w:pPr>
    </w:p>
    <w:p w:rsidR="00287001" w:rsidRDefault="00287001" w:rsidP="00E94015">
      <w:pPr>
        <w:spacing w:before="7" w:after="0" w:line="240" w:lineRule="auto"/>
        <w:ind w:left="1440" w:right="120"/>
        <w:jc w:val="both"/>
        <w:rPr>
          <w:rFonts w:ascii="Times New Roman" w:eastAsia="Times New Roman" w:hAnsi="Times New Roman" w:cs="Times New Roman"/>
          <w:sz w:val="24"/>
          <w:szCs w:val="24"/>
        </w:rPr>
      </w:pPr>
      <w:r w:rsidRPr="00287001">
        <w:rPr>
          <w:rFonts w:ascii="Times New Roman" w:eastAsia="Times New Roman" w:hAnsi="Times New Roman" w:cs="Times New Roman"/>
          <w:spacing w:val="1"/>
          <w:sz w:val="24"/>
          <w:szCs w:val="24"/>
        </w:rPr>
        <w:lastRenderedPageBreak/>
        <w:t>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2"/>
          <w:sz w:val="24"/>
          <w:szCs w:val="24"/>
        </w:rPr>
        <w:t>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b me</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p</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And</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oid dap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 be</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w:t>
      </w:r>
      <w:r w:rsidRPr="00287001">
        <w:rPr>
          <w:rFonts w:ascii="Times New Roman" w:eastAsia="Times New Roman" w:hAnsi="Times New Roman" w:cs="Times New Roman"/>
          <w:spacing w:val="3"/>
          <w:sz w:val="24"/>
          <w:szCs w:val="24"/>
        </w:rPr>
        <w:t>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n </w:t>
      </w:r>
      <w:r w:rsidRPr="00287001">
        <w:rPr>
          <w:rFonts w:ascii="Times New Roman" w:eastAsia="Times New Roman" w:hAnsi="Times New Roman" w:cs="Times New Roman"/>
          <w:spacing w:val="-1"/>
          <w:sz w:val="24"/>
          <w:szCs w:val="24"/>
        </w:rPr>
        <w:t>ce</w:t>
      </w:r>
      <w:r w:rsidRPr="00287001">
        <w:rPr>
          <w:rFonts w:ascii="Times New Roman" w:eastAsia="Times New Roman" w:hAnsi="Times New Roman" w:cs="Times New Roman"/>
          <w:spacing w:val="2"/>
          <w:sz w:val="24"/>
          <w:szCs w:val="24"/>
        </w:rPr>
        <w:t>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 di</w:t>
      </w:r>
      <w:r w:rsidRPr="00287001">
        <w:rPr>
          <w:rFonts w:ascii="Times New Roman" w:eastAsia="Times New Roman" w:hAnsi="Times New Roman" w:cs="Times New Roman"/>
          <w:spacing w:val="3"/>
          <w:sz w:val="24"/>
          <w:szCs w:val="24"/>
        </w:rPr>
        <w:t xml:space="preserve"> </w:t>
      </w:r>
      <w:proofErr w:type="gramStart"/>
      <w:r w:rsidRPr="00287001">
        <w:rPr>
          <w:rFonts w:ascii="Times New Roman" w:eastAsia="Times New Roman" w:hAnsi="Times New Roman" w:cs="Times New Roman"/>
          <w:spacing w:val="-6"/>
          <w:sz w:val="24"/>
          <w:szCs w:val="24"/>
        </w:rPr>
        <w:t>I</w:t>
      </w:r>
      <w:r w:rsidRPr="00287001">
        <w:rPr>
          <w:rFonts w:ascii="Times New Roman" w:eastAsia="Times New Roman" w:hAnsi="Times New Roman" w:cs="Times New Roman"/>
          <w:sz w:val="24"/>
          <w:szCs w:val="24"/>
        </w:rPr>
        <w:t>ndo</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1"/>
          <w:sz w:val="24"/>
          <w:szCs w:val="24"/>
        </w:rPr>
        <w:t>e</w:t>
      </w:r>
      <w:r w:rsidR="00A45327">
        <w:rPr>
          <w:rFonts w:ascii="Times New Roman" w:eastAsia="Times New Roman" w:hAnsi="Times New Roman" w:cs="Times New Roman"/>
          <w:sz w:val="24"/>
          <w:szCs w:val="24"/>
        </w:rPr>
        <w:t>sia :</w:t>
      </w:r>
      <w:proofErr w:type="gramEnd"/>
    </w:p>
    <w:p w:rsidR="00A45327" w:rsidRPr="00287001" w:rsidRDefault="00A45327" w:rsidP="00E94015">
      <w:pPr>
        <w:spacing w:before="7" w:after="0" w:line="240" w:lineRule="auto"/>
        <w:ind w:left="1440" w:right="120"/>
        <w:jc w:val="both"/>
        <w:rPr>
          <w:rFonts w:ascii="Times New Roman" w:eastAsia="Times New Roman" w:hAnsi="Times New Roman" w:cs="Times New Roman"/>
          <w:sz w:val="24"/>
          <w:szCs w:val="24"/>
        </w:rPr>
      </w:pPr>
    </w:p>
    <w:p w:rsidR="00287001" w:rsidRPr="00287001" w:rsidRDefault="00287001" w:rsidP="00E94015">
      <w:pPr>
        <w:spacing w:before="7" w:after="0" w:line="120" w:lineRule="exact"/>
        <w:ind w:right="120"/>
        <w:jc w:val="both"/>
        <w:rPr>
          <w:rFonts w:ascii="Times New Roman" w:eastAsia="Times New Roman" w:hAnsi="Times New Roman" w:cs="Times New Roman"/>
          <w:sz w:val="13"/>
          <w:szCs w:val="13"/>
        </w:rPr>
      </w:pPr>
    </w:p>
    <w:p w:rsidR="00287001" w:rsidRPr="00287001" w:rsidRDefault="00A45327" w:rsidP="00E94015">
      <w:pPr>
        <w:spacing w:after="0" w:line="240" w:lineRule="auto"/>
        <w:ind w:left="1440" w:right="1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r>
      <w:r w:rsidR="00287001" w:rsidRPr="00287001">
        <w:rPr>
          <w:rFonts w:ascii="Times New Roman" w:eastAsia="Times New Roman" w:hAnsi="Times New Roman" w:cs="Times New Roman"/>
          <w:sz w:val="24"/>
          <w:szCs w:val="24"/>
        </w:rPr>
        <w:t>Upd</w:t>
      </w:r>
      <w:r w:rsidR="00287001" w:rsidRPr="00287001">
        <w:rPr>
          <w:rFonts w:ascii="Times New Roman" w:eastAsia="Times New Roman" w:hAnsi="Times New Roman" w:cs="Times New Roman"/>
          <w:spacing w:val="-1"/>
          <w:sz w:val="24"/>
          <w:szCs w:val="24"/>
        </w:rPr>
        <w:t>a</w:t>
      </w:r>
      <w:r w:rsidR="00287001" w:rsidRPr="00287001">
        <w:rPr>
          <w:rFonts w:ascii="Times New Roman" w:eastAsia="Times New Roman" w:hAnsi="Times New Roman" w:cs="Times New Roman"/>
          <w:sz w:val="24"/>
          <w:szCs w:val="24"/>
        </w:rPr>
        <w:t xml:space="preserve">te </w:t>
      </w:r>
      <w:r w:rsidR="00287001" w:rsidRPr="00287001">
        <w:rPr>
          <w:rFonts w:ascii="Times New Roman" w:eastAsia="Times New Roman" w:hAnsi="Times New Roman" w:cs="Times New Roman"/>
          <w:spacing w:val="-1"/>
          <w:sz w:val="24"/>
          <w:szCs w:val="24"/>
        </w:rPr>
        <w:t>r</w:t>
      </w:r>
      <w:r w:rsidR="00287001" w:rsidRPr="00287001">
        <w:rPr>
          <w:rFonts w:ascii="Times New Roman" w:eastAsia="Times New Roman" w:hAnsi="Times New Roman" w:cs="Times New Roman"/>
          <w:sz w:val="24"/>
          <w:szCs w:val="24"/>
        </w:rPr>
        <w:t>ut</w:t>
      </w:r>
      <w:r w:rsidR="00287001" w:rsidRPr="00287001">
        <w:rPr>
          <w:rFonts w:ascii="Times New Roman" w:eastAsia="Times New Roman" w:hAnsi="Times New Roman" w:cs="Times New Roman"/>
          <w:spacing w:val="1"/>
          <w:sz w:val="24"/>
          <w:szCs w:val="24"/>
        </w:rPr>
        <w:t>i</w:t>
      </w:r>
      <w:r w:rsidR="00287001" w:rsidRPr="00287001">
        <w:rPr>
          <w:rFonts w:ascii="Times New Roman" w:eastAsia="Times New Roman" w:hAnsi="Times New Roman" w:cs="Times New Roman"/>
          <w:sz w:val="24"/>
          <w:szCs w:val="24"/>
        </w:rPr>
        <w:t>n</w:t>
      </w:r>
    </w:p>
    <w:p w:rsidR="00287001" w:rsidRPr="00287001" w:rsidRDefault="00287001" w:rsidP="00E94015">
      <w:pPr>
        <w:spacing w:before="9" w:after="0" w:line="120" w:lineRule="exact"/>
        <w:ind w:left="1440" w:right="120" w:hanging="720"/>
        <w:jc w:val="both"/>
        <w:rPr>
          <w:rFonts w:ascii="Times New Roman" w:eastAsia="Times New Roman" w:hAnsi="Times New Roman" w:cs="Times New Roman"/>
          <w:sz w:val="13"/>
          <w:szCs w:val="13"/>
        </w:rPr>
      </w:pPr>
    </w:p>
    <w:p w:rsidR="00287001" w:rsidRPr="00287001" w:rsidRDefault="00287001" w:rsidP="00E94015">
      <w:pPr>
        <w:spacing w:after="0" w:line="360" w:lineRule="auto"/>
        <w:ind w:left="1440" w:right="1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And</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oid sel</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lu </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lakuk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upd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te 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1"/>
          <w:sz w:val="24"/>
          <w:szCs w:val="24"/>
        </w:rPr>
        <w:t>c</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ra</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3"/>
          <w:sz w:val="24"/>
          <w:szCs w:val="24"/>
        </w:rPr>
        <w:t>t</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rus 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rus, 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lakuk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n </w:t>
      </w:r>
      <w:r w:rsidRPr="00287001">
        <w:rPr>
          <w:rFonts w:ascii="Times New Roman" w:eastAsia="Times New Roman" w:hAnsi="Times New Roman" w:cs="Times New Roman"/>
          <w:spacing w:val="2"/>
          <w:sz w:val="24"/>
          <w:szCs w:val="24"/>
        </w:rPr>
        <w:t>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2"/>
          <w:sz w:val="24"/>
          <w:szCs w:val="24"/>
        </w:rPr>
        <w:t>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3"/>
          <w:sz w:val="24"/>
          <w:szCs w:val="24"/>
        </w:rPr>
        <w:t>i</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rb</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 xml:space="preserve">ikan </w:t>
      </w:r>
      <w:r w:rsidRPr="00287001">
        <w:rPr>
          <w:rFonts w:ascii="Times New Roman" w:eastAsia="Times New Roman" w:hAnsi="Times New Roman" w:cs="Times New Roman"/>
          <w:spacing w:val="2"/>
          <w:sz w:val="24"/>
          <w:szCs w:val="24"/>
        </w:rPr>
        <w:t>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rbag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i b</w:t>
      </w:r>
      <w:r w:rsidRPr="00287001">
        <w:rPr>
          <w:rFonts w:ascii="Times New Roman" w:eastAsia="Times New Roman" w:hAnsi="Times New Roman" w:cs="Times New Roman"/>
          <w:spacing w:val="3"/>
          <w:sz w:val="24"/>
          <w:szCs w:val="24"/>
        </w:rPr>
        <w:t>u</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s dan</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mba</w:t>
      </w:r>
      <w:r w:rsidRPr="00287001">
        <w:rPr>
          <w:rFonts w:ascii="Times New Roman" w:eastAsia="Times New Roman" w:hAnsi="Times New Roman" w:cs="Times New Roman"/>
          <w:spacing w:val="2"/>
          <w:sz w:val="24"/>
          <w:szCs w:val="24"/>
        </w:rPr>
        <w:t>h</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fitur</w:t>
      </w:r>
      <w:r w:rsidRPr="00287001">
        <w:rPr>
          <w:rFonts w:ascii="Times New Roman" w:eastAsia="Times New Roman" w:hAnsi="Times New Roman" w:cs="Times New Roman"/>
          <w:spacing w:val="4"/>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menj</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di</w:t>
      </w:r>
      <w:r w:rsidRPr="00287001">
        <w:rPr>
          <w:rFonts w:ascii="Times New Roman" w:eastAsia="Times New Roman" w:hAnsi="Times New Roman" w:cs="Times New Roman"/>
          <w:spacing w:val="3"/>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OS 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kin lebih 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 xml:space="preserve">us </w:t>
      </w:r>
      <w:r w:rsidRPr="00287001">
        <w:rPr>
          <w:rFonts w:ascii="Times New Roman" w:eastAsia="Times New Roman" w:hAnsi="Times New Roman" w:cs="Times New Roman"/>
          <w:spacing w:val="2"/>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ri v</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rsi 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2"/>
          <w:sz w:val="24"/>
          <w:szCs w:val="24"/>
        </w:rPr>
        <w:t>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lu</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w:t>
      </w:r>
    </w:p>
    <w:p w:rsidR="00287001" w:rsidRPr="00287001" w:rsidRDefault="00287001" w:rsidP="00E94015">
      <w:pPr>
        <w:spacing w:before="4" w:after="0" w:line="240" w:lineRule="auto"/>
        <w:ind w:left="1440" w:right="120" w:hanging="7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 xml:space="preserve">2. </w:t>
      </w:r>
      <w:r w:rsidR="00A45327">
        <w:rPr>
          <w:rFonts w:ascii="Times New Roman" w:eastAsia="Times New Roman" w:hAnsi="Times New Roman" w:cs="Times New Roman"/>
          <w:sz w:val="24"/>
          <w:szCs w:val="24"/>
        </w:rPr>
        <w:tab/>
      </w:r>
      <w:r w:rsidRPr="00287001">
        <w:rPr>
          <w:rFonts w:ascii="Times New Roman" w:eastAsia="Times New Roman" w:hAnsi="Times New Roman" w:cs="Times New Roman"/>
          <w:i/>
          <w:sz w:val="24"/>
          <w:szCs w:val="24"/>
        </w:rPr>
        <w:t>Op</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n source</w:t>
      </w:r>
    </w:p>
    <w:p w:rsidR="00287001" w:rsidRPr="00287001" w:rsidRDefault="00287001" w:rsidP="00E94015">
      <w:pPr>
        <w:spacing w:before="9" w:after="0" w:line="120" w:lineRule="exact"/>
        <w:ind w:left="1440" w:right="120" w:hanging="720"/>
        <w:jc w:val="both"/>
        <w:rPr>
          <w:rFonts w:ascii="Times New Roman" w:eastAsia="Times New Roman" w:hAnsi="Times New Roman" w:cs="Times New Roman"/>
          <w:sz w:val="13"/>
          <w:szCs w:val="13"/>
        </w:rPr>
      </w:pPr>
    </w:p>
    <w:p w:rsidR="00287001" w:rsidRPr="00287001" w:rsidRDefault="00287001" w:rsidP="00E94015">
      <w:pPr>
        <w:spacing w:after="0" w:line="359" w:lineRule="auto"/>
        <w:ind w:left="1440" w:right="1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And</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oid</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lah OS</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i/>
          <w:sz w:val="24"/>
          <w:szCs w:val="24"/>
        </w:rPr>
        <w:t>o</w:t>
      </w:r>
      <w:r w:rsidRPr="00287001">
        <w:rPr>
          <w:rFonts w:ascii="Times New Roman" w:eastAsia="Times New Roman" w:hAnsi="Times New Roman" w:cs="Times New Roman"/>
          <w:i/>
          <w:spacing w:val="2"/>
          <w:sz w:val="24"/>
          <w:szCs w:val="24"/>
        </w:rPr>
        <w:t>p</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n</w:t>
      </w:r>
      <w:r w:rsidRPr="00287001">
        <w:rPr>
          <w:rFonts w:ascii="Times New Roman" w:eastAsia="Times New Roman" w:hAnsi="Times New Roman" w:cs="Times New Roman"/>
          <w:i/>
          <w:spacing w:val="3"/>
          <w:sz w:val="24"/>
          <w:szCs w:val="24"/>
        </w:rPr>
        <w:t xml:space="preserve"> </w:t>
      </w:r>
      <w:r w:rsidRPr="00287001">
        <w:rPr>
          <w:rFonts w:ascii="Times New Roman" w:eastAsia="Times New Roman" w:hAnsi="Times New Roman" w:cs="Times New Roman"/>
          <w:i/>
          <w:sz w:val="24"/>
          <w:szCs w:val="24"/>
        </w:rPr>
        <w:t>source</w:t>
      </w:r>
      <w:r w:rsidRPr="00287001">
        <w:rPr>
          <w:rFonts w:ascii="Times New Roman" w:eastAsia="Times New Roman" w:hAnsi="Times New Roman" w:cs="Times New Roman"/>
          <w:i/>
          <w:spacing w:val="4"/>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 xml:space="preserve">g </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s jadi di</w:t>
      </w:r>
      <w:r w:rsidRPr="00287001">
        <w:rPr>
          <w:rFonts w:ascii="Times New Roman" w:eastAsia="Times New Roman" w:hAnsi="Times New Roman" w:cs="Times New Roman"/>
          <w:spacing w:val="1"/>
          <w:sz w:val="24"/>
          <w:szCs w:val="24"/>
        </w:rPr>
        <w:t>l</w:t>
      </w:r>
      <w:r w:rsidRPr="00287001">
        <w:rPr>
          <w:rFonts w:ascii="Times New Roman" w:eastAsia="Times New Roman" w:hAnsi="Times New Roman" w:cs="Times New Roman"/>
          <w:sz w:val="24"/>
          <w:szCs w:val="24"/>
        </w:rPr>
        <w:t>ihat 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ri 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h</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5"/>
          <w:sz w:val="24"/>
          <w:szCs w:val="24"/>
        </w:rPr>
        <w:t>n</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1"/>
          <w:sz w:val="24"/>
          <w:szCs w:val="24"/>
        </w:rPr>
        <w:t xml:space="preserve"> a</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lebih</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mur</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h</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ri</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da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i/>
          <w:spacing w:val="2"/>
          <w:sz w:val="24"/>
          <w:szCs w:val="24"/>
        </w:rPr>
        <w:t>s</w:t>
      </w:r>
      <w:r w:rsidRPr="00287001">
        <w:rPr>
          <w:rFonts w:ascii="Times New Roman" w:eastAsia="Times New Roman" w:hAnsi="Times New Roman" w:cs="Times New Roman"/>
          <w:i/>
          <w:sz w:val="24"/>
          <w:szCs w:val="24"/>
        </w:rPr>
        <w:t>martphone</w:t>
      </w:r>
      <w:r w:rsidRPr="00287001">
        <w:rPr>
          <w:rFonts w:ascii="Times New Roman" w:eastAsia="Times New Roman" w:hAnsi="Times New Roman" w:cs="Times New Roman"/>
          <w:i/>
          <w:spacing w:val="4"/>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 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OS</w:t>
      </w:r>
      <w:r w:rsidRPr="00287001">
        <w:rPr>
          <w:rFonts w:ascii="Times New Roman" w:eastAsia="Times New Roman" w:hAnsi="Times New Roman" w:cs="Times New Roman"/>
          <w:spacing w:val="5"/>
          <w:sz w:val="24"/>
          <w:szCs w:val="24"/>
        </w:rPr>
        <w:t xml:space="preserve"> </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3"/>
          <w:sz w:val="24"/>
          <w:szCs w:val="24"/>
        </w:rPr>
        <w:t>i</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s,</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disamping i</w:t>
      </w:r>
      <w:r w:rsidRPr="00287001">
        <w:rPr>
          <w:rFonts w:ascii="Times New Roman" w:eastAsia="Times New Roman" w:hAnsi="Times New Roman" w:cs="Times New Roman"/>
          <w:spacing w:val="3"/>
          <w:sz w:val="24"/>
          <w:szCs w:val="24"/>
        </w:rPr>
        <w:t>t</w:t>
      </w:r>
      <w:r w:rsidRPr="00287001">
        <w:rPr>
          <w:rFonts w:ascii="Times New Roman" w:eastAsia="Times New Roman" w:hAnsi="Times New Roman" w:cs="Times New Roman"/>
          <w:sz w:val="24"/>
          <w:szCs w:val="24"/>
        </w:rPr>
        <w:t>u</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 xml:space="preserve">OS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ndroid</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memun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kinkan</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ra p</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pacing w:val="2"/>
          <w:sz w:val="24"/>
          <w:szCs w:val="24"/>
        </w:rPr>
        <w:t>o</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m</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pacing w:val="2"/>
          <w:sz w:val="24"/>
          <w:szCs w:val="24"/>
        </w:rPr>
        <w:t>o</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ra</w:t>
      </w:r>
      <w:r w:rsidRPr="00287001">
        <w:rPr>
          <w:rFonts w:ascii="Times New Roman" w:eastAsia="Times New Roman" w:hAnsi="Times New Roman" w:cs="Times New Roman"/>
          <w:sz w:val="24"/>
          <w:szCs w:val="24"/>
        </w:rPr>
        <w:t>m</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untuk</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men</w:t>
      </w:r>
      <w:r w:rsidRPr="00287001">
        <w:rPr>
          <w:rFonts w:ascii="Times New Roman" w:eastAsia="Times New Roman" w:hAnsi="Times New Roman" w:cs="Times New Roman"/>
          <w:spacing w:val="-3"/>
          <w:sz w:val="24"/>
          <w:szCs w:val="24"/>
        </w:rPr>
        <w:t>g</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mba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n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tau 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mbuat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pl</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si b</w:t>
      </w:r>
      <w:r w:rsidRPr="00287001">
        <w:rPr>
          <w:rFonts w:ascii="Times New Roman" w:eastAsia="Times New Roman" w:hAnsi="Times New Roman" w:cs="Times New Roman"/>
          <w:spacing w:val="2"/>
          <w:sz w:val="24"/>
          <w:szCs w:val="24"/>
        </w:rPr>
        <w:t>e</w:t>
      </w:r>
      <w:r w:rsidRPr="00287001">
        <w:rPr>
          <w:rFonts w:ascii="Times New Roman" w:eastAsia="Times New Roman" w:hAnsi="Times New Roman" w:cs="Times New Roman"/>
          <w:sz w:val="24"/>
          <w:szCs w:val="24"/>
        </w:rPr>
        <w:t>rb</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sis</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And</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oid.</w:t>
      </w:r>
    </w:p>
    <w:p w:rsidR="00287001" w:rsidRPr="00287001" w:rsidRDefault="00287001" w:rsidP="00E94015">
      <w:pPr>
        <w:spacing w:before="6" w:after="0" w:line="240" w:lineRule="auto"/>
        <w:ind w:left="1440" w:right="120" w:hanging="7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 xml:space="preserve">3. </w:t>
      </w:r>
      <w:r w:rsidR="00E94015">
        <w:rPr>
          <w:rFonts w:ascii="Times New Roman" w:eastAsia="Times New Roman" w:hAnsi="Times New Roman" w:cs="Times New Roman"/>
          <w:sz w:val="24"/>
          <w:szCs w:val="24"/>
        </w:rPr>
        <w:tab/>
      </w:r>
      <w:r w:rsidRPr="00287001">
        <w:rPr>
          <w:rFonts w:ascii="Times New Roman" w:eastAsia="Times New Roman" w:hAnsi="Times New Roman" w:cs="Times New Roman"/>
          <w:sz w:val="24"/>
          <w:szCs w:val="24"/>
        </w:rPr>
        <w:t>Didukung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 xml:space="preserve">oleh </w:t>
      </w:r>
      <w:r w:rsidRPr="00287001">
        <w:rPr>
          <w:rFonts w:ascii="Times New Roman" w:eastAsia="Times New Roman" w:hAnsi="Times New Roman" w:cs="Times New Roman"/>
          <w:spacing w:val="1"/>
          <w:sz w:val="24"/>
          <w:szCs w:val="24"/>
        </w:rPr>
        <w:t>V</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ndor</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las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tas</w:t>
      </w:r>
    </w:p>
    <w:p w:rsidR="00287001" w:rsidRPr="00287001" w:rsidRDefault="00287001" w:rsidP="00E94015">
      <w:pPr>
        <w:spacing w:before="7" w:after="0" w:line="120" w:lineRule="exact"/>
        <w:ind w:left="1440" w:right="120" w:hanging="720"/>
        <w:jc w:val="both"/>
        <w:rPr>
          <w:rFonts w:ascii="Times New Roman" w:eastAsia="Times New Roman" w:hAnsi="Times New Roman" w:cs="Times New Roman"/>
          <w:sz w:val="13"/>
          <w:szCs w:val="13"/>
        </w:rPr>
      </w:pPr>
    </w:p>
    <w:p w:rsidR="00287001" w:rsidRPr="00287001" w:rsidRDefault="00287001" w:rsidP="00E94015">
      <w:pPr>
        <w:spacing w:after="0" w:line="360" w:lineRule="auto"/>
        <w:ind w:left="1440" w:right="1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Dukung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nuh 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ri v</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ndor</w:t>
      </w:r>
      <w:r w:rsidRPr="00287001">
        <w:rPr>
          <w:rFonts w:ascii="Times New Roman" w:eastAsia="Times New Roman" w:hAnsi="Times New Roman" w:cs="Times New Roman"/>
          <w:spacing w:val="-1"/>
          <w:sz w:val="24"/>
          <w:szCs w:val="24"/>
        </w:rPr>
        <w:t>-</w:t>
      </w:r>
      <w:r w:rsidRPr="00287001">
        <w:rPr>
          <w:rFonts w:ascii="Times New Roman" w:eastAsia="Times New Roman" w:hAnsi="Times New Roman" w:cs="Times New Roman"/>
          <w:sz w:val="24"/>
          <w:szCs w:val="24"/>
        </w:rPr>
        <w:t>v</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ndor</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las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tas </w:t>
      </w:r>
      <w:r w:rsidRPr="00287001">
        <w:rPr>
          <w:rFonts w:ascii="Times New Roman" w:eastAsia="Times New Roman" w:hAnsi="Times New Roman" w:cs="Times New Roman"/>
          <w:spacing w:val="2"/>
          <w:sz w:val="24"/>
          <w:szCs w:val="24"/>
        </w:rPr>
        <w:t>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rti </w:t>
      </w:r>
      <w:r w:rsidRPr="00287001">
        <w:rPr>
          <w:rFonts w:ascii="Times New Roman" w:eastAsia="Times New Roman" w:hAnsi="Times New Roman" w:cs="Times New Roman"/>
          <w:spacing w:val="1"/>
          <w:sz w:val="24"/>
          <w:szCs w:val="24"/>
        </w:rPr>
        <w:t>S</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msun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Oppo, Xi</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om</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 Vivo</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dll dal</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m </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2"/>
          <w:sz w:val="24"/>
          <w:szCs w:val="24"/>
        </w:rPr>
        <w:t>h</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si</w:t>
      </w:r>
      <w:r w:rsidRPr="00287001">
        <w:rPr>
          <w:rFonts w:ascii="Times New Roman" w:eastAsia="Times New Roman" w:hAnsi="Times New Roman" w:cs="Times New Roman"/>
          <w:spacing w:val="1"/>
          <w:sz w:val="24"/>
          <w:szCs w:val="24"/>
        </w:rPr>
        <w:t>l</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i/>
          <w:sz w:val="24"/>
          <w:szCs w:val="24"/>
        </w:rPr>
        <w:t>smartphone</w:t>
      </w:r>
      <w:r w:rsidRPr="00287001">
        <w:rPr>
          <w:rFonts w:ascii="Times New Roman" w:eastAsia="Times New Roman" w:hAnsi="Times New Roman" w:cs="Times New Roman"/>
          <w:i/>
          <w:spacing w:val="2"/>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1"/>
          <w:sz w:val="24"/>
          <w:szCs w:val="24"/>
        </w:rPr>
        <w:t>k</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las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memb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ntu men</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ikkan 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mor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ndroid.</w:t>
      </w:r>
    </w:p>
    <w:p w:rsidR="00287001" w:rsidRPr="00287001" w:rsidRDefault="00287001" w:rsidP="00E94015">
      <w:pPr>
        <w:spacing w:before="6" w:after="0" w:line="240" w:lineRule="auto"/>
        <w:ind w:left="720" w:right="1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 xml:space="preserve">4. </w:t>
      </w:r>
      <w:r w:rsidR="00E94015">
        <w:rPr>
          <w:rFonts w:ascii="Times New Roman" w:eastAsia="Times New Roman" w:hAnsi="Times New Roman" w:cs="Times New Roman"/>
          <w:sz w:val="24"/>
          <w:szCs w:val="24"/>
        </w:rPr>
        <w:tab/>
      </w:r>
      <w:r w:rsidRPr="00287001">
        <w:rPr>
          <w:rFonts w:ascii="Times New Roman" w:eastAsia="Times New Roman" w:hAnsi="Times New Roman" w:cs="Times New Roman"/>
          <w:sz w:val="24"/>
          <w:szCs w:val="24"/>
        </w:rPr>
        <w:t>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2"/>
          <w:sz w:val="24"/>
          <w:szCs w:val="24"/>
        </w:rPr>
        <w:t>e</w:t>
      </w:r>
      <w:r w:rsidRPr="00287001">
        <w:rPr>
          <w:rFonts w:ascii="Times New Roman" w:eastAsia="Times New Roman" w:hAnsi="Times New Roman" w:cs="Times New Roman"/>
          <w:sz w:val="24"/>
          <w:szCs w:val="24"/>
        </w:rPr>
        <w:t xml:space="preserve">k </w:t>
      </w:r>
      <w:r w:rsidRPr="00287001">
        <w:rPr>
          <w:rFonts w:ascii="Times New Roman" w:eastAsia="Times New Roman" w:hAnsi="Times New Roman" w:cs="Times New Roman"/>
          <w:i/>
          <w:sz w:val="24"/>
          <w:szCs w:val="24"/>
        </w:rPr>
        <w:t>Google</w:t>
      </w:r>
    </w:p>
    <w:p w:rsidR="00287001" w:rsidRPr="00287001" w:rsidRDefault="00287001" w:rsidP="00E94015">
      <w:pPr>
        <w:spacing w:before="7" w:after="0" w:line="120" w:lineRule="exact"/>
        <w:ind w:left="720" w:right="120"/>
        <w:jc w:val="both"/>
        <w:rPr>
          <w:rFonts w:ascii="Times New Roman" w:eastAsia="Times New Roman" w:hAnsi="Times New Roman" w:cs="Times New Roman"/>
          <w:sz w:val="13"/>
          <w:szCs w:val="13"/>
        </w:rPr>
      </w:pPr>
    </w:p>
    <w:p w:rsidR="00287001" w:rsidRPr="00287001" w:rsidRDefault="00287001" w:rsidP="00E94015">
      <w:pPr>
        <w:spacing w:after="0" w:line="240" w:lineRule="auto"/>
        <w:ind w:left="1440" w:right="1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putasi </w:t>
      </w:r>
      <w:r w:rsidRPr="00287001">
        <w:rPr>
          <w:rFonts w:ascii="Times New Roman" w:eastAsia="Times New Roman" w:hAnsi="Times New Roman" w:cs="Times New Roman"/>
          <w:i/>
          <w:sz w:val="24"/>
          <w:szCs w:val="24"/>
        </w:rPr>
        <w:t>Google</w:t>
      </w:r>
      <w:r w:rsidRPr="00287001">
        <w:rPr>
          <w:rFonts w:ascii="Times New Roman" w:eastAsia="Times New Roman" w:hAnsi="Times New Roman" w:cs="Times New Roman"/>
          <w:i/>
          <w:spacing w:val="2"/>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k dir</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uk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l</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 xml:space="preserve">i </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3"/>
          <w:sz w:val="24"/>
          <w:szCs w:val="24"/>
        </w:rPr>
        <w:t>j</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d</w:t>
      </w:r>
      <w:r w:rsidRPr="00287001">
        <w:rPr>
          <w:rFonts w:ascii="Times New Roman" w:eastAsia="Times New Roman" w:hAnsi="Times New Roman" w:cs="Times New Roman"/>
          <w:sz w:val="24"/>
          <w:szCs w:val="24"/>
        </w:rPr>
        <w:t>i keung</w:t>
      </w:r>
      <w:r w:rsidRPr="00287001">
        <w:rPr>
          <w:rFonts w:ascii="Times New Roman" w:eastAsia="Times New Roman" w:hAnsi="Times New Roman" w:cs="Times New Roman"/>
          <w:spacing w:val="-3"/>
          <w:sz w:val="24"/>
          <w:szCs w:val="24"/>
        </w:rPr>
        <w:t>g</w:t>
      </w:r>
      <w:r w:rsidRPr="00287001">
        <w:rPr>
          <w:rFonts w:ascii="Times New Roman" w:eastAsia="Times New Roman" w:hAnsi="Times New Roman" w:cs="Times New Roman"/>
          <w:sz w:val="24"/>
          <w:szCs w:val="24"/>
        </w:rPr>
        <w:t xml:space="preserve">ulan </w:t>
      </w:r>
      <w:r w:rsidRPr="00287001">
        <w:rPr>
          <w:rFonts w:ascii="Times New Roman" w:eastAsia="Times New Roman" w:hAnsi="Times New Roman" w:cs="Times New Roman"/>
          <w:spacing w:val="2"/>
          <w:sz w:val="24"/>
          <w:szCs w:val="24"/>
        </w:rPr>
        <w:t>t</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ndiri </w:t>
      </w:r>
      <w:r w:rsidRPr="00287001">
        <w:rPr>
          <w:rFonts w:ascii="Times New Roman" w:eastAsia="Times New Roman" w:hAnsi="Times New Roman" w:cs="Times New Roman"/>
          <w:spacing w:val="2"/>
          <w:sz w:val="24"/>
          <w:szCs w:val="24"/>
        </w:rPr>
        <w:t>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i</w:t>
      </w:r>
      <w:r w:rsidR="00E94015">
        <w:rPr>
          <w:rFonts w:ascii="Times New Roman" w:eastAsia="Times New Roman" w:hAnsi="Times New Roman" w:cs="Times New Roman"/>
          <w:sz w:val="24"/>
          <w:szCs w:val="24"/>
        </w:rPr>
        <w:t xml:space="preserve"> </w:t>
      </w:r>
      <w:r w:rsidRPr="00287001">
        <w:rPr>
          <w:rFonts w:ascii="Times New Roman" w:eastAsia="Times New Roman" w:hAnsi="Times New Roman" w:cs="Times New Roman"/>
          <w:sz w:val="24"/>
          <w:szCs w:val="24"/>
        </w:rPr>
        <w:t>And</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oid. H</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l </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 xml:space="preserve">ni </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mbuat konsum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kin bah</w:t>
      </w:r>
      <w:r w:rsidRPr="00287001">
        <w:rPr>
          <w:rFonts w:ascii="Times New Roman" w:eastAsia="Times New Roman" w:hAnsi="Times New Roman" w:cs="Times New Roman"/>
          <w:spacing w:val="1"/>
          <w:sz w:val="24"/>
          <w:szCs w:val="24"/>
        </w:rPr>
        <w:t>w</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OS And</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oid ad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3"/>
          <w:sz w:val="24"/>
          <w:szCs w:val="24"/>
        </w:rPr>
        <w:t>l</w:t>
      </w:r>
      <w:r w:rsidRPr="00287001">
        <w:rPr>
          <w:rFonts w:ascii="Times New Roman" w:eastAsia="Times New Roman" w:hAnsi="Times New Roman" w:cs="Times New Roman"/>
          <w:spacing w:val="-1"/>
          <w:sz w:val="24"/>
          <w:szCs w:val="24"/>
        </w:rPr>
        <w:t>a</w:t>
      </w:r>
      <w:r w:rsidR="00E94015">
        <w:rPr>
          <w:rFonts w:ascii="Times New Roman" w:eastAsia="Times New Roman" w:hAnsi="Times New Roman" w:cs="Times New Roman"/>
          <w:sz w:val="24"/>
          <w:szCs w:val="24"/>
        </w:rPr>
        <w:t xml:space="preserve">h OS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2"/>
          <w:sz w:val="24"/>
          <w:szCs w:val="24"/>
        </w:rPr>
        <w:t>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nar </w:t>
      </w:r>
      <w:r w:rsidRPr="00287001">
        <w:rPr>
          <w:rFonts w:ascii="Times New Roman" w:eastAsia="Times New Roman" w:hAnsi="Times New Roman" w:cs="Times New Roman"/>
          <w:spacing w:val="1"/>
          <w:sz w:val="24"/>
          <w:szCs w:val="24"/>
        </w:rPr>
        <w:t>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 ba</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 xml:space="preserve">us </w:t>
      </w:r>
      <w:r w:rsidRPr="00287001">
        <w:rPr>
          <w:rFonts w:ascii="Times New Roman" w:eastAsia="Times New Roman" w:hAnsi="Times New Roman" w:cs="Times New Roman"/>
          <w:spacing w:val="2"/>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rku</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l</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tas.</w:t>
      </w:r>
    </w:p>
    <w:p w:rsidR="00287001" w:rsidRPr="00287001" w:rsidRDefault="00287001" w:rsidP="00E94015">
      <w:pPr>
        <w:spacing w:before="7" w:after="0" w:line="120" w:lineRule="exact"/>
        <w:ind w:left="720" w:right="120"/>
        <w:jc w:val="both"/>
        <w:rPr>
          <w:rFonts w:ascii="Times New Roman" w:eastAsia="Times New Roman" w:hAnsi="Times New Roman" w:cs="Times New Roman"/>
          <w:sz w:val="13"/>
          <w:szCs w:val="13"/>
        </w:rPr>
      </w:pPr>
    </w:p>
    <w:p w:rsidR="00287001" w:rsidRPr="00287001" w:rsidRDefault="00E94015" w:rsidP="00E94015">
      <w:pPr>
        <w:spacing w:after="0" w:line="24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r>
      <w:r w:rsidR="00287001" w:rsidRPr="00287001">
        <w:rPr>
          <w:rFonts w:ascii="Times New Roman" w:eastAsia="Times New Roman" w:hAnsi="Times New Roman" w:cs="Times New Roman"/>
          <w:i/>
          <w:sz w:val="24"/>
          <w:szCs w:val="24"/>
        </w:rPr>
        <w:t>Us</w:t>
      </w:r>
      <w:r w:rsidR="00287001" w:rsidRPr="00287001">
        <w:rPr>
          <w:rFonts w:ascii="Times New Roman" w:eastAsia="Times New Roman" w:hAnsi="Times New Roman" w:cs="Times New Roman"/>
          <w:i/>
          <w:spacing w:val="-1"/>
          <w:sz w:val="24"/>
          <w:szCs w:val="24"/>
        </w:rPr>
        <w:t>e</w:t>
      </w:r>
      <w:r w:rsidR="00287001" w:rsidRPr="00287001">
        <w:rPr>
          <w:rFonts w:ascii="Times New Roman" w:eastAsia="Times New Roman" w:hAnsi="Times New Roman" w:cs="Times New Roman"/>
          <w:i/>
          <w:sz w:val="24"/>
          <w:szCs w:val="24"/>
        </w:rPr>
        <w:t>r Fri</w:t>
      </w:r>
      <w:r w:rsidR="00287001" w:rsidRPr="00287001">
        <w:rPr>
          <w:rFonts w:ascii="Times New Roman" w:eastAsia="Times New Roman" w:hAnsi="Times New Roman" w:cs="Times New Roman"/>
          <w:i/>
          <w:spacing w:val="-1"/>
          <w:sz w:val="24"/>
          <w:szCs w:val="24"/>
        </w:rPr>
        <w:t>e</w:t>
      </w:r>
      <w:r w:rsidR="00287001" w:rsidRPr="00287001">
        <w:rPr>
          <w:rFonts w:ascii="Times New Roman" w:eastAsia="Times New Roman" w:hAnsi="Times New Roman" w:cs="Times New Roman"/>
          <w:i/>
          <w:sz w:val="24"/>
          <w:szCs w:val="24"/>
        </w:rPr>
        <w:t>ndly</w:t>
      </w:r>
    </w:p>
    <w:p w:rsidR="00287001" w:rsidRPr="00287001" w:rsidRDefault="00287001" w:rsidP="00E94015">
      <w:pPr>
        <w:spacing w:before="9" w:after="0" w:line="120" w:lineRule="exact"/>
        <w:ind w:left="720" w:right="120"/>
        <w:jc w:val="both"/>
        <w:rPr>
          <w:rFonts w:ascii="Times New Roman" w:eastAsia="Times New Roman" w:hAnsi="Times New Roman" w:cs="Times New Roman"/>
          <w:sz w:val="13"/>
          <w:szCs w:val="13"/>
        </w:rPr>
      </w:pPr>
    </w:p>
    <w:p w:rsidR="00287001" w:rsidRPr="00287001" w:rsidRDefault="00287001" w:rsidP="00E94015">
      <w:pPr>
        <w:spacing w:after="0" w:line="359" w:lineRule="auto"/>
        <w:ind w:left="1440" w:right="1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knolo</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l</w:t>
      </w:r>
      <w:r w:rsidRPr="00287001">
        <w:rPr>
          <w:rFonts w:ascii="Times New Roman" w:eastAsia="Times New Roman" w:hAnsi="Times New Roman" w:cs="Times New Roman"/>
          <w:spacing w:val="4"/>
          <w:sz w:val="24"/>
          <w:szCs w:val="24"/>
        </w:rPr>
        <w:t>a</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pacing w:val="2"/>
          <w:sz w:val="24"/>
          <w:szCs w:val="24"/>
        </w:rPr>
        <w:t>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ntuh,</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membu</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mudah</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lam</w:t>
      </w:r>
      <w:r w:rsidRPr="00287001">
        <w:rPr>
          <w:rFonts w:ascii="Times New Roman" w:eastAsia="Times New Roman" w:hAnsi="Times New Roman" w:cs="Times New Roman"/>
          <w:spacing w:val="2"/>
          <w:sz w:val="24"/>
          <w:szCs w:val="24"/>
        </w:rPr>
        <w:t xml:space="preserve"> 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ng</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u</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1"/>
          <w:sz w:val="24"/>
          <w:szCs w:val="24"/>
        </w:rPr>
        <w:t>aa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5"/>
          <w:sz w:val="24"/>
          <w:szCs w:val="24"/>
        </w:rPr>
        <w:t>n</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2"/>
          <w:sz w:val="24"/>
          <w:szCs w:val="24"/>
        </w:rPr>
        <w:t>t</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diduku</w:t>
      </w:r>
      <w:r w:rsidRPr="00287001">
        <w:rPr>
          <w:rFonts w:ascii="Times New Roman" w:eastAsia="Times New Roman" w:hAnsi="Times New Roman" w:cs="Times New Roman"/>
          <w:spacing w:val="3"/>
          <w:sz w:val="24"/>
          <w:szCs w:val="24"/>
        </w:rPr>
        <w:t>n</w:t>
      </w:r>
      <w:r w:rsidRPr="00287001">
        <w:rPr>
          <w:rFonts w:ascii="Times New Roman" w:eastAsia="Times New Roman" w:hAnsi="Times New Roman" w:cs="Times New Roman"/>
          <w:sz w:val="24"/>
          <w:szCs w:val="24"/>
        </w:rPr>
        <w:t>g oleh t</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mp</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lan</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men</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ri</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z w:val="24"/>
          <w:szCs w:val="24"/>
        </w:rPr>
        <w:t>.</w:t>
      </w:r>
    </w:p>
    <w:p w:rsidR="00287001" w:rsidRPr="00287001" w:rsidRDefault="00287001" w:rsidP="00287001">
      <w:pPr>
        <w:spacing w:after="0" w:line="200" w:lineRule="exact"/>
        <w:ind w:right="720"/>
        <w:jc w:val="both"/>
        <w:rPr>
          <w:rFonts w:ascii="Times New Roman" w:eastAsia="Times New Roman" w:hAnsi="Times New Roman" w:cs="Times New Roman"/>
          <w:sz w:val="20"/>
          <w:szCs w:val="20"/>
        </w:rPr>
      </w:pPr>
    </w:p>
    <w:p w:rsidR="00287001" w:rsidRPr="00287001" w:rsidRDefault="00287001" w:rsidP="00287001">
      <w:pPr>
        <w:spacing w:before="5" w:after="0" w:line="220" w:lineRule="exact"/>
        <w:ind w:right="720"/>
        <w:jc w:val="both"/>
        <w:rPr>
          <w:rFonts w:ascii="Times New Roman" w:eastAsia="Times New Roman" w:hAnsi="Times New Roman" w:cs="Times New Roman"/>
        </w:rPr>
      </w:pPr>
    </w:p>
    <w:p w:rsidR="00287001" w:rsidRPr="00287001" w:rsidRDefault="00287001" w:rsidP="00E94015">
      <w:pPr>
        <w:spacing w:after="0" w:line="240" w:lineRule="auto"/>
        <w:ind w:right="720" w:firstLine="720"/>
        <w:jc w:val="both"/>
        <w:rPr>
          <w:rFonts w:ascii="Times New Roman" w:eastAsia="Times New Roman" w:hAnsi="Times New Roman" w:cs="Times New Roman"/>
          <w:sz w:val="24"/>
          <w:szCs w:val="24"/>
        </w:rPr>
      </w:pPr>
      <w:r w:rsidRPr="00287001">
        <w:rPr>
          <w:rFonts w:ascii="Times New Roman" w:eastAsia="Times New Roman" w:hAnsi="Times New Roman" w:cs="Times New Roman"/>
          <w:b/>
          <w:sz w:val="24"/>
          <w:szCs w:val="24"/>
        </w:rPr>
        <w:t xml:space="preserve">2.6.2   </w:t>
      </w:r>
      <w:r w:rsidRPr="00287001">
        <w:rPr>
          <w:rFonts w:ascii="Times New Roman" w:eastAsia="Times New Roman" w:hAnsi="Times New Roman" w:cs="Times New Roman"/>
          <w:b/>
          <w:spacing w:val="1"/>
          <w:sz w:val="24"/>
          <w:szCs w:val="24"/>
        </w:rPr>
        <w:t>S</w:t>
      </w:r>
      <w:r w:rsidRPr="00287001">
        <w:rPr>
          <w:rFonts w:ascii="Times New Roman" w:eastAsia="Times New Roman" w:hAnsi="Times New Roman" w:cs="Times New Roman"/>
          <w:b/>
          <w:sz w:val="24"/>
          <w:szCs w:val="24"/>
        </w:rPr>
        <w:t>DK</w:t>
      </w:r>
      <w:r w:rsidRPr="00287001">
        <w:rPr>
          <w:rFonts w:ascii="Times New Roman" w:eastAsia="Times New Roman" w:hAnsi="Times New Roman" w:cs="Times New Roman"/>
          <w:b/>
          <w:spacing w:val="-2"/>
          <w:sz w:val="24"/>
          <w:szCs w:val="24"/>
        </w:rPr>
        <w:t xml:space="preserve"> </w:t>
      </w:r>
      <w:r w:rsidRPr="00287001">
        <w:rPr>
          <w:rFonts w:ascii="Times New Roman" w:eastAsia="Times New Roman" w:hAnsi="Times New Roman" w:cs="Times New Roman"/>
          <w:b/>
          <w:spacing w:val="-1"/>
          <w:sz w:val="24"/>
          <w:szCs w:val="24"/>
        </w:rPr>
        <w:t>(</w:t>
      </w:r>
      <w:r w:rsidRPr="00287001">
        <w:rPr>
          <w:rFonts w:ascii="Times New Roman" w:eastAsia="Times New Roman" w:hAnsi="Times New Roman" w:cs="Times New Roman"/>
          <w:b/>
          <w:spacing w:val="1"/>
          <w:sz w:val="24"/>
          <w:szCs w:val="24"/>
        </w:rPr>
        <w:t>S</w:t>
      </w:r>
      <w:r w:rsidRPr="00287001">
        <w:rPr>
          <w:rFonts w:ascii="Times New Roman" w:eastAsia="Times New Roman" w:hAnsi="Times New Roman" w:cs="Times New Roman"/>
          <w:b/>
          <w:sz w:val="24"/>
          <w:szCs w:val="24"/>
        </w:rPr>
        <w:t>o</w:t>
      </w:r>
      <w:r w:rsidRPr="00287001">
        <w:rPr>
          <w:rFonts w:ascii="Times New Roman" w:eastAsia="Times New Roman" w:hAnsi="Times New Roman" w:cs="Times New Roman"/>
          <w:b/>
          <w:spacing w:val="1"/>
          <w:sz w:val="24"/>
          <w:szCs w:val="24"/>
        </w:rPr>
        <w:t>f</w:t>
      </w:r>
      <w:r w:rsidRPr="00287001">
        <w:rPr>
          <w:rFonts w:ascii="Times New Roman" w:eastAsia="Times New Roman" w:hAnsi="Times New Roman" w:cs="Times New Roman"/>
          <w:b/>
          <w:sz w:val="24"/>
          <w:szCs w:val="24"/>
        </w:rPr>
        <w:t>t</w:t>
      </w:r>
      <w:r w:rsidRPr="00287001">
        <w:rPr>
          <w:rFonts w:ascii="Times New Roman" w:eastAsia="Times New Roman" w:hAnsi="Times New Roman" w:cs="Times New Roman"/>
          <w:b/>
          <w:spacing w:val="1"/>
          <w:sz w:val="24"/>
          <w:szCs w:val="24"/>
        </w:rPr>
        <w:t>w</w:t>
      </w:r>
      <w:r w:rsidRPr="00287001">
        <w:rPr>
          <w:rFonts w:ascii="Times New Roman" w:eastAsia="Times New Roman" w:hAnsi="Times New Roman" w:cs="Times New Roman"/>
          <w:b/>
          <w:sz w:val="24"/>
          <w:szCs w:val="24"/>
        </w:rPr>
        <w:t>a</w:t>
      </w:r>
      <w:r w:rsidRPr="00287001">
        <w:rPr>
          <w:rFonts w:ascii="Times New Roman" w:eastAsia="Times New Roman" w:hAnsi="Times New Roman" w:cs="Times New Roman"/>
          <w:b/>
          <w:spacing w:val="-1"/>
          <w:sz w:val="24"/>
          <w:szCs w:val="24"/>
        </w:rPr>
        <w:t>r</w:t>
      </w:r>
      <w:r w:rsidRPr="00287001">
        <w:rPr>
          <w:rFonts w:ascii="Times New Roman" w:eastAsia="Times New Roman" w:hAnsi="Times New Roman" w:cs="Times New Roman"/>
          <w:b/>
          <w:sz w:val="24"/>
          <w:szCs w:val="24"/>
        </w:rPr>
        <w:t>e</w:t>
      </w:r>
      <w:r w:rsidRPr="00287001">
        <w:rPr>
          <w:rFonts w:ascii="Times New Roman" w:eastAsia="Times New Roman" w:hAnsi="Times New Roman" w:cs="Times New Roman"/>
          <w:b/>
          <w:spacing w:val="-1"/>
          <w:sz w:val="24"/>
          <w:szCs w:val="24"/>
        </w:rPr>
        <w:t xml:space="preserve"> </w:t>
      </w:r>
      <w:r w:rsidRPr="00287001">
        <w:rPr>
          <w:rFonts w:ascii="Times New Roman" w:eastAsia="Times New Roman" w:hAnsi="Times New Roman" w:cs="Times New Roman"/>
          <w:b/>
          <w:sz w:val="24"/>
          <w:szCs w:val="24"/>
        </w:rPr>
        <w:t>D</w:t>
      </w:r>
      <w:r w:rsidRPr="00287001">
        <w:rPr>
          <w:rFonts w:ascii="Times New Roman" w:eastAsia="Times New Roman" w:hAnsi="Times New Roman" w:cs="Times New Roman"/>
          <w:b/>
          <w:spacing w:val="-1"/>
          <w:sz w:val="24"/>
          <w:szCs w:val="24"/>
        </w:rPr>
        <w:t>e</w:t>
      </w:r>
      <w:r w:rsidRPr="00287001">
        <w:rPr>
          <w:rFonts w:ascii="Times New Roman" w:eastAsia="Times New Roman" w:hAnsi="Times New Roman" w:cs="Times New Roman"/>
          <w:b/>
          <w:sz w:val="24"/>
          <w:szCs w:val="24"/>
        </w:rPr>
        <w:t>v</w:t>
      </w:r>
      <w:r w:rsidRPr="00287001">
        <w:rPr>
          <w:rFonts w:ascii="Times New Roman" w:eastAsia="Times New Roman" w:hAnsi="Times New Roman" w:cs="Times New Roman"/>
          <w:b/>
          <w:spacing w:val="-1"/>
          <w:sz w:val="24"/>
          <w:szCs w:val="24"/>
        </w:rPr>
        <w:t>e</w:t>
      </w:r>
      <w:r w:rsidRPr="00287001">
        <w:rPr>
          <w:rFonts w:ascii="Times New Roman" w:eastAsia="Times New Roman" w:hAnsi="Times New Roman" w:cs="Times New Roman"/>
          <w:b/>
          <w:sz w:val="24"/>
          <w:szCs w:val="24"/>
        </w:rPr>
        <w:t>lo</w:t>
      </w:r>
      <w:r w:rsidRPr="00287001">
        <w:rPr>
          <w:rFonts w:ascii="Times New Roman" w:eastAsia="Times New Roman" w:hAnsi="Times New Roman" w:cs="Times New Roman"/>
          <w:b/>
          <w:spacing w:val="1"/>
          <w:sz w:val="24"/>
          <w:szCs w:val="24"/>
        </w:rPr>
        <w:t>p</w:t>
      </w:r>
      <w:r w:rsidRPr="00287001">
        <w:rPr>
          <w:rFonts w:ascii="Times New Roman" w:eastAsia="Times New Roman" w:hAnsi="Times New Roman" w:cs="Times New Roman"/>
          <w:b/>
          <w:spacing w:val="-1"/>
          <w:sz w:val="24"/>
          <w:szCs w:val="24"/>
        </w:rPr>
        <w:t>me</w:t>
      </w:r>
      <w:r w:rsidRPr="00287001">
        <w:rPr>
          <w:rFonts w:ascii="Times New Roman" w:eastAsia="Times New Roman" w:hAnsi="Times New Roman" w:cs="Times New Roman"/>
          <w:b/>
          <w:spacing w:val="1"/>
          <w:sz w:val="24"/>
          <w:szCs w:val="24"/>
        </w:rPr>
        <w:t>n</w:t>
      </w:r>
      <w:r w:rsidRPr="00287001">
        <w:rPr>
          <w:rFonts w:ascii="Times New Roman" w:eastAsia="Times New Roman" w:hAnsi="Times New Roman" w:cs="Times New Roman"/>
          <w:b/>
          <w:sz w:val="24"/>
          <w:szCs w:val="24"/>
        </w:rPr>
        <w:t>t</w:t>
      </w:r>
      <w:r w:rsidRPr="00287001">
        <w:rPr>
          <w:rFonts w:ascii="Times New Roman" w:eastAsia="Times New Roman" w:hAnsi="Times New Roman" w:cs="Times New Roman"/>
          <w:b/>
          <w:spacing w:val="1"/>
          <w:sz w:val="24"/>
          <w:szCs w:val="24"/>
        </w:rPr>
        <w:t xml:space="preserve"> </w:t>
      </w:r>
      <w:r w:rsidRPr="00287001">
        <w:rPr>
          <w:rFonts w:ascii="Times New Roman" w:eastAsia="Times New Roman" w:hAnsi="Times New Roman" w:cs="Times New Roman"/>
          <w:b/>
          <w:spacing w:val="-2"/>
          <w:sz w:val="24"/>
          <w:szCs w:val="24"/>
        </w:rPr>
        <w:t>K</w:t>
      </w:r>
      <w:r w:rsidRPr="00287001">
        <w:rPr>
          <w:rFonts w:ascii="Times New Roman" w:eastAsia="Times New Roman" w:hAnsi="Times New Roman" w:cs="Times New Roman"/>
          <w:b/>
          <w:sz w:val="24"/>
          <w:szCs w:val="24"/>
        </w:rPr>
        <w:t>it)</w:t>
      </w:r>
    </w:p>
    <w:p w:rsidR="00287001" w:rsidRPr="00287001" w:rsidRDefault="00287001" w:rsidP="00E94015">
      <w:pPr>
        <w:spacing w:before="15" w:after="0" w:line="280" w:lineRule="exact"/>
        <w:ind w:left="720" w:right="720" w:firstLine="810"/>
        <w:jc w:val="both"/>
        <w:rPr>
          <w:rFonts w:ascii="Times New Roman" w:eastAsia="Times New Roman" w:hAnsi="Times New Roman" w:cs="Times New Roman"/>
          <w:sz w:val="28"/>
          <w:szCs w:val="28"/>
        </w:rPr>
      </w:pPr>
    </w:p>
    <w:p w:rsidR="00287001" w:rsidRDefault="00287001" w:rsidP="00E94015">
      <w:pPr>
        <w:spacing w:before="6" w:line="360" w:lineRule="auto"/>
        <w:ind w:left="720" w:right="120" w:firstLine="720"/>
        <w:jc w:val="both"/>
        <w:rPr>
          <w:rFonts w:ascii="Times New Roman" w:eastAsia="Times New Roman" w:hAnsi="Times New Roman" w:cs="Times New Roman"/>
          <w:sz w:val="24"/>
          <w:szCs w:val="24"/>
        </w:rPr>
      </w:pPr>
      <w:r w:rsidRPr="00287001">
        <w:rPr>
          <w:rFonts w:ascii="Times New Roman" w:eastAsia="Times New Roman" w:hAnsi="Times New Roman" w:cs="Times New Roman"/>
          <w:i/>
          <w:sz w:val="24"/>
          <w:szCs w:val="24"/>
        </w:rPr>
        <w:t>Android</w:t>
      </w:r>
      <w:r w:rsidRPr="00287001">
        <w:rPr>
          <w:rFonts w:ascii="Times New Roman" w:eastAsia="Times New Roman" w:hAnsi="Times New Roman" w:cs="Times New Roman"/>
          <w:i/>
          <w:spacing w:val="2"/>
          <w:sz w:val="24"/>
          <w:szCs w:val="24"/>
        </w:rPr>
        <w:t xml:space="preserve"> </w:t>
      </w:r>
      <w:r w:rsidRPr="00287001">
        <w:rPr>
          <w:rFonts w:ascii="Times New Roman" w:eastAsia="Times New Roman" w:hAnsi="Times New Roman" w:cs="Times New Roman"/>
          <w:i/>
          <w:sz w:val="24"/>
          <w:szCs w:val="24"/>
        </w:rPr>
        <w:t>SDK</w:t>
      </w:r>
      <w:r w:rsidRPr="00287001">
        <w:rPr>
          <w:rFonts w:ascii="Times New Roman" w:eastAsia="Times New Roman" w:hAnsi="Times New Roman" w:cs="Times New Roman"/>
          <w:i/>
          <w:spacing w:val="1"/>
          <w:sz w:val="24"/>
          <w:szCs w:val="24"/>
        </w:rPr>
        <w:t xml:space="preserve"> </w:t>
      </w:r>
      <w:r w:rsidRPr="00287001">
        <w:rPr>
          <w:rFonts w:ascii="Times New Roman" w:eastAsia="Times New Roman" w:hAnsi="Times New Roman" w:cs="Times New Roman"/>
          <w:i/>
          <w:sz w:val="24"/>
          <w:szCs w:val="24"/>
        </w:rPr>
        <w:t>to</w:t>
      </w:r>
      <w:r w:rsidRPr="00287001">
        <w:rPr>
          <w:rFonts w:ascii="Times New Roman" w:eastAsia="Times New Roman" w:hAnsi="Times New Roman" w:cs="Times New Roman"/>
          <w:i/>
          <w:spacing w:val="-2"/>
          <w:sz w:val="24"/>
          <w:szCs w:val="24"/>
        </w:rPr>
        <w:t>o</w:t>
      </w:r>
      <w:r w:rsidRPr="00287001">
        <w:rPr>
          <w:rFonts w:ascii="Times New Roman" w:eastAsia="Times New Roman" w:hAnsi="Times New Roman" w:cs="Times New Roman"/>
          <w:i/>
          <w:sz w:val="24"/>
          <w:szCs w:val="24"/>
        </w:rPr>
        <w:t>ls</w:t>
      </w:r>
      <w:r w:rsidRPr="00287001">
        <w:rPr>
          <w:rFonts w:ascii="Times New Roman" w:eastAsia="Times New Roman" w:hAnsi="Times New Roman" w:cs="Times New Roman"/>
          <w:i/>
          <w:spacing w:val="1"/>
          <w:sz w:val="24"/>
          <w:szCs w:val="24"/>
        </w:rPr>
        <w:t xml:space="preserve"> </w:t>
      </w:r>
      <w:r w:rsidRPr="00287001">
        <w:rPr>
          <w:rFonts w:ascii="Times New Roman" w:eastAsia="Times New Roman" w:hAnsi="Times New Roman" w:cs="Times New Roman"/>
          <w:i/>
          <w:spacing w:val="-3"/>
          <w:sz w:val="24"/>
          <w:szCs w:val="24"/>
        </w:rPr>
        <w:t>A</w:t>
      </w:r>
      <w:r w:rsidRPr="00287001">
        <w:rPr>
          <w:rFonts w:ascii="Times New Roman" w:eastAsia="Times New Roman" w:hAnsi="Times New Roman" w:cs="Times New Roman"/>
          <w:i/>
          <w:sz w:val="24"/>
          <w:szCs w:val="24"/>
        </w:rPr>
        <w:t xml:space="preserve">PI </w:t>
      </w:r>
      <w:r w:rsidRPr="00287001">
        <w:rPr>
          <w:rFonts w:ascii="Times New Roman" w:eastAsia="Times New Roman" w:hAnsi="Times New Roman" w:cs="Times New Roman"/>
          <w:spacing w:val="-1"/>
          <w:sz w:val="24"/>
          <w:szCs w:val="24"/>
        </w:rPr>
        <w:t>(</w:t>
      </w:r>
      <w:r w:rsidRPr="00287001">
        <w:rPr>
          <w:rFonts w:ascii="Times New Roman" w:eastAsia="Times New Roman" w:hAnsi="Times New Roman" w:cs="Times New Roman"/>
          <w:i/>
          <w:sz w:val="24"/>
          <w:szCs w:val="24"/>
        </w:rPr>
        <w:t>Appli</w:t>
      </w:r>
      <w:r w:rsidRPr="00287001">
        <w:rPr>
          <w:rFonts w:ascii="Times New Roman" w:eastAsia="Times New Roman" w:hAnsi="Times New Roman" w:cs="Times New Roman"/>
          <w:i/>
          <w:spacing w:val="-1"/>
          <w:sz w:val="24"/>
          <w:szCs w:val="24"/>
        </w:rPr>
        <w:t>c</w:t>
      </w:r>
      <w:r w:rsidRPr="00287001">
        <w:rPr>
          <w:rFonts w:ascii="Times New Roman" w:eastAsia="Times New Roman" w:hAnsi="Times New Roman" w:cs="Times New Roman"/>
          <w:i/>
          <w:sz w:val="24"/>
          <w:szCs w:val="24"/>
        </w:rPr>
        <w:t>at</w:t>
      </w:r>
      <w:r w:rsidRPr="00287001">
        <w:rPr>
          <w:rFonts w:ascii="Times New Roman" w:eastAsia="Times New Roman" w:hAnsi="Times New Roman" w:cs="Times New Roman"/>
          <w:i/>
          <w:spacing w:val="1"/>
          <w:sz w:val="24"/>
          <w:szCs w:val="24"/>
        </w:rPr>
        <w:t>i</w:t>
      </w:r>
      <w:r w:rsidRPr="00287001">
        <w:rPr>
          <w:rFonts w:ascii="Times New Roman" w:eastAsia="Times New Roman" w:hAnsi="Times New Roman" w:cs="Times New Roman"/>
          <w:i/>
          <w:sz w:val="24"/>
          <w:szCs w:val="24"/>
        </w:rPr>
        <w:t>on</w:t>
      </w:r>
      <w:r w:rsidRPr="00287001">
        <w:rPr>
          <w:rFonts w:ascii="Times New Roman" w:eastAsia="Times New Roman" w:hAnsi="Times New Roman" w:cs="Times New Roman"/>
          <w:i/>
          <w:spacing w:val="1"/>
          <w:sz w:val="24"/>
          <w:szCs w:val="24"/>
        </w:rPr>
        <w:t xml:space="preserve"> </w:t>
      </w:r>
      <w:r w:rsidRPr="00287001">
        <w:rPr>
          <w:rFonts w:ascii="Times New Roman" w:eastAsia="Times New Roman" w:hAnsi="Times New Roman" w:cs="Times New Roman"/>
          <w:i/>
          <w:sz w:val="24"/>
          <w:szCs w:val="24"/>
        </w:rPr>
        <w:t>Progr</w:t>
      </w:r>
      <w:r w:rsidRPr="00287001">
        <w:rPr>
          <w:rFonts w:ascii="Times New Roman" w:eastAsia="Times New Roman" w:hAnsi="Times New Roman" w:cs="Times New Roman"/>
          <w:i/>
          <w:spacing w:val="-2"/>
          <w:sz w:val="24"/>
          <w:szCs w:val="24"/>
        </w:rPr>
        <w:t>a</w:t>
      </w:r>
      <w:r w:rsidRPr="00287001">
        <w:rPr>
          <w:rFonts w:ascii="Times New Roman" w:eastAsia="Times New Roman" w:hAnsi="Times New Roman" w:cs="Times New Roman"/>
          <w:i/>
          <w:sz w:val="24"/>
          <w:szCs w:val="24"/>
        </w:rPr>
        <w:t>m</w:t>
      </w:r>
      <w:r w:rsidRPr="00287001">
        <w:rPr>
          <w:rFonts w:ascii="Times New Roman" w:eastAsia="Times New Roman" w:hAnsi="Times New Roman" w:cs="Times New Roman"/>
          <w:i/>
          <w:spacing w:val="-1"/>
          <w:sz w:val="24"/>
          <w:szCs w:val="24"/>
        </w:rPr>
        <w:t>m</w:t>
      </w:r>
      <w:r w:rsidRPr="00287001">
        <w:rPr>
          <w:rFonts w:ascii="Times New Roman" w:eastAsia="Times New Roman" w:hAnsi="Times New Roman" w:cs="Times New Roman"/>
          <w:i/>
          <w:sz w:val="24"/>
          <w:szCs w:val="24"/>
        </w:rPr>
        <w:t>ing</w:t>
      </w:r>
      <w:r w:rsidRPr="00287001">
        <w:rPr>
          <w:rFonts w:ascii="Times New Roman" w:eastAsia="Times New Roman" w:hAnsi="Times New Roman" w:cs="Times New Roman"/>
          <w:i/>
          <w:spacing w:val="1"/>
          <w:sz w:val="24"/>
          <w:szCs w:val="24"/>
        </w:rPr>
        <w:t xml:space="preserve"> </w:t>
      </w:r>
      <w:r w:rsidRPr="00287001">
        <w:rPr>
          <w:rFonts w:ascii="Times New Roman" w:eastAsia="Times New Roman" w:hAnsi="Times New Roman" w:cs="Times New Roman"/>
          <w:i/>
          <w:sz w:val="24"/>
          <w:szCs w:val="24"/>
        </w:rPr>
        <w:t>Int</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rfac</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sz w:val="24"/>
          <w:szCs w:val="24"/>
        </w:rPr>
        <w:t>)</w:t>
      </w:r>
      <w:r w:rsidRPr="00287001">
        <w:rPr>
          <w:rFonts w:ascii="Times New Roman" w:eastAsia="Times New Roman" w:hAnsi="Times New Roman" w:cs="Times New Roman"/>
          <w:spacing w:val="5"/>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 dipe</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lukan</w:t>
      </w:r>
      <w:r w:rsidRPr="00287001">
        <w:rPr>
          <w:rFonts w:ascii="Times New Roman" w:eastAsia="Times New Roman" w:hAnsi="Times New Roman" w:cs="Times New Roman"/>
          <w:spacing w:val="57"/>
          <w:sz w:val="24"/>
          <w:szCs w:val="24"/>
        </w:rPr>
        <w:t xml:space="preserve"> </w:t>
      </w:r>
      <w:r w:rsidRPr="00287001">
        <w:rPr>
          <w:rFonts w:ascii="Times New Roman" w:eastAsia="Times New Roman" w:hAnsi="Times New Roman" w:cs="Times New Roman"/>
          <w:sz w:val="24"/>
          <w:szCs w:val="24"/>
        </w:rPr>
        <w:t xml:space="preserve">untuk    </w:t>
      </w:r>
      <w:r w:rsidRPr="00287001">
        <w:rPr>
          <w:rFonts w:ascii="Times New Roman" w:eastAsia="Times New Roman" w:hAnsi="Times New Roman" w:cs="Times New Roman"/>
          <w:spacing w:val="53"/>
          <w:sz w:val="24"/>
          <w:szCs w:val="24"/>
        </w:rPr>
        <w:t xml:space="preserve"> </w:t>
      </w:r>
      <w:r w:rsidRPr="00287001">
        <w:rPr>
          <w:rFonts w:ascii="Times New Roman" w:eastAsia="Times New Roman" w:hAnsi="Times New Roman" w:cs="Times New Roman"/>
          <w:sz w:val="24"/>
          <w:szCs w:val="24"/>
        </w:rPr>
        <w:t>m</w:t>
      </w:r>
      <w:r w:rsidRPr="00287001">
        <w:rPr>
          <w:rFonts w:ascii="Times New Roman" w:eastAsia="Times New Roman" w:hAnsi="Times New Roman" w:cs="Times New Roman"/>
          <w:spacing w:val="2"/>
          <w:sz w:val="24"/>
          <w:szCs w:val="24"/>
        </w:rPr>
        <w:t>e</w:t>
      </w:r>
      <w:r w:rsidRPr="00287001">
        <w:rPr>
          <w:rFonts w:ascii="Times New Roman" w:eastAsia="Times New Roman" w:hAnsi="Times New Roman" w:cs="Times New Roman"/>
          <w:sz w:val="24"/>
          <w:szCs w:val="24"/>
        </w:rPr>
        <w:t>mu</w:t>
      </w:r>
      <w:r w:rsidRPr="00287001">
        <w:rPr>
          <w:rFonts w:ascii="Times New Roman" w:eastAsia="Times New Roman" w:hAnsi="Times New Roman" w:cs="Times New Roman"/>
          <w:spacing w:val="1"/>
          <w:sz w:val="24"/>
          <w:szCs w:val="24"/>
        </w:rPr>
        <w:t>l</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58"/>
          <w:sz w:val="24"/>
          <w:szCs w:val="24"/>
        </w:rPr>
        <w:t xml:space="preserve"> </w:t>
      </w:r>
      <w:proofErr w:type="gramStart"/>
      <w:r w:rsidRPr="00287001">
        <w:rPr>
          <w:rFonts w:ascii="Times New Roman" w:eastAsia="Times New Roman" w:hAnsi="Times New Roman" w:cs="Times New Roman"/>
          <w:sz w:val="24"/>
          <w:szCs w:val="24"/>
        </w:rPr>
        <w:t>men</w:t>
      </w:r>
      <w:r w:rsidRPr="00287001">
        <w:rPr>
          <w:rFonts w:ascii="Times New Roman" w:eastAsia="Times New Roman" w:hAnsi="Times New Roman" w:cs="Times New Roman"/>
          <w:spacing w:val="-3"/>
          <w:sz w:val="24"/>
          <w:szCs w:val="24"/>
        </w:rPr>
        <w:t>g</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w:t>
      </w:r>
      <w:r w:rsidRPr="00287001">
        <w:rPr>
          <w:rFonts w:ascii="Times New Roman" w:eastAsia="Times New Roman" w:hAnsi="Times New Roman" w:cs="Times New Roman"/>
          <w:spacing w:val="3"/>
          <w:sz w:val="24"/>
          <w:szCs w:val="24"/>
        </w:rPr>
        <w:t>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n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pl</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si</w:t>
      </w:r>
      <w:proofErr w:type="gramEnd"/>
      <w:r w:rsidRPr="00287001">
        <w:rPr>
          <w:rFonts w:ascii="Times New Roman" w:eastAsia="Times New Roman" w:hAnsi="Times New Roman" w:cs="Times New Roman"/>
          <w:spacing w:val="58"/>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da</w:t>
      </w:r>
      <w:r w:rsidRPr="00287001">
        <w:rPr>
          <w:rFonts w:ascii="Times New Roman" w:eastAsia="Times New Roman" w:hAnsi="Times New Roman" w:cs="Times New Roman"/>
          <w:spacing w:val="56"/>
          <w:sz w:val="24"/>
          <w:szCs w:val="24"/>
        </w:rPr>
        <w:t xml:space="preserve"> </w:t>
      </w:r>
      <w:r w:rsidRPr="00287001">
        <w:rPr>
          <w:rFonts w:ascii="Times New Roman" w:eastAsia="Times New Roman" w:hAnsi="Times New Roman" w:cs="Times New Roman"/>
          <w:sz w:val="24"/>
          <w:szCs w:val="24"/>
        </w:rPr>
        <w:t>platf</w:t>
      </w:r>
      <w:r w:rsidRPr="00287001">
        <w:rPr>
          <w:rFonts w:ascii="Times New Roman" w:eastAsia="Times New Roman" w:hAnsi="Times New Roman" w:cs="Times New Roman"/>
          <w:spacing w:val="-1"/>
          <w:sz w:val="24"/>
          <w:szCs w:val="24"/>
        </w:rPr>
        <w:t>o</w:t>
      </w:r>
      <w:r w:rsidRPr="00287001">
        <w:rPr>
          <w:rFonts w:ascii="Times New Roman" w:eastAsia="Times New Roman" w:hAnsi="Times New Roman" w:cs="Times New Roman"/>
          <w:sz w:val="24"/>
          <w:szCs w:val="24"/>
        </w:rPr>
        <w:t>rm  And</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oid meng</w:t>
      </w:r>
      <w:r w:rsidRPr="00287001">
        <w:rPr>
          <w:rFonts w:ascii="Times New Roman" w:eastAsia="Times New Roman" w:hAnsi="Times New Roman" w:cs="Times New Roman"/>
          <w:spacing w:val="-3"/>
          <w:sz w:val="24"/>
          <w:szCs w:val="24"/>
        </w:rPr>
        <w:t>g</w:t>
      </w:r>
      <w:r w:rsidRPr="00287001">
        <w:rPr>
          <w:rFonts w:ascii="Times New Roman" w:eastAsia="Times New Roman" w:hAnsi="Times New Roman" w:cs="Times New Roman"/>
          <w:sz w:val="24"/>
          <w:szCs w:val="24"/>
        </w:rPr>
        <w:t>u</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h</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sa</w:t>
      </w:r>
      <w:r w:rsidRPr="00287001">
        <w:rPr>
          <w:rFonts w:ascii="Times New Roman" w:eastAsia="Times New Roman" w:hAnsi="Times New Roman" w:cs="Times New Roman"/>
          <w:spacing w:val="4"/>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mrog</w:t>
      </w:r>
      <w:r w:rsidRPr="00287001">
        <w:rPr>
          <w:rFonts w:ascii="Times New Roman" w:eastAsia="Times New Roman" w:hAnsi="Times New Roman" w:cs="Times New Roman"/>
          <w:spacing w:val="-1"/>
          <w:sz w:val="24"/>
          <w:szCs w:val="24"/>
        </w:rPr>
        <w:t>ra</w:t>
      </w:r>
      <w:r w:rsidRPr="00287001">
        <w:rPr>
          <w:rFonts w:ascii="Times New Roman" w:eastAsia="Times New Roman" w:hAnsi="Times New Roman" w:cs="Times New Roman"/>
          <w:sz w:val="24"/>
          <w:szCs w:val="24"/>
        </w:rPr>
        <w:t>man</w:t>
      </w:r>
      <w:r w:rsidRPr="00287001">
        <w:rPr>
          <w:rFonts w:ascii="Times New Roman" w:eastAsia="Times New Roman" w:hAnsi="Times New Roman" w:cs="Times New Roman"/>
          <w:spacing w:val="2"/>
          <w:sz w:val="24"/>
          <w:szCs w:val="24"/>
        </w:rPr>
        <w:t xml:space="preserve"> J</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va</w:t>
      </w:r>
      <w:r w:rsidRPr="00287001">
        <w:rPr>
          <w:rFonts w:ascii="Times New Roman" w:eastAsia="Times New Roman" w:hAnsi="Times New Roman" w:cs="Times New Roman"/>
          <w:spacing w:val="4"/>
          <w:sz w:val="24"/>
          <w:szCs w:val="24"/>
        </w:rPr>
        <w:t xml:space="preserve"> </w:t>
      </w:r>
      <w:r w:rsidRPr="00287001">
        <w:rPr>
          <w:rFonts w:ascii="Times New Roman" w:eastAsia="Times New Roman" w:hAnsi="Times New Roman" w:cs="Times New Roman"/>
          <w:spacing w:val="-1"/>
          <w:sz w:val="24"/>
          <w:szCs w:val="24"/>
        </w:rPr>
        <w:t>(</w:t>
      </w:r>
      <w:r w:rsidRPr="00287001">
        <w:rPr>
          <w:rFonts w:ascii="Times New Roman" w:eastAsia="Times New Roman" w:hAnsi="Times New Roman" w:cs="Times New Roman"/>
          <w:spacing w:val="2"/>
          <w:sz w:val="24"/>
          <w:szCs w:val="24"/>
        </w:rPr>
        <w:t>H</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rni</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Kusn</w:t>
      </w:r>
      <w:r w:rsidRPr="00287001">
        <w:rPr>
          <w:rFonts w:ascii="Times New Roman" w:eastAsia="Times New Roman" w:hAnsi="Times New Roman" w:cs="Times New Roman"/>
          <w:spacing w:val="2"/>
          <w:sz w:val="24"/>
          <w:szCs w:val="24"/>
        </w:rPr>
        <w:t>i</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Ni</w:t>
      </w:r>
      <w:r w:rsidRPr="00287001">
        <w:rPr>
          <w:rFonts w:ascii="Times New Roman" w:eastAsia="Times New Roman" w:hAnsi="Times New Roman" w:cs="Times New Roman"/>
          <w:spacing w:val="-1"/>
          <w:sz w:val="24"/>
          <w:szCs w:val="24"/>
        </w:rPr>
        <w:t>c</w:t>
      </w:r>
      <w:r w:rsidRPr="00287001">
        <w:rPr>
          <w:rFonts w:ascii="Times New Roman" w:eastAsia="Times New Roman" w:hAnsi="Times New Roman" w:cs="Times New Roman"/>
          <w:spacing w:val="5"/>
          <w:sz w:val="24"/>
          <w:szCs w:val="24"/>
        </w:rPr>
        <w:t>k</w:t>
      </w:r>
      <w:r w:rsidRPr="00287001">
        <w:rPr>
          <w:rFonts w:ascii="Times New Roman" w:eastAsia="Times New Roman" w:hAnsi="Times New Roman" w:cs="Times New Roman"/>
          <w:sz w:val="24"/>
          <w:szCs w:val="24"/>
        </w:rPr>
        <w:t xml:space="preserve">y </w:t>
      </w:r>
      <w:r w:rsidRPr="00287001">
        <w:rPr>
          <w:rFonts w:ascii="Times New Roman" w:eastAsia="Times New Roman" w:hAnsi="Times New Roman" w:cs="Times New Roman"/>
          <w:spacing w:val="1"/>
          <w:sz w:val="24"/>
          <w:szCs w:val="24"/>
        </w:rPr>
        <w:t>S</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putra </w:t>
      </w:r>
      <w:r w:rsidRPr="00287001">
        <w:rPr>
          <w:rFonts w:ascii="Times New Roman" w:eastAsia="Times New Roman" w:hAnsi="Times New Roman" w:cs="Times New Roman"/>
          <w:spacing w:val="1"/>
          <w:sz w:val="24"/>
          <w:szCs w:val="24"/>
        </w:rPr>
        <w:t>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ondian</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pacing w:val="1"/>
          <w:sz w:val="24"/>
          <w:szCs w:val="24"/>
        </w:rPr>
        <w:t>S</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1"/>
          <w:sz w:val="24"/>
          <w:szCs w:val="24"/>
        </w:rPr>
        <w:t>t</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ngg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2016</w:t>
      </w:r>
      <w:r w:rsidRPr="00287001">
        <w:rPr>
          <w:rFonts w:ascii="Times New Roman" w:eastAsia="Times New Roman" w:hAnsi="Times New Roman" w:cs="Times New Roman"/>
          <w:spacing w:val="-1"/>
          <w:sz w:val="24"/>
          <w:szCs w:val="24"/>
        </w:rPr>
        <w:t>)</w:t>
      </w:r>
      <w:r w:rsidRPr="00287001">
        <w:rPr>
          <w:rFonts w:ascii="Times New Roman" w:eastAsia="Times New Roman" w:hAnsi="Times New Roman" w:cs="Times New Roman"/>
          <w:sz w:val="24"/>
          <w:szCs w:val="24"/>
        </w:rPr>
        <w:t>.</w:t>
      </w:r>
      <w:r w:rsidRPr="00287001">
        <w:rPr>
          <w:rFonts w:ascii="Times New Roman" w:eastAsia="Times New Roman" w:hAnsi="Times New Roman" w:cs="Times New Roman"/>
          <w:spacing w:val="13"/>
          <w:sz w:val="24"/>
          <w:szCs w:val="24"/>
        </w:rPr>
        <w:t xml:space="preserve"> </w:t>
      </w:r>
      <w:r w:rsidRPr="00287001">
        <w:rPr>
          <w:rFonts w:ascii="Times New Roman" w:eastAsia="Times New Roman" w:hAnsi="Times New Roman" w:cs="Times New Roman"/>
          <w:sz w:val="24"/>
          <w:szCs w:val="24"/>
        </w:rPr>
        <w:t>And</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oid</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memb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ri</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ki</w:t>
      </w:r>
      <w:r w:rsidRPr="00287001">
        <w:rPr>
          <w:rFonts w:ascii="Times New Roman" w:eastAsia="Times New Roman" w:hAnsi="Times New Roman" w:cs="Times New Roman"/>
          <w:spacing w:val="1"/>
          <w:sz w:val="24"/>
          <w:szCs w:val="24"/>
        </w:rPr>
        <w:t>t</w:t>
      </w:r>
      <w:r w:rsidRPr="00287001">
        <w:rPr>
          <w:rFonts w:ascii="Times New Roman" w:eastAsia="Times New Roman" w:hAnsi="Times New Roman" w:cs="Times New Roman"/>
          <w:sz w:val="24"/>
          <w:szCs w:val="24"/>
        </w:rPr>
        <w:t>a k</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2"/>
          <w:sz w:val="24"/>
          <w:szCs w:val="24"/>
        </w:rPr>
        <w:t>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mpat</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untuk</w:t>
      </w:r>
      <w:r w:rsidRPr="00287001">
        <w:rPr>
          <w:rFonts w:ascii="Times New Roman" w:eastAsia="Times New Roman" w:hAnsi="Times New Roman" w:cs="Times New Roman"/>
          <w:spacing w:val="6"/>
          <w:sz w:val="24"/>
          <w:szCs w:val="24"/>
        </w:rPr>
        <w:t xml:space="preserve"> </w:t>
      </w:r>
      <w:r w:rsidRPr="00287001">
        <w:rPr>
          <w:rFonts w:ascii="Times New Roman" w:eastAsia="Times New Roman" w:hAnsi="Times New Roman" w:cs="Times New Roman"/>
          <w:sz w:val="24"/>
          <w:szCs w:val="24"/>
        </w:rPr>
        <w:t>membu</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t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pl</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si</w:t>
      </w:r>
      <w:r w:rsidRPr="00287001">
        <w:rPr>
          <w:rFonts w:ascii="Times New Roman" w:eastAsia="Times New Roman" w:hAnsi="Times New Roman" w:cs="Times New Roman"/>
          <w:spacing w:val="5"/>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 ki</w:t>
      </w:r>
      <w:r w:rsidRPr="00287001">
        <w:rPr>
          <w:rFonts w:ascii="Times New Roman" w:eastAsia="Times New Roman" w:hAnsi="Times New Roman" w:cs="Times New Roman"/>
          <w:spacing w:val="1"/>
          <w:sz w:val="24"/>
          <w:szCs w:val="24"/>
        </w:rPr>
        <w:t>t</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butuhkan</w:t>
      </w:r>
      <w:r w:rsidRPr="00287001">
        <w:rPr>
          <w:rFonts w:ascii="Times New Roman" w:eastAsia="Times New Roman" w:hAnsi="Times New Roman" w:cs="Times New Roman"/>
          <w:spacing w:val="4"/>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 buk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4"/>
          <w:sz w:val="24"/>
          <w:szCs w:val="24"/>
        </w:rPr>
        <w:t xml:space="preserve"> m</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rup</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pl</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si</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w</w:t>
      </w:r>
      <w:r w:rsidRPr="00287001">
        <w:rPr>
          <w:rFonts w:ascii="Times New Roman" w:eastAsia="Times New Roman" w:hAnsi="Times New Roman" w:cs="Times New Roman"/>
          <w:spacing w:val="-1"/>
          <w:sz w:val="24"/>
          <w:szCs w:val="24"/>
        </w:rPr>
        <w:t>aa</w:t>
      </w:r>
      <w:r w:rsidRPr="00287001">
        <w:rPr>
          <w:rFonts w:ascii="Times New Roman" w:eastAsia="Times New Roman" w:hAnsi="Times New Roman" w:cs="Times New Roman"/>
          <w:sz w:val="24"/>
          <w:szCs w:val="24"/>
        </w:rPr>
        <w:t xml:space="preserve">n </w:t>
      </w:r>
      <w:r w:rsidRPr="00287001">
        <w:rPr>
          <w:rFonts w:ascii="Times New Roman" w:eastAsia="Times New Roman" w:hAnsi="Times New Roman" w:cs="Times New Roman"/>
          <w:i/>
          <w:sz w:val="24"/>
          <w:szCs w:val="24"/>
        </w:rPr>
        <w:t>Handphon</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/Smartphon</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w:t>
      </w:r>
      <w:r w:rsidRPr="00287001">
        <w:rPr>
          <w:rFonts w:ascii="Times New Roman" w:eastAsia="Times New Roman" w:hAnsi="Times New Roman" w:cs="Times New Roman"/>
          <w:i/>
          <w:spacing w:val="3"/>
          <w:sz w:val="24"/>
          <w:szCs w:val="24"/>
        </w:rPr>
        <w:t xml:space="preserve"> </w:t>
      </w:r>
      <w:r w:rsidRPr="00287001">
        <w:rPr>
          <w:rFonts w:ascii="Times New Roman" w:eastAsia="Times New Roman" w:hAnsi="Times New Roman" w:cs="Times New Roman"/>
          <w:spacing w:val="-2"/>
          <w:sz w:val="24"/>
          <w:szCs w:val="24"/>
        </w:rPr>
        <w:t>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pacing w:val="2"/>
          <w:sz w:val="24"/>
          <w:szCs w:val="24"/>
        </w:rPr>
        <w:t>p</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1"/>
          <w:sz w:val="24"/>
          <w:szCs w:val="24"/>
        </w:rPr>
        <w:t xml:space="preserve"> f</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1"/>
          <w:sz w:val="24"/>
          <w:szCs w:val="24"/>
        </w:rPr>
        <w:t>t</w:t>
      </w:r>
      <w:r w:rsidRPr="00287001">
        <w:rPr>
          <w:rFonts w:ascii="Times New Roman" w:eastAsia="Times New Roman" w:hAnsi="Times New Roman" w:cs="Times New Roman"/>
          <w:sz w:val="24"/>
          <w:szCs w:val="24"/>
        </w:rPr>
        <w:t>ur</w:t>
      </w:r>
      <w:r w:rsidRPr="00287001">
        <w:rPr>
          <w:rFonts w:ascii="Times New Roman" w:eastAsia="Times New Roman" w:hAnsi="Times New Roman" w:cs="Times New Roman"/>
          <w:spacing w:val="-1"/>
          <w:sz w:val="24"/>
          <w:szCs w:val="24"/>
        </w:rPr>
        <w:t>-</w:t>
      </w:r>
      <w:r w:rsidRPr="00287001">
        <w:rPr>
          <w:rFonts w:ascii="Times New Roman" w:eastAsia="Times New Roman" w:hAnsi="Times New Roman" w:cs="Times New Roman"/>
          <w:sz w:val="24"/>
          <w:szCs w:val="24"/>
        </w:rPr>
        <w:t xml:space="preserve">fitur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d</w:t>
      </w:r>
      <w:r w:rsidRPr="00287001">
        <w:rPr>
          <w:rFonts w:ascii="Times New Roman" w:eastAsia="Times New Roman" w:hAnsi="Times New Roman" w:cs="Times New Roman"/>
          <w:sz w:val="24"/>
          <w:szCs w:val="24"/>
        </w:rPr>
        <w:t>roid</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 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l</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ng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2"/>
          <w:sz w:val="24"/>
          <w:szCs w:val="24"/>
        </w:rPr>
        <w:t>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nt</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 xml:space="preserve">ng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005F3046">
        <w:rPr>
          <w:rFonts w:ascii="Times New Roman" w:eastAsia="Times New Roman" w:hAnsi="Times New Roman" w:cs="Times New Roman"/>
          <w:sz w:val="24"/>
          <w:szCs w:val="24"/>
        </w:rPr>
        <w:t>lah:</w:t>
      </w:r>
    </w:p>
    <w:p w:rsidR="00287001" w:rsidRPr="00E94015" w:rsidRDefault="00287001" w:rsidP="00E94015">
      <w:pPr>
        <w:pStyle w:val="ListParagraph"/>
        <w:numPr>
          <w:ilvl w:val="0"/>
          <w:numId w:val="19"/>
        </w:numPr>
        <w:spacing w:before="29" w:after="0" w:line="240" w:lineRule="auto"/>
        <w:ind w:left="1440" w:right="120" w:hanging="720"/>
        <w:jc w:val="both"/>
        <w:rPr>
          <w:rFonts w:ascii="Times New Roman" w:eastAsia="Times New Roman" w:hAnsi="Times New Roman" w:cs="Times New Roman"/>
          <w:sz w:val="24"/>
          <w:szCs w:val="24"/>
        </w:rPr>
      </w:pPr>
      <w:r w:rsidRPr="00E94015">
        <w:rPr>
          <w:rFonts w:ascii="Times New Roman" w:eastAsia="Times New Roman" w:hAnsi="Times New Roman" w:cs="Times New Roman"/>
          <w:i/>
          <w:sz w:val="24"/>
          <w:szCs w:val="24"/>
        </w:rPr>
        <w:t>Fram</w:t>
      </w:r>
      <w:r w:rsidRPr="00E94015">
        <w:rPr>
          <w:rFonts w:ascii="Times New Roman" w:eastAsia="Times New Roman" w:hAnsi="Times New Roman" w:cs="Times New Roman"/>
          <w:i/>
          <w:spacing w:val="-1"/>
          <w:sz w:val="24"/>
          <w:szCs w:val="24"/>
        </w:rPr>
        <w:t>e</w:t>
      </w:r>
      <w:r w:rsidRPr="00E94015">
        <w:rPr>
          <w:rFonts w:ascii="Times New Roman" w:eastAsia="Times New Roman" w:hAnsi="Times New Roman" w:cs="Times New Roman"/>
          <w:i/>
          <w:sz w:val="24"/>
          <w:szCs w:val="24"/>
        </w:rPr>
        <w:t xml:space="preserve">work </w:t>
      </w:r>
      <w:r w:rsidRPr="00E94015">
        <w:rPr>
          <w:rFonts w:ascii="Times New Roman" w:eastAsia="Times New Roman" w:hAnsi="Times New Roman" w:cs="Times New Roman"/>
          <w:sz w:val="24"/>
          <w:szCs w:val="24"/>
        </w:rPr>
        <w:t>Aplikasi</w:t>
      </w:r>
      <w:r w:rsidRPr="00E94015">
        <w:rPr>
          <w:rFonts w:ascii="Times New Roman" w:eastAsia="Times New Roman" w:hAnsi="Times New Roman" w:cs="Times New Roman"/>
          <w:spacing w:val="5"/>
          <w:sz w:val="24"/>
          <w:szCs w:val="24"/>
        </w:rPr>
        <w:t xml:space="preserve"> </w:t>
      </w:r>
      <w:r w:rsidRPr="00E94015">
        <w:rPr>
          <w:rFonts w:ascii="Times New Roman" w:eastAsia="Times New Roman" w:hAnsi="Times New Roman" w:cs="Times New Roman"/>
          <w:spacing w:val="-5"/>
          <w:sz w:val="24"/>
          <w:szCs w:val="24"/>
        </w:rPr>
        <w:t>y</w:t>
      </w:r>
      <w:r w:rsidRPr="00E94015">
        <w:rPr>
          <w:rFonts w:ascii="Times New Roman" w:eastAsia="Times New Roman" w:hAnsi="Times New Roman" w:cs="Times New Roman"/>
          <w:spacing w:val="-1"/>
          <w:sz w:val="24"/>
          <w:szCs w:val="24"/>
        </w:rPr>
        <w:t>a</w:t>
      </w:r>
      <w:r w:rsidRPr="00E94015">
        <w:rPr>
          <w:rFonts w:ascii="Times New Roman" w:eastAsia="Times New Roman" w:hAnsi="Times New Roman" w:cs="Times New Roman"/>
          <w:spacing w:val="2"/>
          <w:sz w:val="24"/>
          <w:szCs w:val="24"/>
        </w:rPr>
        <w:t>n</w:t>
      </w:r>
      <w:r w:rsidRPr="00E94015">
        <w:rPr>
          <w:rFonts w:ascii="Times New Roman" w:eastAsia="Times New Roman" w:hAnsi="Times New Roman" w:cs="Times New Roman"/>
          <w:sz w:val="24"/>
          <w:szCs w:val="24"/>
        </w:rPr>
        <w:t>g</w:t>
      </w:r>
      <w:r w:rsidRPr="00E94015">
        <w:rPr>
          <w:rFonts w:ascii="Times New Roman" w:eastAsia="Times New Roman" w:hAnsi="Times New Roman" w:cs="Times New Roman"/>
          <w:spacing w:val="-2"/>
          <w:sz w:val="24"/>
          <w:szCs w:val="24"/>
        </w:rPr>
        <w:t xml:space="preserve"> </w:t>
      </w:r>
      <w:r w:rsidRPr="00E94015">
        <w:rPr>
          <w:rFonts w:ascii="Times New Roman" w:eastAsia="Times New Roman" w:hAnsi="Times New Roman" w:cs="Times New Roman"/>
          <w:sz w:val="24"/>
          <w:szCs w:val="24"/>
        </w:rPr>
        <w:t>menduku</w:t>
      </w:r>
      <w:r w:rsidRPr="00E94015">
        <w:rPr>
          <w:rFonts w:ascii="Times New Roman" w:eastAsia="Times New Roman" w:hAnsi="Times New Roman" w:cs="Times New Roman"/>
          <w:spacing w:val="2"/>
          <w:sz w:val="24"/>
          <w:szCs w:val="24"/>
        </w:rPr>
        <w:t>n</w:t>
      </w:r>
      <w:r w:rsidRPr="00E94015">
        <w:rPr>
          <w:rFonts w:ascii="Times New Roman" w:eastAsia="Times New Roman" w:hAnsi="Times New Roman" w:cs="Times New Roman"/>
          <w:sz w:val="24"/>
          <w:szCs w:val="24"/>
        </w:rPr>
        <w:t>g</w:t>
      </w:r>
      <w:r w:rsidRPr="00E94015">
        <w:rPr>
          <w:rFonts w:ascii="Times New Roman" w:eastAsia="Times New Roman" w:hAnsi="Times New Roman" w:cs="Times New Roman"/>
          <w:spacing w:val="-2"/>
          <w:sz w:val="24"/>
          <w:szCs w:val="24"/>
        </w:rPr>
        <w:t xml:space="preserve"> </w:t>
      </w:r>
      <w:r w:rsidRPr="00E94015">
        <w:rPr>
          <w:rFonts w:ascii="Times New Roman" w:eastAsia="Times New Roman" w:hAnsi="Times New Roman" w:cs="Times New Roman"/>
          <w:spacing w:val="2"/>
          <w:sz w:val="24"/>
          <w:szCs w:val="24"/>
        </w:rPr>
        <w:t>p</w:t>
      </w:r>
      <w:r w:rsidRPr="00E94015">
        <w:rPr>
          <w:rFonts w:ascii="Times New Roman" w:eastAsia="Times New Roman" w:hAnsi="Times New Roman" w:cs="Times New Roman"/>
          <w:spacing w:val="-1"/>
          <w:sz w:val="24"/>
          <w:szCs w:val="24"/>
        </w:rPr>
        <w:t>e</w:t>
      </w:r>
      <w:r w:rsidRPr="00E94015">
        <w:rPr>
          <w:rFonts w:ascii="Times New Roman" w:eastAsia="Times New Roman" w:hAnsi="Times New Roman" w:cs="Times New Roman"/>
          <w:spacing w:val="2"/>
          <w:sz w:val="24"/>
          <w:szCs w:val="24"/>
        </w:rPr>
        <w:t>n</w:t>
      </w:r>
      <w:r w:rsidRPr="00E94015">
        <w:rPr>
          <w:rFonts w:ascii="Times New Roman" w:eastAsia="Times New Roman" w:hAnsi="Times New Roman" w:cs="Times New Roman"/>
          <w:sz w:val="24"/>
          <w:szCs w:val="24"/>
        </w:rPr>
        <w:t>g</w:t>
      </w:r>
      <w:r w:rsidRPr="00E94015">
        <w:rPr>
          <w:rFonts w:ascii="Times New Roman" w:eastAsia="Times New Roman" w:hAnsi="Times New Roman" w:cs="Times New Roman"/>
          <w:spacing w:val="-2"/>
          <w:sz w:val="24"/>
          <w:szCs w:val="24"/>
        </w:rPr>
        <w:t>g</w:t>
      </w:r>
      <w:r w:rsidRPr="00E94015">
        <w:rPr>
          <w:rFonts w:ascii="Times New Roman" w:eastAsia="Times New Roman" w:hAnsi="Times New Roman" w:cs="Times New Roman"/>
          <w:spacing w:val="-1"/>
          <w:sz w:val="24"/>
          <w:szCs w:val="24"/>
        </w:rPr>
        <w:t>a</w:t>
      </w:r>
      <w:r w:rsidRPr="00E94015">
        <w:rPr>
          <w:rFonts w:ascii="Times New Roman" w:eastAsia="Times New Roman" w:hAnsi="Times New Roman" w:cs="Times New Roman"/>
          <w:sz w:val="24"/>
          <w:szCs w:val="24"/>
        </w:rPr>
        <w:t>nt</w:t>
      </w:r>
      <w:r w:rsidRPr="00E94015">
        <w:rPr>
          <w:rFonts w:ascii="Times New Roman" w:eastAsia="Times New Roman" w:hAnsi="Times New Roman" w:cs="Times New Roman"/>
          <w:spacing w:val="1"/>
          <w:sz w:val="24"/>
          <w:szCs w:val="24"/>
        </w:rPr>
        <w:t>ia</w:t>
      </w:r>
      <w:r w:rsidR="00E94015" w:rsidRPr="00E94015">
        <w:rPr>
          <w:rFonts w:ascii="Times New Roman" w:eastAsia="Times New Roman" w:hAnsi="Times New Roman" w:cs="Times New Roman"/>
          <w:sz w:val="24"/>
          <w:szCs w:val="24"/>
        </w:rPr>
        <w:t xml:space="preserve">n komponen </w:t>
      </w:r>
      <w:r w:rsidRPr="00E94015">
        <w:rPr>
          <w:rFonts w:ascii="Times New Roman" w:eastAsia="Times New Roman" w:hAnsi="Times New Roman" w:cs="Times New Roman"/>
          <w:sz w:val="24"/>
          <w:szCs w:val="24"/>
        </w:rPr>
        <w:t>d</w:t>
      </w:r>
      <w:r w:rsidRPr="00E94015">
        <w:rPr>
          <w:rFonts w:ascii="Times New Roman" w:eastAsia="Times New Roman" w:hAnsi="Times New Roman" w:cs="Times New Roman"/>
          <w:spacing w:val="-1"/>
          <w:sz w:val="24"/>
          <w:szCs w:val="24"/>
        </w:rPr>
        <w:t>a</w:t>
      </w:r>
      <w:r w:rsidRPr="00E94015">
        <w:rPr>
          <w:rFonts w:ascii="Times New Roman" w:eastAsia="Times New Roman" w:hAnsi="Times New Roman" w:cs="Times New Roman"/>
          <w:sz w:val="24"/>
          <w:szCs w:val="24"/>
        </w:rPr>
        <w:t>n</w:t>
      </w:r>
      <w:r w:rsidR="00E94015" w:rsidRPr="00E94015">
        <w:rPr>
          <w:rFonts w:ascii="Times New Roman" w:eastAsia="Times New Roman" w:hAnsi="Times New Roman" w:cs="Times New Roman"/>
          <w:sz w:val="24"/>
          <w:szCs w:val="24"/>
        </w:rPr>
        <w:t xml:space="preserve"> </w:t>
      </w:r>
      <w:r w:rsidRPr="00E94015">
        <w:rPr>
          <w:rFonts w:ascii="Times New Roman" w:eastAsia="Times New Roman" w:hAnsi="Times New Roman" w:cs="Times New Roman"/>
          <w:i/>
          <w:sz w:val="24"/>
          <w:szCs w:val="24"/>
        </w:rPr>
        <w:t>r</w:t>
      </w:r>
      <w:r w:rsidRPr="00E94015">
        <w:rPr>
          <w:rFonts w:ascii="Times New Roman" w:eastAsia="Times New Roman" w:hAnsi="Times New Roman" w:cs="Times New Roman"/>
          <w:i/>
          <w:spacing w:val="-1"/>
          <w:sz w:val="24"/>
          <w:szCs w:val="24"/>
        </w:rPr>
        <w:t>e</w:t>
      </w:r>
      <w:r w:rsidRPr="00E94015">
        <w:rPr>
          <w:rFonts w:ascii="Times New Roman" w:eastAsia="Times New Roman" w:hAnsi="Times New Roman" w:cs="Times New Roman"/>
          <w:i/>
          <w:sz w:val="24"/>
          <w:szCs w:val="24"/>
        </w:rPr>
        <w:t>usabl</w:t>
      </w:r>
      <w:r w:rsidRPr="00E94015">
        <w:rPr>
          <w:rFonts w:ascii="Times New Roman" w:eastAsia="Times New Roman" w:hAnsi="Times New Roman" w:cs="Times New Roman"/>
          <w:i/>
          <w:spacing w:val="-1"/>
          <w:sz w:val="24"/>
          <w:szCs w:val="24"/>
        </w:rPr>
        <w:t>e</w:t>
      </w:r>
      <w:r w:rsidRPr="00E94015">
        <w:rPr>
          <w:rFonts w:ascii="Times New Roman" w:eastAsia="Times New Roman" w:hAnsi="Times New Roman" w:cs="Times New Roman"/>
          <w:i/>
          <w:sz w:val="24"/>
          <w:szCs w:val="24"/>
        </w:rPr>
        <w:t>.</w:t>
      </w:r>
    </w:p>
    <w:p w:rsidR="00287001" w:rsidRPr="00287001" w:rsidRDefault="00287001" w:rsidP="00E94015">
      <w:pPr>
        <w:spacing w:before="6" w:after="0" w:line="200" w:lineRule="exact"/>
        <w:ind w:left="1440" w:right="120" w:hanging="720"/>
        <w:jc w:val="both"/>
        <w:rPr>
          <w:rFonts w:ascii="Times New Roman" w:eastAsia="Times New Roman" w:hAnsi="Times New Roman" w:cs="Times New Roman"/>
          <w:sz w:val="20"/>
          <w:szCs w:val="20"/>
        </w:rPr>
      </w:pPr>
    </w:p>
    <w:p w:rsidR="00287001" w:rsidRPr="00287001" w:rsidRDefault="00287001" w:rsidP="00E94015">
      <w:pPr>
        <w:spacing w:after="0" w:line="240" w:lineRule="auto"/>
        <w:ind w:left="1440" w:right="120" w:hanging="7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 xml:space="preserve">2.   </w:t>
      </w:r>
      <w:r w:rsidRPr="00287001">
        <w:rPr>
          <w:rFonts w:ascii="Times New Roman" w:eastAsia="Times New Roman" w:hAnsi="Times New Roman" w:cs="Times New Roman"/>
          <w:spacing w:val="5"/>
          <w:sz w:val="24"/>
          <w:szCs w:val="24"/>
        </w:rPr>
        <w:t xml:space="preserve"> </w:t>
      </w:r>
      <w:r w:rsidR="00E94015">
        <w:rPr>
          <w:rFonts w:ascii="Times New Roman" w:eastAsia="Times New Roman" w:hAnsi="Times New Roman" w:cs="Times New Roman"/>
          <w:spacing w:val="5"/>
          <w:sz w:val="24"/>
          <w:szCs w:val="24"/>
        </w:rPr>
        <w:tab/>
      </w:r>
      <w:r w:rsidRPr="00287001">
        <w:rPr>
          <w:rFonts w:ascii="Times New Roman" w:eastAsia="Times New Roman" w:hAnsi="Times New Roman" w:cs="Times New Roman"/>
          <w:sz w:val="24"/>
          <w:szCs w:val="24"/>
        </w:rPr>
        <w:t>Mesin</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i/>
          <w:sz w:val="24"/>
          <w:szCs w:val="24"/>
        </w:rPr>
        <w:t>Vir</w:t>
      </w:r>
      <w:r w:rsidRPr="00287001">
        <w:rPr>
          <w:rFonts w:ascii="Times New Roman" w:eastAsia="Times New Roman" w:hAnsi="Times New Roman" w:cs="Times New Roman"/>
          <w:i/>
          <w:spacing w:val="1"/>
          <w:sz w:val="24"/>
          <w:szCs w:val="24"/>
        </w:rPr>
        <w:t>t</w:t>
      </w:r>
      <w:r w:rsidRPr="00287001">
        <w:rPr>
          <w:rFonts w:ascii="Times New Roman" w:eastAsia="Times New Roman" w:hAnsi="Times New Roman" w:cs="Times New Roman"/>
          <w:i/>
          <w:sz w:val="24"/>
          <w:szCs w:val="24"/>
        </w:rPr>
        <w:t>ual Dalvik</w:t>
      </w:r>
      <w:r w:rsidRPr="00287001">
        <w:rPr>
          <w:rFonts w:ascii="Times New Roman" w:eastAsia="Times New Roman" w:hAnsi="Times New Roman" w:cs="Times New Roman"/>
          <w:i/>
          <w:spacing w:val="-1"/>
          <w:sz w:val="24"/>
          <w:szCs w:val="24"/>
        </w:rPr>
        <w:t xml:space="preserve"> </w:t>
      </w:r>
      <w:r w:rsidRPr="00287001">
        <w:rPr>
          <w:rFonts w:ascii="Times New Roman" w:eastAsia="Times New Roman" w:hAnsi="Times New Roman" w:cs="Times New Roman"/>
          <w:sz w:val="24"/>
          <w:szCs w:val="24"/>
        </w:rPr>
        <w:t>diop</w:t>
      </w:r>
      <w:r w:rsidRPr="00287001">
        <w:rPr>
          <w:rFonts w:ascii="Times New Roman" w:eastAsia="Times New Roman" w:hAnsi="Times New Roman" w:cs="Times New Roman"/>
          <w:spacing w:val="1"/>
          <w:sz w:val="24"/>
          <w:szCs w:val="24"/>
        </w:rPr>
        <w:t>t</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lkan untuk 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i/>
          <w:sz w:val="24"/>
          <w:szCs w:val="24"/>
        </w:rPr>
        <w:t>mobile</w:t>
      </w:r>
    </w:p>
    <w:p w:rsidR="00287001" w:rsidRPr="00287001" w:rsidRDefault="00287001" w:rsidP="00E94015">
      <w:pPr>
        <w:spacing w:before="4" w:after="0" w:line="200" w:lineRule="exact"/>
        <w:ind w:left="1440" w:right="120" w:hanging="720"/>
        <w:jc w:val="both"/>
        <w:rPr>
          <w:rFonts w:ascii="Times New Roman" w:eastAsia="Times New Roman" w:hAnsi="Times New Roman" w:cs="Times New Roman"/>
          <w:sz w:val="20"/>
          <w:szCs w:val="20"/>
        </w:rPr>
      </w:pPr>
    </w:p>
    <w:p w:rsidR="00287001" w:rsidRPr="00287001" w:rsidRDefault="00287001" w:rsidP="00E94015">
      <w:pPr>
        <w:spacing w:after="0" w:line="240" w:lineRule="auto"/>
        <w:ind w:left="1440" w:right="120" w:hanging="7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 xml:space="preserve">3.   </w:t>
      </w:r>
      <w:r w:rsidR="00E94015">
        <w:rPr>
          <w:rFonts w:ascii="Times New Roman" w:eastAsia="Times New Roman" w:hAnsi="Times New Roman" w:cs="Times New Roman"/>
          <w:sz w:val="24"/>
          <w:szCs w:val="24"/>
        </w:rPr>
        <w:tab/>
      </w:r>
      <w:r w:rsidRPr="00287001">
        <w:rPr>
          <w:rFonts w:ascii="Times New Roman" w:eastAsia="Times New Roman" w:hAnsi="Times New Roman" w:cs="Times New Roman"/>
          <w:spacing w:val="5"/>
          <w:sz w:val="24"/>
          <w:szCs w:val="24"/>
        </w:rPr>
        <w:t xml:space="preserve"> </w:t>
      </w:r>
      <w:r w:rsidRPr="00287001">
        <w:rPr>
          <w:rFonts w:ascii="Times New Roman" w:eastAsia="Times New Roman" w:hAnsi="Times New Roman" w:cs="Times New Roman"/>
          <w:i/>
          <w:sz w:val="24"/>
          <w:szCs w:val="24"/>
        </w:rPr>
        <w:t>Int</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grat</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d Brows</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r</w:t>
      </w:r>
      <w:r w:rsidRPr="00287001">
        <w:rPr>
          <w:rFonts w:ascii="Times New Roman" w:eastAsia="Times New Roman" w:hAnsi="Times New Roman" w:cs="Times New Roman"/>
          <w:i/>
          <w:spacing w:val="1"/>
          <w:sz w:val="24"/>
          <w:szCs w:val="24"/>
        </w:rPr>
        <w:t xml:space="preserve"> </w:t>
      </w:r>
      <w:r w:rsidRPr="00287001">
        <w:rPr>
          <w:rFonts w:ascii="Times New Roman" w:eastAsia="Times New Roman" w:hAnsi="Times New Roman" w:cs="Times New Roman"/>
          <w:sz w:val="24"/>
          <w:szCs w:val="24"/>
        </w:rPr>
        <w:t>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1"/>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rk</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ngine op</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n sou</w:t>
      </w:r>
      <w:r w:rsidRPr="00287001">
        <w:rPr>
          <w:rFonts w:ascii="Times New Roman" w:eastAsia="Times New Roman" w:hAnsi="Times New Roman" w:cs="Times New Roman"/>
          <w:i/>
          <w:spacing w:val="3"/>
          <w:sz w:val="24"/>
          <w:szCs w:val="24"/>
        </w:rPr>
        <w:t>r</w:t>
      </w:r>
      <w:r w:rsidRPr="00287001">
        <w:rPr>
          <w:rFonts w:ascii="Times New Roman" w:eastAsia="Times New Roman" w:hAnsi="Times New Roman" w:cs="Times New Roman"/>
          <w:i/>
          <w:spacing w:val="-1"/>
          <w:sz w:val="24"/>
          <w:szCs w:val="24"/>
        </w:rPr>
        <w:t>c</w:t>
      </w:r>
      <w:r w:rsidRPr="00287001">
        <w:rPr>
          <w:rFonts w:ascii="Times New Roman" w:eastAsia="Times New Roman" w:hAnsi="Times New Roman" w:cs="Times New Roman"/>
          <w:i/>
          <w:sz w:val="24"/>
          <w:szCs w:val="24"/>
        </w:rPr>
        <w:t xml:space="preserve">e </w:t>
      </w:r>
      <w:r w:rsidRPr="00287001">
        <w:rPr>
          <w:rFonts w:ascii="Times New Roman" w:eastAsia="Times New Roman" w:hAnsi="Times New Roman" w:cs="Times New Roman"/>
          <w:spacing w:val="1"/>
          <w:sz w:val="24"/>
          <w:szCs w:val="24"/>
        </w:rPr>
        <w:t>W</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bKit</w:t>
      </w:r>
    </w:p>
    <w:p w:rsidR="00287001" w:rsidRPr="00287001" w:rsidRDefault="00287001" w:rsidP="00E94015">
      <w:pPr>
        <w:spacing w:before="6" w:after="0" w:line="200" w:lineRule="exact"/>
        <w:ind w:left="1440" w:right="120" w:hanging="720"/>
        <w:jc w:val="both"/>
        <w:rPr>
          <w:rFonts w:ascii="Times New Roman" w:eastAsia="Times New Roman" w:hAnsi="Times New Roman" w:cs="Times New Roman"/>
          <w:sz w:val="20"/>
          <w:szCs w:val="20"/>
        </w:rPr>
      </w:pPr>
    </w:p>
    <w:p w:rsidR="00E94015" w:rsidRPr="00E94015" w:rsidRDefault="00287001" w:rsidP="00E94015">
      <w:pPr>
        <w:spacing w:after="0" w:line="240" w:lineRule="auto"/>
        <w:ind w:left="1440" w:right="120" w:hanging="720"/>
        <w:jc w:val="both"/>
        <w:rPr>
          <w:rFonts w:ascii="Times New Roman" w:eastAsia="Times New Roman" w:hAnsi="Times New Roman" w:cs="Times New Roman"/>
          <w:i/>
          <w:sz w:val="24"/>
          <w:szCs w:val="24"/>
        </w:rPr>
      </w:pPr>
      <w:r w:rsidRPr="00287001">
        <w:rPr>
          <w:rFonts w:ascii="Times New Roman" w:eastAsia="Times New Roman" w:hAnsi="Times New Roman" w:cs="Times New Roman"/>
          <w:sz w:val="24"/>
          <w:szCs w:val="24"/>
        </w:rPr>
        <w:t xml:space="preserve">4.   </w:t>
      </w:r>
      <w:r w:rsidRPr="00287001">
        <w:rPr>
          <w:rFonts w:ascii="Times New Roman" w:eastAsia="Times New Roman" w:hAnsi="Times New Roman" w:cs="Times New Roman"/>
          <w:spacing w:val="5"/>
          <w:sz w:val="24"/>
          <w:szCs w:val="24"/>
        </w:rPr>
        <w:t xml:space="preserve"> </w:t>
      </w:r>
      <w:r w:rsidR="00E94015">
        <w:rPr>
          <w:rFonts w:ascii="Times New Roman" w:eastAsia="Times New Roman" w:hAnsi="Times New Roman" w:cs="Times New Roman"/>
          <w:spacing w:val="5"/>
          <w:sz w:val="24"/>
          <w:szCs w:val="24"/>
        </w:rPr>
        <w:tab/>
      </w:r>
      <w:r w:rsidRPr="00287001">
        <w:rPr>
          <w:rFonts w:ascii="Times New Roman" w:eastAsia="Times New Roman" w:hAnsi="Times New Roman" w:cs="Times New Roman"/>
          <w:i/>
          <w:sz w:val="24"/>
          <w:szCs w:val="24"/>
        </w:rPr>
        <w:t>Grafis</w:t>
      </w:r>
      <w:r w:rsidRPr="00287001">
        <w:rPr>
          <w:rFonts w:ascii="Times New Roman" w:eastAsia="Times New Roman" w:hAnsi="Times New Roman" w:cs="Times New Roman"/>
          <w:i/>
          <w:spacing w:val="3"/>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diop</w:t>
      </w:r>
      <w:r w:rsidRPr="00287001">
        <w:rPr>
          <w:rFonts w:ascii="Times New Roman" w:eastAsia="Times New Roman" w:hAnsi="Times New Roman" w:cs="Times New Roman"/>
          <w:spacing w:val="1"/>
          <w:sz w:val="24"/>
          <w:szCs w:val="24"/>
        </w:rPr>
        <w:t>t</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lk</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n 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dudukung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o</w:t>
      </w:r>
      <w:r w:rsidRPr="00287001">
        <w:rPr>
          <w:rFonts w:ascii="Times New Roman" w:eastAsia="Times New Roman" w:hAnsi="Times New Roman" w:cs="Times New Roman"/>
          <w:spacing w:val="3"/>
          <w:sz w:val="24"/>
          <w:szCs w:val="24"/>
        </w:rPr>
        <w:t>l</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h</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l</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b</w:t>
      </w:r>
      <w:r w:rsidRPr="00287001">
        <w:rPr>
          <w:rFonts w:ascii="Times New Roman" w:eastAsia="Times New Roman" w:hAnsi="Times New Roman" w:cs="Times New Roman"/>
          <w:spacing w:val="-1"/>
          <w:sz w:val="24"/>
          <w:szCs w:val="24"/>
        </w:rPr>
        <w:t>ra</w:t>
      </w:r>
      <w:r w:rsidRPr="00287001">
        <w:rPr>
          <w:rFonts w:ascii="Times New Roman" w:eastAsia="Times New Roman" w:hAnsi="Times New Roman" w:cs="Times New Roman"/>
          <w:sz w:val="24"/>
          <w:szCs w:val="24"/>
        </w:rPr>
        <w:t>ri</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s</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2"/>
          <w:sz w:val="24"/>
          <w:szCs w:val="24"/>
        </w:rPr>
        <w:t>g</w:t>
      </w:r>
      <w:r w:rsidR="005F3046">
        <w:rPr>
          <w:rFonts w:ascii="Times New Roman" w:eastAsia="Times New Roman" w:hAnsi="Times New Roman" w:cs="Times New Roman"/>
          <w:sz w:val="24"/>
          <w:szCs w:val="24"/>
        </w:rPr>
        <w:t>rafis</w:t>
      </w:r>
      <w:r w:rsidR="00E94015">
        <w:rPr>
          <w:rFonts w:ascii="Times New Roman" w:eastAsia="Times New Roman" w:hAnsi="Times New Roman" w:cs="Times New Roman"/>
          <w:sz w:val="24"/>
          <w:szCs w:val="24"/>
        </w:rPr>
        <w:t xml:space="preserve"> </w:t>
      </w:r>
      <w:r w:rsidRPr="00287001">
        <w:rPr>
          <w:rFonts w:ascii="Times New Roman" w:eastAsia="Times New Roman" w:hAnsi="Times New Roman" w:cs="Times New Roman"/>
          <w:sz w:val="24"/>
          <w:szCs w:val="24"/>
        </w:rPr>
        <w:t>3D b</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rd</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pacing w:val="2"/>
          <w:sz w:val="24"/>
          <w:szCs w:val="24"/>
        </w:rPr>
        <w:t>s</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rk</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n s</w:t>
      </w:r>
      <w:r w:rsidRPr="00287001">
        <w:rPr>
          <w:rFonts w:ascii="Times New Roman" w:eastAsia="Times New Roman" w:hAnsi="Times New Roman" w:cs="Times New Roman"/>
          <w:spacing w:val="2"/>
          <w:sz w:val="24"/>
          <w:szCs w:val="24"/>
        </w:rPr>
        <w:t>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sifik</w:t>
      </w:r>
      <w:r w:rsidRPr="00287001">
        <w:rPr>
          <w:rFonts w:ascii="Times New Roman" w:eastAsia="Times New Roman" w:hAnsi="Times New Roman" w:cs="Times New Roman"/>
          <w:spacing w:val="2"/>
          <w:sz w:val="24"/>
          <w:szCs w:val="24"/>
        </w:rPr>
        <w:t>a</w:t>
      </w:r>
      <w:r w:rsidRPr="00287001">
        <w:rPr>
          <w:rFonts w:ascii="Times New Roman" w:eastAsia="Times New Roman" w:hAnsi="Times New Roman" w:cs="Times New Roman"/>
          <w:sz w:val="24"/>
          <w:szCs w:val="24"/>
        </w:rPr>
        <w:t>si</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i/>
          <w:sz w:val="24"/>
          <w:szCs w:val="24"/>
        </w:rPr>
        <w:t>op</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nglES 1,0(</w:t>
      </w:r>
      <w:r w:rsidRPr="00287001">
        <w:rPr>
          <w:rFonts w:ascii="Times New Roman" w:eastAsia="Times New Roman" w:hAnsi="Times New Roman" w:cs="Times New Roman"/>
          <w:i/>
          <w:spacing w:val="-1"/>
          <w:sz w:val="24"/>
          <w:szCs w:val="24"/>
        </w:rPr>
        <w:t>O</w:t>
      </w:r>
      <w:r w:rsidRPr="00287001">
        <w:rPr>
          <w:rFonts w:ascii="Times New Roman" w:eastAsia="Times New Roman" w:hAnsi="Times New Roman" w:cs="Times New Roman"/>
          <w:i/>
          <w:sz w:val="24"/>
          <w:szCs w:val="24"/>
        </w:rPr>
        <w:t>psional aks</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lerasi hardwa</w:t>
      </w:r>
      <w:r w:rsidRPr="00287001">
        <w:rPr>
          <w:rFonts w:ascii="Times New Roman" w:eastAsia="Times New Roman" w:hAnsi="Times New Roman" w:cs="Times New Roman"/>
          <w:i/>
          <w:spacing w:val="1"/>
          <w:sz w:val="24"/>
          <w:szCs w:val="24"/>
        </w:rPr>
        <w:t>re</w:t>
      </w:r>
      <w:r w:rsidRPr="00287001">
        <w:rPr>
          <w:rFonts w:ascii="Times New Roman" w:eastAsia="Times New Roman" w:hAnsi="Times New Roman" w:cs="Times New Roman"/>
          <w:i/>
          <w:sz w:val="24"/>
          <w:szCs w:val="24"/>
        </w:rPr>
        <w:t>)</w:t>
      </w:r>
    </w:p>
    <w:p w:rsidR="00287001" w:rsidRPr="00287001" w:rsidRDefault="00287001" w:rsidP="00E94015">
      <w:pPr>
        <w:spacing w:after="0" w:line="240" w:lineRule="auto"/>
        <w:ind w:left="1440" w:right="120" w:hanging="7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 xml:space="preserve">5.   </w:t>
      </w:r>
      <w:r w:rsidRPr="00287001">
        <w:rPr>
          <w:rFonts w:ascii="Times New Roman" w:eastAsia="Times New Roman" w:hAnsi="Times New Roman" w:cs="Times New Roman"/>
          <w:spacing w:val="5"/>
          <w:sz w:val="24"/>
          <w:szCs w:val="24"/>
        </w:rPr>
        <w:t xml:space="preserve"> </w:t>
      </w:r>
      <w:r w:rsidR="00E94015">
        <w:rPr>
          <w:rFonts w:ascii="Times New Roman" w:eastAsia="Times New Roman" w:hAnsi="Times New Roman" w:cs="Times New Roman"/>
          <w:spacing w:val="5"/>
          <w:sz w:val="24"/>
          <w:szCs w:val="24"/>
        </w:rPr>
        <w:tab/>
      </w:r>
      <w:r w:rsidRPr="00287001">
        <w:rPr>
          <w:rFonts w:ascii="Times New Roman" w:eastAsia="Times New Roman" w:hAnsi="Times New Roman" w:cs="Times New Roman"/>
          <w:i/>
          <w:sz w:val="24"/>
          <w:szCs w:val="24"/>
        </w:rPr>
        <w:t>SQL</w:t>
      </w:r>
      <w:r w:rsidRPr="00287001">
        <w:rPr>
          <w:rFonts w:ascii="Times New Roman" w:eastAsia="Times New Roman" w:hAnsi="Times New Roman" w:cs="Times New Roman"/>
          <w:i/>
          <w:spacing w:val="1"/>
          <w:sz w:val="24"/>
          <w:szCs w:val="24"/>
        </w:rPr>
        <w:t>i</w:t>
      </w:r>
      <w:r w:rsidRPr="00287001">
        <w:rPr>
          <w:rFonts w:ascii="Times New Roman" w:eastAsia="Times New Roman" w:hAnsi="Times New Roman" w:cs="Times New Roman"/>
          <w:i/>
          <w:sz w:val="24"/>
          <w:szCs w:val="24"/>
        </w:rPr>
        <w:t xml:space="preserve">te </w:t>
      </w:r>
      <w:r w:rsidRPr="00287001">
        <w:rPr>
          <w:rFonts w:ascii="Times New Roman" w:eastAsia="Times New Roman" w:hAnsi="Times New Roman" w:cs="Times New Roman"/>
          <w:sz w:val="24"/>
          <w:szCs w:val="24"/>
        </w:rPr>
        <w:t>untuk pe</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ta</w:t>
      </w:r>
    </w:p>
    <w:p w:rsidR="00287001" w:rsidRPr="00287001" w:rsidRDefault="00287001" w:rsidP="00E94015">
      <w:pPr>
        <w:spacing w:before="4" w:after="0" w:line="200" w:lineRule="exact"/>
        <w:ind w:left="1440" w:right="120" w:hanging="720"/>
        <w:jc w:val="both"/>
        <w:rPr>
          <w:rFonts w:ascii="Times New Roman" w:eastAsia="Times New Roman" w:hAnsi="Times New Roman" w:cs="Times New Roman"/>
          <w:sz w:val="20"/>
          <w:szCs w:val="20"/>
        </w:rPr>
      </w:pPr>
    </w:p>
    <w:p w:rsidR="00287001" w:rsidRPr="00287001" w:rsidRDefault="00287001" w:rsidP="00E94015">
      <w:pPr>
        <w:tabs>
          <w:tab w:val="left" w:pos="1440"/>
        </w:tabs>
        <w:spacing w:after="0" w:line="276" w:lineRule="auto"/>
        <w:ind w:left="1440" w:right="120" w:hanging="7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lastRenderedPageBreak/>
        <w:t>6.</w:t>
      </w:r>
      <w:r w:rsidRPr="00287001">
        <w:rPr>
          <w:rFonts w:ascii="Times New Roman" w:eastAsia="Times New Roman" w:hAnsi="Times New Roman" w:cs="Times New Roman"/>
          <w:sz w:val="24"/>
          <w:szCs w:val="24"/>
        </w:rPr>
        <w:tab/>
        <w:t>Media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pacing w:val="1"/>
          <w:sz w:val="24"/>
          <w:szCs w:val="24"/>
        </w:rPr>
        <w:t>S</w:t>
      </w:r>
      <w:r w:rsidRPr="00287001">
        <w:rPr>
          <w:rFonts w:ascii="Times New Roman" w:eastAsia="Times New Roman" w:hAnsi="Times New Roman" w:cs="Times New Roman"/>
          <w:sz w:val="24"/>
          <w:szCs w:val="24"/>
        </w:rPr>
        <w:t>uppo</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me</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dukung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udio, v</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 xml:space="preserve">o, </w:t>
      </w:r>
      <w:r w:rsidRPr="00287001">
        <w:rPr>
          <w:rFonts w:ascii="Times New Roman" w:eastAsia="Times New Roman" w:hAnsi="Times New Roman" w:cs="Times New Roman"/>
          <w:spacing w:val="5"/>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m</w:t>
      </w:r>
      <w:r w:rsidRPr="00287001">
        <w:rPr>
          <w:rFonts w:ascii="Times New Roman" w:eastAsia="Times New Roman" w:hAnsi="Times New Roman" w:cs="Times New Roman"/>
          <w:spacing w:val="3"/>
          <w:sz w:val="24"/>
          <w:szCs w:val="24"/>
        </w:rPr>
        <w:t>b</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r</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i/>
          <w:spacing w:val="-3"/>
          <w:sz w:val="24"/>
          <w:szCs w:val="24"/>
        </w:rPr>
        <w:t>(</w:t>
      </w:r>
      <w:r w:rsidRPr="00287001">
        <w:rPr>
          <w:rFonts w:ascii="Times New Roman" w:eastAsia="Times New Roman" w:hAnsi="Times New Roman" w:cs="Times New Roman"/>
          <w:i/>
          <w:spacing w:val="1"/>
          <w:sz w:val="24"/>
          <w:szCs w:val="24"/>
        </w:rPr>
        <w:t>M</w:t>
      </w:r>
      <w:r w:rsidRPr="00287001">
        <w:rPr>
          <w:rFonts w:ascii="Times New Roman" w:eastAsia="Times New Roman" w:hAnsi="Times New Roman" w:cs="Times New Roman"/>
          <w:i/>
          <w:sz w:val="24"/>
          <w:szCs w:val="24"/>
        </w:rPr>
        <w:t>PE</w:t>
      </w:r>
      <w:r w:rsidRPr="00287001">
        <w:rPr>
          <w:rFonts w:ascii="Times New Roman" w:eastAsia="Times New Roman" w:hAnsi="Times New Roman" w:cs="Times New Roman"/>
          <w:i/>
          <w:spacing w:val="-1"/>
          <w:sz w:val="24"/>
          <w:szCs w:val="24"/>
        </w:rPr>
        <w:t>G</w:t>
      </w:r>
      <w:r w:rsidRPr="00287001">
        <w:rPr>
          <w:rFonts w:ascii="Times New Roman" w:eastAsia="Times New Roman" w:hAnsi="Times New Roman" w:cs="Times New Roman"/>
          <w:i/>
          <w:sz w:val="24"/>
          <w:szCs w:val="24"/>
        </w:rPr>
        <w:t xml:space="preserve">4, H.164, </w:t>
      </w:r>
      <w:r w:rsidRPr="00287001">
        <w:rPr>
          <w:rFonts w:ascii="Times New Roman" w:eastAsia="Times New Roman" w:hAnsi="Times New Roman" w:cs="Times New Roman"/>
          <w:i/>
          <w:spacing w:val="-1"/>
          <w:sz w:val="24"/>
          <w:szCs w:val="24"/>
        </w:rPr>
        <w:t>M</w:t>
      </w:r>
      <w:r w:rsidRPr="00287001">
        <w:rPr>
          <w:rFonts w:ascii="Times New Roman" w:eastAsia="Times New Roman" w:hAnsi="Times New Roman" w:cs="Times New Roman"/>
          <w:i/>
          <w:sz w:val="24"/>
          <w:szCs w:val="24"/>
        </w:rPr>
        <w:t>P3, AAC, A</w:t>
      </w:r>
      <w:r w:rsidRPr="00287001">
        <w:rPr>
          <w:rFonts w:ascii="Times New Roman" w:eastAsia="Times New Roman" w:hAnsi="Times New Roman" w:cs="Times New Roman"/>
          <w:i/>
          <w:spacing w:val="-1"/>
          <w:sz w:val="24"/>
          <w:szCs w:val="24"/>
        </w:rPr>
        <w:t>M</w:t>
      </w:r>
      <w:r w:rsidRPr="00287001">
        <w:rPr>
          <w:rFonts w:ascii="Times New Roman" w:eastAsia="Times New Roman" w:hAnsi="Times New Roman" w:cs="Times New Roman"/>
          <w:i/>
          <w:sz w:val="24"/>
          <w:szCs w:val="24"/>
        </w:rPr>
        <w:t>R,</w:t>
      </w:r>
      <w:r w:rsidRPr="00287001">
        <w:rPr>
          <w:rFonts w:ascii="Times New Roman" w:eastAsia="Times New Roman" w:hAnsi="Times New Roman" w:cs="Times New Roman"/>
          <w:i/>
          <w:spacing w:val="2"/>
          <w:sz w:val="24"/>
          <w:szCs w:val="24"/>
        </w:rPr>
        <w:t xml:space="preserve"> </w:t>
      </w:r>
      <w:r w:rsidRPr="00287001">
        <w:rPr>
          <w:rFonts w:ascii="Times New Roman" w:eastAsia="Times New Roman" w:hAnsi="Times New Roman" w:cs="Times New Roman"/>
          <w:i/>
          <w:spacing w:val="-1"/>
          <w:sz w:val="24"/>
          <w:szCs w:val="24"/>
        </w:rPr>
        <w:t>J</w:t>
      </w:r>
      <w:r w:rsidRPr="00287001">
        <w:rPr>
          <w:rFonts w:ascii="Times New Roman" w:eastAsia="Times New Roman" w:hAnsi="Times New Roman" w:cs="Times New Roman"/>
          <w:i/>
          <w:sz w:val="24"/>
          <w:szCs w:val="24"/>
        </w:rPr>
        <w:t xml:space="preserve">PG, </w:t>
      </w:r>
      <w:r w:rsidRPr="00287001">
        <w:rPr>
          <w:rFonts w:ascii="Times New Roman" w:eastAsia="Times New Roman" w:hAnsi="Times New Roman" w:cs="Times New Roman"/>
          <w:i/>
          <w:spacing w:val="-1"/>
          <w:sz w:val="24"/>
          <w:szCs w:val="24"/>
        </w:rPr>
        <w:t>P</w:t>
      </w:r>
      <w:r w:rsidRPr="00287001">
        <w:rPr>
          <w:rFonts w:ascii="Times New Roman" w:eastAsia="Times New Roman" w:hAnsi="Times New Roman" w:cs="Times New Roman"/>
          <w:i/>
          <w:sz w:val="24"/>
          <w:szCs w:val="24"/>
        </w:rPr>
        <w:t xml:space="preserve">NG, </w:t>
      </w:r>
      <w:r w:rsidRPr="00287001">
        <w:rPr>
          <w:rFonts w:ascii="Times New Roman" w:eastAsia="Times New Roman" w:hAnsi="Times New Roman" w:cs="Times New Roman"/>
          <w:i/>
          <w:spacing w:val="-1"/>
          <w:sz w:val="24"/>
          <w:szCs w:val="24"/>
        </w:rPr>
        <w:t>G</w:t>
      </w:r>
      <w:r w:rsidRPr="00287001">
        <w:rPr>
          <w:rFonts w:ascii="Times New Roman" w:eastAsia="Times New Roman" w:hAnsi="Times New Roman" w:cs="Times New Roman"/>
          <w:i/>
          <w:sz w:val="24"/>
          <w:szCs w:val="24"/>
        </w:rPr>
        <w:t>I</w:t>
      </w:r>
      <w:r w:rsidRPr="00287001">
        <w:rPr>
          <w:rFonts w:ascii="Times New Roman" w:eastAsia="Times New Roman" w:hAnsi="Times New Roman" w:cs="Times New Roman"/>
          <w:i/>
          <w:spacing w:val="1"/>
          <w:sz w:val="24"/>
          <w:szCs w:val="24"/>
        </w:rPr>
        <w:t>F</w:t>
      </w:r>
      <w:r w:rsidRPr="00287001">
        <w:rPr>
          <w:rFonts w:ascii="Times New Roman" w:eastAsia="Times New Roman" w:hAnsi="Times New Roman" w:cs="Times New Roman"/>
          <w:i/>
          <w:sz w:val="24"/>
          <w:szCs w:val="24"/>
        </w:rPr>
        <w:t xml:space="preserve">), </w:t>
      </w:r>
      <w:r w:rsidRPr="00287001">
        <w:rPr>
          <w:rFonts w:ascii="Times New Roman" w:eastAsia="Times New Roman" w:hAnsi="Times New Roman" w:cs="Times New Roman"/>
          <w:i/>
          <w:spacing w:val="-1"/>
          <w:sz w:val="24"/>
          <w:szCs w:val="24"/>
        </w:rPr>
        <w:t>G</w:t>
      </w:r>
      <w:r w:rsidRPr="00287001">
        <w:rPr>
          <w:rFonts w:ascii="Times New Roman" w:eastAsia="Times New Roman" w:hAnsi="Times New Roman" w:cs="Times New Roman"/>
          <w:i/>
          <w:sz w:val="24"/>
          <w:szCs w:val="24"/>
        </w:rPr>
        <w:t>SM</w:t>
      </w:r>
      <w:r w:rsidRPr="00287001">
        <w:rPr>
          <w:rFonts w:ascii="Times New Roman" w:eastAsia="Times New Roman" w:hAnsi="Times New Roman" w:cs="Times New Roman"/>
          <w:i/>
          <w:spacing w:val="1"/>
          <w:sz w:val="24"/>
          <w:szCs w:val="24"/>
        </w:rPr>
        <w:t xml:space="preserve"> T</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lephony</w:t>
      </w:r>
      <w:r w:rsidRPr="00287001">
        <w:rPr>
          <w:rFonts w:ascii="Times New Roman" w:eastAsia="Times New Roman" w:hAnsi="Times New Roman" w:cs="Times New Roman"/>
          <w:i/>
          <w:spacing w:val="1"/>
          <w:sz w:val="24"/>
          <w:szCs w:val="24"/>
        </w:rPr>
        <w:t xml:space="preserve"> </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ntu</w:t>
      </w:r>
      <w:r w:rsidRPr="00287001">
        <w:rPr>
          <w:rFonts w:ascii="Times New Roman" w:eastAsia="Times New Roman" w:hAnsi="Times New Roman" w:cs="Times New Roman"/>
          <w:spacing w:val="1"/>
          <w:sz w:val="24"/>
          <w:szCs w:val="24"/>
        </w:rPr>
        <w:t>m</w:t>
      </w:r>
      <w:r w:rsidRPr="00287001">
        <w:rPr>
          <w:rFonts w:ascii="Times New Roman" w:eastAsia="Times New Roman" w:hAnsi="Times New Roman" w:cs="Times New Roman"/>
          <w:sz w:val="24"/>
          <w:szCs w:val="24"/>
        </w:rPr>
        <w:t xml:space="preserve">g </w:t>
      </w:r>
      <w:r w:rsidRPr="00287001">
        <w:rPr>
          <w:rFonts w:ascii="Times New Roman" w:eastAsia="Times New Roman" w:hAnsi="Times New Roman" w:cs="Times New Roman"/>
          <w:i/>
          <w:sz w:val="24"/>
          <w:szCs w:val="24"/>
        </w:rPr>
        <w:t>hardare</w:t>
      </w:r>
      <w:r w:rsidRPr="00287001">
        <w:rPr>
          <w:rFonts w:ascii="Times New Roman" w:eastAsia="Times New Roman" w:hAnsi="Times New Roman" w:cs="Times New Roman"/>
          <w:sz w:val="24"/>
          <w:szCs w:val="24"/>
        </w:rPr>
        <w:t>)</w:t>
      </w:r>
    </w:p>
    <w:p w:rsidR="00287001" w:rsidRPr="00287001" w:rsidRDefault="00287001" w:rsidP="00E94015">
      <w:pPr>
        <w:spacing w:before="3" w:after="0" w:line="160" w:lineRule="exact"/>
        <w:ind w:left="1440" w:right="120" w:hanging="720"/>
        <w:jc w:val="both"/>
        <w:rPr>
          <w:rFonts w:ascii="Times New Roman" w:eastAsia="Times New Roman" w:hAnsi="Times New Roman" w:cs="Times New Roman"/>
          <w:sz w:val="16"/>
          <w:szCs w:val="16"/>
        </w:rPr>
      </w:pPr>
    </w:p>
    <w:p w:rsidR="00287001" w:rsidRPr="00287001" w:rsidRDefault="00287001" w:rsidP="00E94015">
      <w:pPr>
        <w:spacing w:after="0" w:line="240" w:lineRule="auto"/>
        <w:ind w:left="1440" w:right="120" w:hanging="7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 xml:space="preserve">7.   </w:t>
      </w:r>
      <w:r w:rsidR="00E94015">
        <w:rPr>
          <w:rFonts w:ascii="Times New Roman" w:eastAsia="Times New Roman" w:hAnsi="Times New Roman" w:cs="Times New Roman"/>
          <w:sz w:val="24"/>
          <w:szCs w:val="24"/>
        </w:rPr>
        <w:tab/>
      </w:r>
      <w:r w:rsidRPr="00287001">
        <w:rPr>
          <w:rFonts w:ascii="Times New Roman" w:eastAsia="Times New Roman" w:hAnsi="Times New Roman" w:cs="Times New Roman"/>
          <w:i/>
          <w:sz w:val="24"/>
          <w:szCs w:val="24"/>
        </w:rPr>
        <w:t>Bluetooth, ED</w:t>
      </w:r>
      <w:r w:rsidRPr="00287001">
        <w:rPr>
          <w:rFonts w:ascii="Times New Roman" w:eastAsia="Times New Roman" w:hAnsi="Times New Roman" w:cs="Times New Roman"/>
          <w:i/>
          <w:spacing w:val="-1"/>
          <w:sz w:val="24"/>
          <w:szCs w:val="24"/>
        </w:rPr>
        <w:t>G</w:t>
      </w:r>
      <w:r w:rsidRPr="00287001">
        <w:rPr>
          <w:rFonts w:ascii="Times New Roman" w:eastAsia="Times New Roman" w:hAnsi="Times New Roman" w:cs="Times New Roman"/>
          <w:i/>
          <w:sz w:val="24"/>
          <w:szCs w:val="24"/>
        </w:rPr>
        <w:t>E, 3</w:t>
      </w:r>
      <w:r w:rsidRPr="00287001">
        <w:rPr>
          <w:rFonts w:ascii="Times New Roman" w:eastAsia="Times New Roman" w:hAnsi="Times New Roman" w:cs="Times New Roman"/>
          <w:i/>
          <w:spacing w:val="-1"/>
          <w:sz w:val="24"/>
          <w:szCs w:val="24"/>
        </w:rPr>
        <w:t>G</w:t>
      </w:r>
      <w:r w:rsidRPr="00287001">
        <w:rPr>
          <w:rFonts w:ascii="Times New Roman" w:eastAsia="Times New Roman" w:hAnsi="Times New Roman" w:cs="Times New Roman"/>
          <w:i/>
          <w:sz w:val="24"/>
          <w:szCs w:val="24"/>
        </w:rPr>
        <w:t xml:space="preserve">, </w:t>
      </w:r>
      <w:r w:rsidRPr="00287001">
        <w:rPr>
          <w:rFonts w:ascii="Times New Roman" w:eastAsia="Times New Roman" w:hAnsi="Times New Roman" w:cs="Times New Roman"/>
          <w:i/>
          <w:spacing w:val="2"/>
          <w:sz w:val="24"/>
          <w:szCs w:val="24"/>
        </w:rPr>
        <w:t>d</w:t>
      </w:r>
      <w:r w:rsidRPr="00287001">
        <w:rPr>
          <w:rFonts w:ascii="Times New Roman" w:eastAsia="Times New Roman" w:hAnsi="Times New Roman" w:cs="Times New Roman"/>
          <w:i/>
          <w:sz w:val="24"/>
          <w:szCs w:val="24"/>
        </w:rPr>
        <w:t>an</w:t>
      </w:r>
      <w:r w:rsidRPr="00287001">
        <w:rPr>
          <w:rFonts w:ascii="Times New Roman" w:eastAsia="Times New Roman" w:hAnsi="Times New Roman" w:cs="Times New Roman"/>
          <w:i/>
          <w:spacing w:val="2"/>
          <w:sz w:val="24"/>
          <w:szCs w:val="24"/>
        </w:rPr>
        <w:t xml:space="preserve"> </w:t>
      </w:r>
      <w:r w:rsidRPr="00287001">
        <w:rPr>
          <w:rFonts w:ascii="Times New Roman" w:eastAsia="Times New Roman" w:hAnsi="Times New Roman" w:cs="Times New Roman"/>
          <w:i/>
          <w:spacing w:val="-6"/>
          <w:sz w:val="24"/>
          <w:szCs w:val="24"/>
        </w:rPr>
        <w:t>W</w:t>
      </w:r>
      <w:r w:rsidRPr="00287001">
        <w:rPr>
          <w:rFonts w:ascii="Times New Roman" w:eastAsia="Times New Roman" w:hAnsi="Times New Roman" w:cs="Times New Roman"/>
          <w:i/>
          <w:sz w:val="24"/>
          <w:szCs w:val="24"/>
        </w:rPr>
        <w:t>iFi</w:t>
      </w:r>
      <w:r w:rsidRPr="00287001">
        <w:rPr>
          <w:rFonts w:ascii="Times New Roman" w:eastAsia="Times New Roman" w:hAnsi="Times New Roman" w:cs="Times New Roman"/>
          <w:i/>
          <w:spacing w:val="2"/>
          <w:sz w:val="24"/>
          <w:szCs w:val="24"/>
        </w:rPr>
        <w:t xml:space="preserve"> </w:t>
      </w:r>
      <w:r w:rsidRPr="00287001">
        <w:rPr>
          <w:rFonts w:ascii="Times New Roman" w:eastAsia="Times New Roman" w:hAnsi="Times New Roman" w:cs="Times New Roman"/>
          <w:sz w:val="24"/>
          <w:szCs w:val="24"/>
        </w:rPr>
        <w:t>(t</w:t>
      </w:r>
      <w:r w:rsidRPr="00287001">
        <w:rPr>
          <w:rFonts w:ascii="Times New Roman" w:eastAsia="Times New Roman" w:hAnsi="Times New Roman" w:cs="Times New Roman"/>
          <w:spacing w:val="1"/>
          <w:sz w:val="24"/>
          <w:szCs w:val="24"/>
        </w:rPr>
        <w:t>er</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ntu</w:t>
      </w:r>
      <w:r w:rsidRPr="00287001">
        <w:rPr>
          <w:rFonts w:ascii="Times New Roman" w:eastAsia="Times New Roman" w:hAnsi="Times New Roman" w:cs="Times New Roman"/>
          <w:spacing w:val="3"/>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i/>
          <w:sz w:val="24"/>
          <w:szCs w:val="24"/>
        </w:rPr>
        <w:t>ha</w:t>
      </w:r>
      <w:r w:rsidRPr="00287001">
        <w:rPr>
          <w:rFonts w:ascii="Times New Roman" w:eastAsia="Times New Roman" w:hAnsi="Times New Roman" w:cs="Times New Roman"/>
          <w:i/>
          <w:spacing w:val="2"/>
          <w:sz w:val="24"/>
          <w:szCs w:val="24"/>
        </w:rPr>
        <w:t>r</w:t>
      </w:r>
      <w:r w:rsidRPr="00287001">
        <w:rPr>
          <w:rFonts w:ascii="Times New Roman" w:eastAsia="Times New Roman" w:hAnsi="Times New Roman" w:cs="Times New Roman"/>
          <w:i/>
          <w:sz w:val="24"/>
          <w:szCs w:val="24"/>
        </w:rPr>
        <w:t>dwa</w:t>
      </w:r>
      <w:r w:rsidRPr="00287001">
        <w:rPr>
          <w:rFonts w:ascii="Times New Roman" w:eastAsia="Times New Roman" w:hAnsi="Times New Roman" w:cs="Times New Roman"/>
          <w:i/>
          <w:spacing w:val="1"/>
          <w:sz w:val="24"/>
          <w:szCs w:val="24"/>
        </w:rPr>
        <w:t>r</w:t>
      </w:r>
      <w:r w:rsidRPr="00287001">
        <w:rPr>
          <w:rFonts w:ascii="Times New Roman" w:eastAsia="Times New Roman" w:hAnsi="Times New Roman" w:cs="Times New Roman"/>
          <w:i/>
          <w:sz w:val="24"/>
          <w:szCs w:val="24"/>
        </w:rPr>
        <w:t>e</w:t>
      </w:r>
      <w:r w:rsidRPr="00287001">
        <w:rPr>
          <w:rFonts w:ascii="Times New Roman" w:eastAsia="Times New Roman" w:hAnsi="Times New Roman" w:cs="Times New Roman"/>
          <w:sz w:val="24"/>
          <w:szCs w:val="24"/>
        </w:rPr>
        <w:t>)</w:t>
      </w:r>
    </w:p>
    <w:p w:rsidR="00287001" w:rsidRPr="00287001" w:rsidRDefault="00287001" w:rsidP="00E94015">
      <w:pPr>
        <w:spacing w:before="6" w:after="0" w:line="200" w:lineRule="exact"/>
        <w:ind w:left="1440" w:right="120" w:hanging="720"/>
        <w:jc w:val="both"/>
        <w:rPr>
          <w:rFonts w:ascii="Times New Roman" w:eastAsia="Times New Roman" w:hAnsi="Times New Roman" w:cs="Times New Roman"/>
          <w:sz w:val="20"/>
          <w:szCs w:val="20"/>
        </w:rPr>
      </w:pPr>
    </w:p>
    <w:p w:rsidR="00287001" w:rsidRPr="00287001" w:rsidRDefault="00E94015" w:rsidP="00E94015">
      <w:pPr>
        <w:spacing w:after="0" w:line="240" w:lineRule="auto"/>
        <w:ind w:left="1440" w:right="1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r>
      <w:r w:rsidR="00287001" w:rsidRPr="00287001">
        <w:rPr>
          <w:rFonts w:ascii="Times New Roman" w:eastAsia="Times New Roman" w:hAnsi="Times New Roman" w:cs="Times New Roman"/>
          <w:sz w:val="24"/>
          <w:szCs w:val="24"/>
        </w:rPr>
        <w:t>K</w:t>
      </w:r>
      <w:r w:rsidR="00287001" w:rsidRPr="00287001">
        <w:rPr>
          <w:rFonts w:ascii="Times New Roman" w:eastAsia="Times New Roman" w:hAnsi="Times New Roman" w:cs="Times New Roman"/>
          <w:spacing w:val="-1"/>
          <w:sz w:val="24"/>
          <w:szCs w:val="24"/>
        </w:rPr>
        <w:t>a</w:t>
      </w:r>
      <w:r w:rsidR="00287001" w:rsidRPr="00287001">
        <w:rPr>
          <w:rFonts w:ascii="Times New Roman" w:eastAsia="Times New Roman" w:hAnsi="Times New Roman" w:cs="Times New Roman"/>
          <w:sz w:val="24"/>
          <w:szCs w:val="24"/>
        </w:rPr>
        <w:t>me</w:t>
      </w:r>
      <w:r w:rsidR="00287001" w:rsidRPr="00287001">
        <w:rPr>
          <w:rFonts w:ascii="Times New Roman" w:eastAsia="Times New Roman" w:hAnsi="Times New Roman" w:cs="Times New Roman"/>
          <w:spacing w:val="-1"/>
          <w:sz w:val="24"/>
          <w:szCs w:val="24"/>
        </w:rPr>
        <w:t>ra</w:t>
      </w:r>
      <w:r w:rsidR="00287001" w:rsidRPr="00287001">
        <w:rPr>
          <w:rFonts w:ascii="Times New Roman" w:eastAsia="Times New Roman" w:hAnsi="Times New Roman" w:cs="Times New Roman"/>
          <w:sz w:val="24"/>
          <w:szCs w:val="24"/>
        </w:rPr>
        <w:t>,</w:t>
      </w:r>
      <w:r w:rsidR="00287001" w:rsidRPr="00287001">
        <w:rPr>
          <w:rFonts w:ascii="Times New Roman" w:eastAsia="Times New Roman" w:hAnsi="Times New Roman" w:cs="Times New Roman"/>
          <w:spacing w:val="3"/>
          <w:sz w:val="24"/>
          <w:szCs w:val="24"/>
        </w:rPr>
        <w:t xml:space="preserve"> </w:t>
      </w:r>
      <w:r w:rsidR="00287001" w:rsidRPr="00287001">
        <w:rPr>
          <w:rFonts w:ascii="Times New Roman" w:eastAsia="Times New Roman" w:hAnsi="Times New Roman" w:cs="Times New Roman"/>
          <w:i/>
          <w:sz w:val="24"/>
          <w:szCs w:val="24"/>
        </w:rPr>
        <w:t>GP</w:t>
      </w:r>
      <w:r w:rsidR="00287001" w:rsidRPr="00287001">
        <w:rPr>
          <w:rFonts w:ascii="Times New Roman" w:eastAsia="Times New Roman" w:hAnsi="Times New Roman" w:cs="Times New Roman"/>
          <w:i/>
          <w:spacing w:val="-1"/>
          <w:sz w:val="24"/>
          <w:szCs w:val="24"/>
        </w:rPr>
        <w:t>S</w:t>
      </w:r>
      <w:r w:rsidR="00287001" w:rsidRPr="00287001">
        <w:rPr>
          <w:rFonts w:ascii="Times New Roman" w:eastAsia="Times New Roman" w:hAnsi="Times New Roman" w:cs="Times New Roman"/>
          <w:sz w:val="24"/>
          <w:szCs w:val="24"/>
        </w:rPr>
        <w:t>, Komp</w:t>
      </w:r>
      <w:r w:rsidR="00287001" w:rsidRPr="00287001">
        <w:rPr>
          <w:rFonts w:ascii="Times New Roman" w:eastAsia="Times New Roman" w:hAnsi="Times New Roman" w:cs="Times New Roman"/>
          <w:spacing w:val="-1"/>
          <w:sz w:val="24"/>
          <w:szCs w:val="24"/>
        </w:rPr>
        <w:t>a</w:t>
      </w:r>
      <w:r w:rsidR="00287001" w:rsidRPr="00287001">
        <w:rPr>
          <w:rFonts w:ascii="Times New Roman" w:eastAsia="Times New Roman" w:hAnsi="Times New Roman" w:cs="Times New Roman"/>
          <w:sz w:val="24"/>
          <w:szCs w:val="24"/>
        </w:rPr>
        <w:t>s,</w:t>
      </w:r>
      <w:r w:rsidR="00287001" w:rsidRPr="00287001">
        <w:rPr>
          <w:rFonts w:ascii="Times New Roman" w:eastAsia="Times New Roman" w:hAnsi="Times New Roman" w:cs="Times New Roman"/>
          <w:spacing w:val="2"/>
          <w:sz w:val="24"/>
          <w:szCs w:val="24"/>
        </w:rPr>
        <w:t xml:space="preserve"> </w:t>
      </w:r>
      <w:r w:rsidR="00287001" w:rsidRPr="00287001">
        <w:rPr>
          <w:rFonts w:ascii="Times New Roman" w:eastAsia="Times New Roman" w:hAnsi="Times New Roman" w:cs="Times New Roman"/>
          <w:sz w:val="24"/>
          <w:szCs w:val="24"/>
        </w:rPr>
        <w:t>d</w:t>
      </w:r>
      <w:r w:rsidR="00287001" w:rsidRPr="00287001">
        <w:rPr>
          <w:rFonts w:ascii="Times New Roman" w:eastAsia="Times New Roman" w:hAnsi="Times New Roman" w:cs="Times New Roman"/>
          <w:spacing w:val="-1"/>
          <w:sz w:val="24"/>
          <w:szCs w:val="24"/>
        </w:rPr>
        <w:t>a</w:t>
      </w:r>
      <w:r w:rsidR="00287001" w:rsidRPr="00287001">
        <w:rPr>
          <w:rFonts w:ascii="Times New Roman" w:eastAsia="Times New Roman" w:hAnsi="Times New Roman" w:cs="Times New Roman"/>
          <w:sz w:val="24"/>
          <w:szCs w:val="24"/>
        </w:rPr>
        <w:t xml:space="preserve">n </w:t>
      </w:r>
      <w:r w:rsidR="00287001" w:rsidRPr="00287001">
        <w:rPr>
          <w:rFonts w:ascii="Times New Roman" w:eastAsia="Times New Roman" w:hAnsi="Times New Roman" w:cs="Times New Roman"/>
          <w:i/>
          <w:sz w:val="24"/>
          <w:szCs w:val="24"/>
        </w:rPr>
        <w:t>a</w:t>
      </w:r>
      <w:r w:rsidR="00287001" w:rsidRPr="00287001">
        <w:rPr>
          <w:rFonts w:ascii="Times New Roman" w:eastAsia="Times New Roman" w:hAnsi="Times New Roman" w:cs="Times New Roman"/>
          <w:i/>
          <w:spacing w:val="-1"/>
          <w:sz w:val="24"/>
          <w:szCs w:val="24"/>
        </w:rPr>
        <w:t>c</w:t>
      </w:r>
      <w:r w:rsidR="00287001" w:rsidRPr="00287001">
        <w:rPr>
          <w:rFonts w:ascii="Times New Roman" w:eastAsia="Times New Roman" w:hAnsi="Times New Roman" w:cs="Times New Roman"/>
          <w:i/>
          <w:spacing w:val="1"/>
          <w:sz w:val="24"/>
          <w:szCs w:val="24"/>
        </w:rPr>
        <w:t>c</w:t>
      </w:r>
      <w:r w:rsidR="00287001" w:rsidRPr="00287001">
        <w:rPr>
          <w:rFonts w:ascii="Times New Roman" w:eastAsia="Times New Roman" w:hAnsi="Times New Roman" w:cs="Times New Roman"/>
          <w:i/>
          <w:spacing w:val="-1"/>
          <w:sz w:val="24"/>
          <w:szCs w:val="24"/>
        </w:rPr>
        <w:t>e</w:t>
      </w:r>
      <w:r w:rsidR="00287001" w:rsidRPr="00287001">
        <w:rPr>
          <w:rFonts w:ascii="Times New Roman" w:eastAsia="Times New Roman" w:hAnsi="Times New Roman" w:cs="Times New Roman"/>
          <w:i/>
          <w:sz w:val="24"/>
          <w:szCs w:val="24"/>
        </w:rPr>
        <w:t>lero</w:t>
      </w:r>
      <w:r w:rsidR="00287001" w:rsidRPr="00287001">
        <w:rPr>
          <w:rFonts w:ascii="Times New Roman" w:eastAsia="Times New Roman" w:hAnsi="Times New Roman" w:cs="Times New Roman"/>
          <w:i/>
          <w:spacing w:val="-1"/>
          <w:sz w:val="24"/>
          <w:szCs w:val="24"/>
        </w:rPr>
        <w:t>me</w:t>
      </w:r>
      <w:r w:rsidR="00287001" w:rsidRPr="00287001">
        <w:rPr>
          <w:rFonts w:ascii="Times New Roman" w:eastAsia="Times New Roman" w:hAnsi="Times New Roman" w:cs="Times New Roman"/>
          <w:i/>
          <w:sz w:val="24"/>
          <w:szCs w:val="24"/>
        </w:rPr>
        <w:t>ter</w:t>
      </w:r>
      <w:r w:rsidR="00287001" w:rsidRPr="00287001">
        <w:rPr>
          <w:rFonts w:ascii="Times New Roman" w:eastAsia="Times New Roman" w:hAnsi="Times New Roman" w:cs="Times New Roman"/>
          <w:i/>
          <w:spacing w:val="3"/>
          <w:sz w:val="24"/>
          <w:szCs w:val="24"/>
        </w:rPr>
        <w:t xml:space="preserve"> </w:t>
      </w:r>
      <w:r w:rsidR="00287001" w:rsidRPr="00287001">
        <w:rPr>
          <w:rFonts w:ascii="Times New Roman" w:eastAsia="Times New Roman" w:hAnsi="Times New Roman" w:cs="Times New Roman"/>
          <w:sz w:val="24"/>
          <w:szCs w:val="24"/>
        </w:rPr>
        <w:t>(t</w:t>
      </w:r>
      <w:r w:rsidR="00287001" w:rsidRPr="00287001">
        <w:rPr>
          <w:rFonts w:ascii="Times New Roman" w:eastAsia="Times New Roman" w:hAnsi="Times New Roman" w:cs="Times New Roman"/>
          <w:spacing w:val="-1"/>
          <w:sz w:val="24"/>
          <w:szCs w:val="24"/>
        </w:rPr>
        <w:t>e</w:t>
      </w:r>
      <w:r w:rsidR="00287001" w:rsidRPr="00287001">
        <w:rPr>
          <w:rFonts w:ascii="Times New Roman" w:eastAsia="Times New Roman" w:hAnsi="Times New Roman" w:cs="Times New Roman"/>
          <w:spacing w:val="1"/>
          <w:sz w:val="24"/>
          <w:szCs w:val="24"/>
        </w:rPr>
        <w:t>r</w:t>
      </w:r>
      <w:r w:rsidR="00287001" w:rsidRPr="00287001">
        <w:rPr>
          <w:rFonts w:ascii="Times New Roman" w:eastAsia="Times New Roman" w:hAnsi="Times New Roman" w:cs="Times New Roman"/>
          <w:sz w:val="24"/>
          <w:szCs w:val="24"/>
        </w:rPr>
        <w:t>g</w:t>
      </w:r>
      <w:r w:rsidR="00287001" w:rsidRPr="00287001">
        <w:rPr>
          <w:rFonts w:ascii="Times New Roman" w:eastAsia="Times New Roman" w:hAnsi="Times New Roman" w:cs="Times New Roman"/>
          <w:spacing w:val="1"/>
          <w:sz w:val="24"/>
          <w:szCs w:val="24"/>
        </w:rPr>
        <w:t>a</w:t>
      </w:r>
      <w:r w:rsidR="00287001" w:rsidRPr="00287001">
        <w:rPr>
          <w:rFonts w:ascii="Times New Roman" w:eastAsia="Times New Roman" w:hAnsi="Times New Roman" w:cs="Times New Roman"/>
          <w:sz w:val="24"/>
          <w:szCs w:val="24"/>
        </w:rPr>
        <w:t>ntung</w:t>
      </w:r>
      <w:r w:rsidR="00287001" w:rsidRPr="00287001">
        <w:rPr>
          <w:rFonts w:ascii="Times New Roman" w:eastAsia="Times New Roman" w:hAnsi="Times New Roman" w:cs="Times New Roman"/>
          <w:spacing w:val="-1"/>
          <w:sz w:val="24"/>
          <w:szCs w:val="24"/>
        </w:rPr>
        <w:t xml:space="preserve"> </w:t>
      </w:r>
      <w:r w:rsidR="00287001" w:rsidRPr="00287001">
        <w:rPr>
          <w:rFonts w:ascii="Times New Roman" w:eastAsia="Times New Roman" w:hAnsi="Times New Roman" w:cs="Times New Roman"/>
          <w:i/>
          <w:sz w:val="24"/>
          <w:szCs w:val="24"/>
        </w:rPr>
        <w:t>hard</w:t>
      </w:r>
      <w:r w:rsidR="00287001" w:rsidRPr="00287001">
        <w:rPr>
          <w:rFonts w:ascii="Times New Roman" w:eastAsia="Times New Roman" w:hAnsi="Times New Roman" w:cs="Times New Roman"/>
          <w:i/>
          <w:spacing w:val="1"/>
          <w:sz w:val="24"/>
          <w:szCs w:val="24"/>
        </w:rPr>
        <w:t>w</w:t>
      </w:r>
      <w:r w:rsidR="00287001" w:rsidRPr="00287001">
        <w:rPr>
          <w:rFonts w:ascii="Times New Roman" w:eastAsia="Times New Roman" w:hAnsi="Times New Roman" w:cs="Times New Roman"/>
          <w:i/>
          <w:sz w:val="24"/>
          <w:szCs w:val="24"/>
        </w:rPr>
        <w:t>are</w:t>
      </w:r>
      <w:r w:rsidR="00287001" w:rsidRPr="00287001">
        <w:rPr>
          <w:rFonts w:ascii="Times New Roman" w:eastAsia="Times New Roman" w:hAnsi="Times New Roman" w:cs="Times New Roman"/>
          <w:sz w:val="24"/>
          <w:szCs w:val="24"/>
        </w:rPr>
        <w:t>)</w:t>
      </w:r>
    </w:p>
    <w:p w:rsidR="00287001" w:rsidRPr="00287001" w:rsidRDefault="00287001" w:rsidP="00E94015">
      <w:pPr>
        <w:spacing w:before="4" w:after="0" w:line="200" w:lineRule="exact"/>
        <w:ind w:left="1440" w:right="120" w:hanging="720"/>
        <w:jc w:val="both"/>
        <w:rPr>
          <w:rFonts w:ascii="Times New Roman" w:eastAsia="Times New Roman" w:hAnsi="Times New Roman" w:cs="Times New Roman"/>
          <w:sz w:val="20"/>
          <w:szCs w:val="20"/>
        </w:rPr>
      </w:pPr>
    </w:p>
    <w:p w:rsidR="00287001" w:rsidRPr="00287001" w:rsidRDefault="00287001" w:rsidP="00E94015">
      <w:pPr>
        <w:tabs>
          <w:tab w:val="left" w:pos="1440"/>
        </w:tabs>
        <w:spacing w:after="0" w:line="276" w:lineRule="auto"/>
        <w:ind w:left="1440" w:right="120" w:hanging="720"/>
        <w:jc w:val="both"/>
        <w:rPr>
          <w:rFonts w:ascii="Times New Roman" w:eastAsia="Times New Roman" w:hAnsi="Times New Roman" w:cs="Times New Roman"/>
          <w:sz w:val="24"/>
          <w:szCs w:val="24"/>
        </w:rPr>
      </w:pPr>
      <w:r w:rsidRPr="00287001">
        <w:rPr>
          <w:rFonts w:ascii="Times New Roman" w:eastAsia="Times New Roman" w:hAnsi="Times New Roman" w:cs="Times New Roman"/>
          <w:sz w:val="24"/>
          <w:szCs w:val="24"/>
        </w:rPr>
        <w:t>9.</w:t>
      </w:r>
      <w:r w:rsidRPr="00287001">
        <w:rPr>
          <w:rFonts w:ascii="Times New Roman" w:eastAsia="Times New Roman" w:hAnsi="Times New Roman" w:cs="Times New Roman"/>
          <w:sz w:val="24"/>
          <w:szCs w:val="24"/>
        </w:rPr>
        <w:tab/>
      </w:r>
      <w:r w:rsidRPr="00287001">
        <w:rPr>
          <w:rFonts w:ascii="Times New Roman" w:eastAsia="Times New Roman" w:hAnsi="Times New Roman" w:cs="Times New Roman"/>
          <w:spacing w:val="-3"/>
          <w:sz w:val="24"/>
          <w:szCs w:val="24"/>
        </w:rPr>
        <w:t>L</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3"/>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ku</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i/>
          <w:sz w:val="24"/>
          <w:szCs w:val="24"/>
        </w:rPr>
        <w:t>D</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pacing w:val="1"/>
          <w:sz w:val="24"/>
          <w:szCs w:val="24"/>
        </w:rPr>
        <w:t>v</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lopm</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pacing w:val="2"/>
          <w:sz w:val="24"/>
          <w:szCs w:val="24"/>
        </w:rPr>
        <w:t>n</w:t>
      </w:r>
      <w:r w:rsidRPr="00287001">
        <w:rPr>
          <w:rFonts w:ascii="Times New Roman" w:eastAsia="Times New Roman" w:hAnsi="Times New Roman" w:cs="Times New Roman"/>
          <w:i/>
          <w:sz w:val="24"/>
          <w:szCs w:val="24"/>
        </w:rPr>
        <w:t>t</w:t>
      </w:r>
      <w:r w:rsidRPr="00287001">
        <w:rPr>
          <w:rFonts w:ascii="Times New Roman" w:eastAsia="Times New Roman" w:hAnsi="Times New Roman" w:cs="Times New Roman"/>
          <w:i/>
          <w:spacing w:val="3"/>
          <w:sz w:val="24"/>
          <w:szCs w:val="24"/>
        </w:rPr>
        <w:t xml:space="preserve"> </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le</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p 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n </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pacing w:val="4"/>
          <w:sz w:val="24"/>
          <w:szCs w:val="24"/>
        </w:rPr>
        <w:t>a</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te</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pacing w:val="2"/>
          <w:sz w:val="24"/>
          <w:szCs w:val="24"/>
        </w:rPr>
        <w:t>m</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suk 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00E94015">
        <w:rPr>
          <w:rFonts w:ascii="Times New Roman" w:eastAsia="Times New Roman" w:hAnsi="Times New Roman" w:cs="Times New Roman"/>
          <w:sz w:val="24"/>
          <w:szCs w:val="24"/>
        </w:rPr>
        <w:t xml:space="preserve">t </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mu</w:t>
      </w:r>
      <w:r w:rsidRPr="00287001">
        <w:rPr>
          <w:rFonts w:ascii="Times New Roman" w:eastAsia="Times New Roman" w:hAnsi="Times New Roman" w:cs="Times New Roman"/>
          <w:spacing w:val="1"/>
          <w:sz w:val="24"/>
          <w:szCs w:val="24"/>
        </w:rPr>
        <w:t>l</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tor,</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i/>
          <w:sz w:val="24"/>
          <w:szCs w:val="24"/>
        </w:rPr>
        <w:t>too</w:t>
      </w:r>
      <w:r w:rsidRPr="00287001">
        <w:rPr>
          <w:rFonts w:ascii="Times New Roman" w:eastAsia="Times New Roman" w:hAnsi="Times New Roman" w:cs="Times New Roman"/>
          <w:i/>
          <w:spacing w:val="1"/>
          <w:sz w:val="24"/>
          <w:szCs w:val="24"/>
        </w:rPr>
        <w:t>l</w:t>
      </w:r>
      <w:r w:rsidRPr="00287001">
        <w:rPr>
          <w:rFonts w:ascii="Times New Roman" w:eastAsia="Times New Roman" w:hAnsi="Times New Roman" w:cs="Times New Roman"/>
          <w:i/>
          <w:sz w:val="24"/>
          <w:szCs w:val="24"/>
        </w:rPr>
        <w:t xml:space="preserve">s </w:t>
      </w:r>
      <w:r w:rsidRPr="00287001">
        <w:rPr>
          <w:rFonts w:ascii="Times New Roman" w:eastAsia="Times New Roman" w:hAnsi="Times New Roman" w:cs="Times New Roman"/>
          <w:sz w:val="24"/>
          <w:szCs w:val="24"/>
        </w:rPr>
        <w:t xml:space="preserve">untuk </w:t>
      </w:r>
      <w:r w:rsidRPr="00287001">
        <w:rPr>
          <w:rFonts w:ascii="Times New Roman" w:eastAsia="Times New Roman" w:hAnsi="Times New Roman" w:cs="Times New Roman"/>
          <w:i/>
          <w:sz w:val="24"/>
          <w:szCs w:val="24"/>
        </w:rPr>
        <w:t>d</w:t>
      </w:r>
      <w:r w:rsidRPr="00287001">
        <w:rPr>
          <w:rFonts w:ascii="Times New Roman" w:eastAsia="Times New Roman" w:hAnsi="Times New Roman" w:cs="Times New Roman"/>
          <w:i/>
          <w:spacing w:val="-1"/>
          <w:sz w:val="24"/>
          <w:szCs w:val="24"/>
        </w:rPr>
        <w:t>e</w:t>
      </w:r>
      <w:r w:rsidRPr="00287001">
        <w:rPr>
          <w:rFonts w:ascii="Times New Roman" w:eastAsia="Times New Roman" w:hAnsi="Times New Roman" w:cs="Times New Roman"/>
          <w:i/>
          <w:sz w:val="24"/>
          <w:szCs w:val="24"/>
        </w:rPr>
        <w:t>bugging,</w:t>
      </w:r>
      <w:r w:rsidRPr="00287001">
        <w:rPr>
          <w:rFonts w:ascii="Times New Roman" w:eastAsia="Times New Roman" w:hAnsi="Times New Roman" w:cs="Times New Roman"/>
          <w:i/>
          <w:spacing w:val="1"/>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w:t>
      </w:r>
      <w:r w:rsidRPr="00287001">
        <w:rPr>
          <w:rFonts w:ascii="Times New Roman" w:eastAsia="Times New Roman" w:hAnsi="Times New Roman" w:cs="Times New Roman"/>
          <w:spacing w:val="-1"/>
          <w:sz w:val="24"/>
          <w:szCs w:val="24"/>
        </w:rPr>
        <w:t>f</w:t>
      </w:r>
      <w:r w:rsidRPr="00287001">
        <w:rPr>
          <w:rFonts w:ascii="Times New Roman" w:eastAsia="Times New Roman" w:hAnsi="Times New Roman" w:cs="Times New Roman"/>
          <w:sz w:val="24"/>
          <w:szCs w:val="24"/>
        </w:rPr>
        <w:t>il</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 kine</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ja</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memo</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i, dan plu</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 xml:space="preserve">in untuk </w:t>
      </w:r>
      <w:r w:rsidRPr="00287001">
        <w:rPr>
          <w:rFonts w:ascii="Times New Roman" w:eastAsia="Times New Roman" w:hAnsi="Times New Roman" w:cs="Times New Roman"/>
          <w:i/>
          <w:sz w:val="24"/>
          <w:szCs w:val="24"/>
        </w:rPr>
        <w:t>I</w:t>
      </w:r>
      <w:r w:rsidRPr="00287001">
        <w:rPr>
          <w:rFonts w:ascii="Times New Roman" w:eastAsia="Times New Roman" w:hAnsi="Times New Roman" w:cs="Times New Roman"/>
          <w:i/>
          <w:spacing w:val="-1"/>
          <w:sz w:val="24"/>
          <w:szCs w:val="24"/>
        </w:rPr>
        <w:t>D</w:t>
      </w:r>
      <w:r w:rsidRPr="00287001">
        <w:rPr>
          <w:rFonts w:ascii="Times New Roman" w:eastAsia="Times New Roman" w:hAnsi="Times New Roman" w:cs="Times New Roman"/>
          <w:i/>
          <w:sz w:val="24"/>
          <w:szCs w:val="24"/>
        </w:rPr>
        <w:t>EE</w:t>
      </w:r>
      <w:r w:rsidRPr="00287001">
        <w:rPr>
          <w:rFonts w:ascii="Times New Roman" w:eastAsia="Times New Roman" w:hAnsi="Times New Roman" w:cs="Times New Roman"/>
          <w:i/>
          <w:spacing w:val="-1"/>
          <w:sz w:val="24"/>
          <w:szCs w:val="24"/>
        </w:rPr>
        <w:t>c</w:t>
      </w:r>
      <w:r w:rsidRPr="00287001">
        <w:rPr>
          <w:rFonts w:ascii="Times New Roman" w:eastAsia="Times New Roman" w:hAnsi="Times New Roman" w:cs="Times New Roman"/>
          <w:i/>
          <w:sz w:val="24"/>
          <w:szCs w:val="24"/>
        </w:rPr>
        <w:t>l</w:t>
      </w:r>
      <w:r w:rsidRPr="00287001">
        <w:rPr>
          <w:rFonts w:ascii="Times New Roman" w:eastAsia="Times New Roman" w:hAnsi="Times New Roman" w:cs="Times New Roman"/>
          <w:i/>
          <w:spacing w:val="1"/>
          <w:sz w:val="24"/>
          <w:szCs w:val="24"/>
        </w:rPr>
        <w:t>i</w:t>
      </w:r>
      <w:r w:rsidRPr="00287001">
        <w:rPr>
          <w:rFonts w:ascii="Times New Roman" w:eastAsia="Times New Roman" w:hAnsi="Times New Roman" w:cs="Times New Roman"/>
          <w:i/>
          <w:sz w:val="24"/>
          <w:szCs w:val="24"/>
        </w:rPr>
        <w:t>pse</w:t>
      </w:r>
      <w:r w:rsidRPr="00287001">
        <w:rPr>
          <w:rFonts w:ascii="Times New Roman" w:eastAsia="Times New Roman" w:hAnsi="Times New Roman" w:cs="Times New Roman"/>
          <w:sz w:val="24"/>
          <w:szCs w:val="24"/>
        </w:rPr>
        <w:t>.</w:t>
      </w:r>
    </w:p>
    <w:p w:rsidR="00287001" w:rsidRPr="00287001" w:rsidRDefault="00287001" w:rsidP="00E94015">
      <w:pPr>
        <w:spacing w:after="0" w:line="240" w:lineRule="exact"/>
        <w:ind w:left="720" w:right="720" w:firstLine="720"/>
        <w:rPr>
          <w:rFonts w:ascii="Times New Roman" w:eastAsia="Times New Roman" w:hAnsi="Times New Roman" w:cs="Times New Roman"/>
          <w:sz w:val="24"/>
          <w:szCs w:val="24"/>
        </w:rPr>
      </w:pPr>
    </w:p>
    <w:p w:rsidR="00287001" w:rsidRPr="00287001" w:rsidRDefault="00287001" w:rsidP="00E94015">
      <w:pPr>
        <w:spacing w:after="0" w:line="360" w:lineRule="auto"/>
        <w:ind w:left="720" w:right="120" w:firstLine="720"/>
        <w:jc w:val="both"/>
        <w:rPr>
          <w:rFonts w:ascii="Times New Roman" w:eastAsia="Times New Roman" w:hAnsi="Times New Roman" w:cs="Times New Roman"/>
          <w:sz w:val="24"/>
          <w:szCs w:val="24"/>
        </w:rPr>
      </w:pPr>
      <w:r w:rsidRPr="00287001">
        <w:rPr>
          <w:rFonts w:ascii="Times New Roman" w:eastAsia="Times New Roman" w:hAnsi="Times New Roman" w:cs="Times New Roman"/>
          <w:spacing w:val="-3"/>
          <w:sz w:val="24"/>
          <w:szCs w:val="24"/>
        </w:rPr>
        <w:t>L</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3"/>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ku</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2"/>
          <w:sz w:val="24"/>
          <w:szCs w:val="24"/>
        </w:rPr>
        <w:t>v</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lop</w:t>
      </w:r>
      <w:r w:rsidRPr="00287001">
        <w:rPr>
          <w:rFonts w:ascii="Times New Roman" w:eastAsia="Times New Roman" w:hAnsi="Times New Roman" w:cs="Times New Roman"/>
          <w:spacing w:val="1"/>
          <w:sz w:val="24"/>
          <w:szCs w:val="24"/>
        </w:rPr>
        <w:t>me</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3"/>
          <w:sz w:val="24"/>
          <w:szCs w:val="24"/>
        </w:rPr>
        <w:t>t</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z w:val="24"/>
          <w:szCs w:val="24"/>
        </w:rPr>
        <w:t>g le</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2"/>
          <w:sz w:val="24"/>
          <w:szCs w:val="24"/>
        </w:rPr>
        <w:t xml:space="preserve"> 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5"/>
          <w:sz w:val="24"/>
          <w:szCs w:val="24"/>
        </w:rPr>
        <w:t>y</w:t>
      </w:r>
      <w:r w:rsidRPr="00287001">
        <w:rPr>
          <w:rFonts w:ascii="Times New Roman" w:eastAsia="Times New Roman" w:hAnsi="Times New Roman" w:cs="Times New Roman"/>
          <w:sz w:val="24"/>
          <w:szCs w:val="24"/>
        </w:rPr>
        <w:t>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pacing w:val="3"/>
          <w:sz w:val="24"/>
          <w:szCs w:val="24"/>
        </w:rPr>
        <w:t>t</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rm</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suk</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pacing w:val="2"/>
          <w:sz w:val="24"/>
          <w:szCs w:val="24"/>
        </w:rPr>
        <w:t>k</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 xml:space="preserve">t </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mu</w:t>
      </w:r>
      <w:r w:rsidRPr="00287001">
        <w:rPr>
          <w:rFonts w:ascii="Times New Roman" w:eastAsia="Times New Roman" w:hAnsi="Times New Roman" w:cs="Times New Roman"/>
          <w:spacing w:val="1"/>
          <w:sz w:val="24"/>
          <w:szCs w:val="24"/>
        </w:rPr>
        <w:t>l</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tor,</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too</w:t>
      </w:r>
      <w:r w:rsidRPr="00287001">
        <w:rPr>
          <w:rFonts w:ascii="Times New Roman" w:eastAsia="Times New Roman" w:hAnsi="Times New Roman" w:cs="Times New Roman"/>
          <w:spacing w:val="1"/>
          <w:sz w:val="24"/>
          <w:szCs w:val="24"/>
        </w:rPr>
        <w:t>l</w:t>
      </w:r>
      <w:r w:rsidRPr="00287001">
        <w:rPr>
          <w:rFonts w:ascii="Times New Roman" w:eastAsia="Times New Roman" w:hAnsi="Times New Roman" w:cs="Times New Roman"/>
          <w:sz w:val="24"/>
          <w:szCs w:val="24"/>
        </w:rPr>
        <w:t>s</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 xml:space="preserve">untuk </w:t>
      </w:r>
      <w:proofErr w:type="gramStart"/>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bug</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3"/>
          <w:sz w:val="24"/>
          <w:szCs w:val="24"/>
        </w:rPr>
        <w:t>n</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 xml:space="preserve">, </w:t>
      </w:r>
      <w:r w:rsidRPr="00287001">
        <w:rPr>
          <w:rFonts w:ascii="Times New Roman" w:eastAsia="Times New Roman" w:hAnsi="Times New Roman" w:cs="Times New Roman"/>
          <w:spacing w:val="28"/>
          <w:sz w:val="24"/>
          <w:szCs w:val="24"/>
        </w:rPr>
        <w:t xml:space="preserve"> </w:t>
      </w:r>
      <w:r w:rsidRPr="00287001">
        <w:rPr>
          <w:rFonts w:ascii="Times New Roman" w:eastAsia="Times New Roman" w:hAnsi="Times New Roman" w:cs="Times New Roman"/>
          <w:sz w:val="24"/>
          <w:szCs w:val="24"/>
        </w:rPr>
        <w:t>p</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o</w:t>
      </w:r>
      <w:r w:rsidRPr="00287001">
        <w:rPr>
          <w:rFonts w:ascii="Times New Roman" w:eastAsia="Times New Roman" w:hAnsi="Times New Roman" w:cs="Times New Roman"/>
          <w:spacing w:val="-1"/>
          <w:sz w:val="24"/>
          <w:szCs w:val="24"/>
        </w:rPr>
        <w:t>f</w:t>
      </w:r>
      <w:r w:rsidRPr="00287001">
        <w:rPr>
          <w:rFonts w:ascii="Times New Roman" w:eastAsia="Times New Roman" w:hAnsi="Times New Roman" w:cs="Times New Roman"/>
          <w:sz w:val="24"/>
          <w:szCs w:val="24"/>
        </w:rPr>
        <w:t>il</w:t>
      </w:r>
      <w:proofErr w:type="gramEnd"/>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d</w:t>
      </w:r>
      <w:r w:rsidRPr="00287001">
        <w:rPr>
          <w:rFonts w:ascii="Times New Roman" w:eastAsia="Times New Roman" w:hAnsi="Times New Roman" w:cs="Times New Roman"/>
          <w:spacing w:val="-1"/>
          <w:sz w:val="24"/>
          <w:szCs w:val="24"/>
        </w:rPr>
        <w:t>a</w:t>
      </w:r>
      <w:r w:rsidRPr="00287001">
        <w:rPr>
          <w:rFonts w:ascii="Times New Roman" w:eastAsia="Times New Roman" w:hAnsi="Times New Roman" w:cs="Times New Roman"/>
          <w:sz w:val="24"/>
          <w:szCs w:val="24"/>
        </w:rPr>
        <w:t>n</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ki</w:t>
      </w:r>
      <w:r w:rsidRPr="00287001">
        <w:rPr>
          <w:rFonts w:ascii="Times New Roman" w:eastAsia="Times New Roman" w:hAnsi="Times New Roman" w:cs="Times New Roman"/>
          <w:spacing w:val="-2"/>
          <w:sz w:val="24"/>
          <w:szCs w:val="24"/>
        </w:rPr>
        <w:t>n</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rja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memo</w:t>
      </w:r>
      <w:r w:rsidRPr="00287001">
        <w:rPr>
          <w:rFonts w:ascii="Times New Roman" w:eastAsia="Times New Roman" w:hAnsi="Times New Roman" w:cs="Times New Roman"/>
          <w:spacing w:val="-1"/>
          <w:sz w:val="24"/>
          <w:szCs w:val="24"/>
        </w:rPr>
        <w:t>r</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3"/>
          <w:sz w:val="24"/>
          <w:szCs w:val="24"/>
        </w:rPr>
        <w:t xml:space="preserve"> </w:t>
      </w:r>
      <w:r w:rsidRPr="00287001">
        <w:rPr>
          <w:rFonts w:ascii="Times New Roman" w:eastAsia="Times New Roman" w:hAnsi="Times New Roman" w:cs="Times New Roman"/>
          <w:sz w:val="24"/>
          <w:szCs w:val="24"/>
        </w:rPr>
        <w:t>s</w:t>
      </w:r>
      <w:r w:rsidRPr="00287001">
        <w:rPr>
          <w:rFonts w:ascii="Times New Roman" w:eastAsia="Times New Roman" w:hAnsi="Times New Roman" w:cs="Times New Roman"/>
          <w:spacing w:val="-1"/>
          <w:sz w:val="24"/>
          <w:szCs w:val="24"/>
        </w:rPr>
        <w:t>e</w:t>
      </w:r>
      <w:r w:rsidRPr="00287001">
        <w:rPr>
          <w:rFonts w:ascii="Times New Roman" w:eastAsia="Times New Roman" w:hAnsi="Times New Roman" w:cs="Times New Roman"/>
          <w:sz w:val="24"/>
          <w:szCs w:val="24"/>
        </w:rPr>
        <w:t>rta</w:t>
      </w:r>
      <w:r w:rsidRPr="00287001">
        <w:rPr>
          <w:rFonts w:ascii="Times New Roman" w:eastAsia="Times New Roman" w:hAnsi="Times New Roman" w:cs="Times New Roman"/>
          <w:spacing w:val="1"/>
          <w:sz w:val="24"/>
          <w:szCs w:val="24"/>
        </w:rPr>
        <w:t xml:space="preserve"> </w:t>
      </w:r>
      <w:r w:rsidRPr="00287001">
        <w:rPr>
          <w:rFonts w:ascii="Times New Roman" w:eastAsia="Times New Roman" w:hAnsi="Times New Roman" w:cs="Times New Roman"/>
          <w:sz w:val="24"/>
          <w:szCs w:val="24"/>
        </w:rPr>
        <w:t>plu</w:t>
      </w:r>
      <w:r w:rsidRPr="00287001">
        <w:rPr>
          <w:rFonts w:ascii="Times New Roman" w:eastAsia="Times New Roman" w:hAnsi="Times New Roman" w:cs="Times New Roman"/>
          <w:spacing w:val="-2"/>
          <w:sz w:val="24"/>
          <w:szCs w:val="24"/>
        </w:rPr>
        <w:t>g</w:t>
      </w:r>
      <w:r w:rsidRPr="00287001">
        <w:rPr>
          <w:rFonts w:ascii="Times New Roman" w:eastAsia="Times New Roman" w:hAnsi="Times New Roman" w:cs="Times New Roman"/>
          <w:sz w:val="24"/>
          <w:szCs w:val="24"/>
        </w:rPr>
        <w:t>i</w:t>
      </w:r>
      <w:r w:rsidRPr="00287001">
        <w:rPr>
          <w:rFonts w:ascii="Times New Roman" w:eastAsia="Times New Roman" w:hAnsi="Times New Roman" w:cs="Times New Roman"/>
          <w:spacing w:val="3"/>
          <w:sz w:val="24"/>
          <w:szCs w:val="24"/>
        </w:rPr>
        <w:t>n</w:t>
      </w:r>
      <w:r w:rsidRPr="00287001">
        <w:rPr>
          <w:rFonts w:ascii="Times New Roman" w:eastAsia="Times New Roman" w:hAnsi="Times New Roman" w:cs="Times New Roman"/>
          <w:sz w:val="24"/>
          <w:szCs w:val="24"/>
        </w:rPr>
        <w:t>s</w:t>
      </w:r>
      <w:r w:rsidRPr="00287001">
        <w:rPr>
          <w:rFonts w:ascii="Times New Roman" w:eastAsia="Times New Roman" w:hAnsi="Times New Roman" w:cs="Times New Roman"/>
          <w:spacing w:val="2"/>
          <w:sz w:val="24"/>
          <w:szCs w:val="24"/>
        </w:rPr>
        <w:t xml:space="preserve"> </w:t>
      </w:r>
      <w:r w:rsidRPr="00287001">
        <w:rPr>
          <w:rFonts w:ascii="Times New Roman" w:eastAsia="Times New Roman" w:hAnsi="Times New Roman" w:cs="Times New Roman"/>
          <w:sz w:val="24"/>
          <w:szCs w:val="24"/>
        </w:rPr>
        <w:t xml:space="preserve">untuk </w:t>
      </w:r>
      <w:r w:rsidRPr="00287001">
        <w:rPr>
          <w:rFonts w:ascii="Times New Roman" w:eastAsia="Times New Roman" w:hAnsi="Times New Roman" w:cs="Times New Roman"/>
          <w:spacing w:val="-3"/>
          <w:sz w:val="24"/>
          <w:szCs w:val="24"/>
        </w:rPr>
        <w:t>I</w:t>
      </w:r>
      <w:r w:rsidRPr="00287001">
        <w:rPr>
          <w:rFonts w:ascii="Times New Roman" w:eastAsia="Times New Roman" w:hAnsi="Times New Roman" w:cs="Times New Roman"/>
          <w:spacing w:val="2"/>
          <w:sz w:val="24"/>
          <w:szCs w:val="24"/>
        </w:rPr>
        <w:t>D</w:t>
      </w:r>
      <w:r w:rsidRPr="00287001">
        <w:rPr>
          <w:rFonts w:ascii="Times New Roman" w:eastAsia="Times New Roman" w:hAnsi="Times New Roman" w:cs="Times New Roman"/>
          <w:sz w:val="24"/>
          <w:szCs w:val="24"/>
        </w:rPr>
        <w:t>E E</w:t>
      </w:r>
      <w:r w:rsidRPr="00287001">
        <w:rPr>
          <w:rFonts w:ascii="Times New Roman" w:eastAsia="Times New Roman" w:hAnsi="Times New Roman" w:cs="Times New Roman"/>
          <w:spacing w:val="-1"/>
          <w:sz w:val="24"/>
          <w:szCs w:val="24"/>
        </w:rPr>
        <w:t>c</w:t>
      </w:r>
      <w:r w:rsidRPr="00287001">
        <w:rPr>
          <w:rFonts w:ascii="Times New Roman" w:eastAsia="Times New Roman" w:hAnsi="Times New Roman" w:cs="Times New Roman"/>
          <w:sz w:val="24"/>
          <w:szCs w:val="24"/>
        </w:rPr>
        <w:t>l</w:t>
      </w:r>
      <w:r w:rsidRPr="00287001">
        <w:rPr>
          <w:rFonts w:ascii="Times New Roman" w:eastAsia="Times New Roman" w:hAnsi="Times New Roman" w:cs="Times New Roman"/>
          <w:spacing w:val="1"/>
          <w:sz w:val="24"/>
          <w:szCs w:val="24"/>
        </w:rPr>
        <w:t>i</w:t>
      </w:r>
      <w:r w:rsidRPr="00287001">
        <w:rPr>
          <w:rFonts w:ascii="Times New Roman" w:eastAsia="Times New Roman" w:hAnsi="Times New Roman" w:cs="Times New Roman"/>
          <w:sz w:val="24"/>
          <w:szCs w:val="24"/>
        </w:rPr>
        <w:t>pse.</w:t>
      </w:r>
    </w:p>
    <w:p w:rsidR="00287001" w:rsidRPr="00287001" w:rsidRDefault="00287001" w:rsidP="00287001">
      <w:pPr>
        <w:spacing w:after="0" w:line="200" w:lineRule="exact"/>
        <w:ind w:right="720"/>
        <w:rPr>
          <w:rFonts w:ascii="Times New Roman" w:eastAsia="Times New Roman" w:hAnsi="Times New Roman" w:cs="Times New Roman"/>
          <w:sz w:val="20"/>
          <w:szCs w:val="20"/>
        </w:rPr>
      </w:pPr>
    </w:p>
    <w:p w:rsidR="00287001" w:rsidRPr="00287001" w:rsidRDefault="00287001" w:rsidP="00287001">
      <w:pPr>
        <w:spacing w:before="4" w:after="0" w:line="220" w:lineRule="exact"/>
        <w:ind w:right="720"/>
        <w:rPr>
          <w:rFonts w:ascii="Times New Roman" w:eastAsia="Times New Roman" w:hAnsi="Times New Roman" w:cs="Times New Roman"/>
        </w:rPr>
      </w:pPr>
    </w:p>
    <w:p w:rsidR="00287001" w:rsidRPr="00287001" w:rsidRDefault="00E94015" w:rsidP="00E94015">
      <w:pPr>
        <w:spacing w:after="0" w:line="240" w:lineRule="auto"/>
        <w:ind w:left="720" w:right="720"/>
        <w:rPr>
          <w:rFonts w:ascii="Times New Roman" w:eastAsia="Times New Roman" w:hAnsi="Times New Roman" w:cs="Times New Roman"/>
          <w:sz w:val="24"/>
          <w:szCs w:val="24"/>
        </w:rPr>
      </w:pPr>
      <w:r>
        <w:rPr>
          <w:rFonts w:ascii="Times New Roman" w:eastAsia="Times New Roman" w:hAnsi="Times New Roman" w:cs="Times New Roman"/>
          <w:b/>
          <w:sz w:val="24"/>
          <w:szCs w:val="24"/>
        </w:rPr>
        <w:t>2.7</w:t>
      </w:r>
      <w:r>
        <w:rPr>
          <w:rFonts w:ascii="Times New Roman" w:eastAsia="Times New Roman" w:hAnsi="Times New Roman" w:cs="Times New Roman"/>
          <w:b/>
          <w:sz w:val="24"/>
          <w:szCs w:val="24"/>
        </w:rPr>
        <w:tab/>
      </w:r>
      <w:r w:rsidR="000D1220">
        <w:rPr>
          <w:rFonts w:ascii="Times New Roman" w:eastAsia="Times New Roman" w:hAnsi="Times New Roman" w:cs="Times New Roman"/>
          <w:b/>
          <w:spacing w:val="-3"/>
          <w:sz w:val="24"/>
          <w:szCs w:val="24"/>
        </w:rPr>
        <w:t>Java</w:t>
      </w:r>
    </w:p>
    <w:p w:rsidR="00287001" w:rsidRPr="00287001" w:rsidRDefault="00287001" w:rsidP="00E94015">
      <w:pPr>
        <w:spacing w:before="13" w:after="0" w:line="280" w:lineRule="exact"/>
        <w:ind w:left="720" w:right="720"/>
        <w:rPr>
          <w:rFonts w:ascii="Times New Roman" w:eastAsia="Times New Roman" w:hAnsi="Times New Roman" w:cs="Times New Roman"/>
          <w:sz w:val="28"/>
          <w:szCs w:val="28"/>
        </w:rPr>
      </w:pPr>
    </w:p>
    <w:p w:rsidR="000D1220" w:rsidRDefault="00BD56D0" w:rsidP="00E94015">
      <w:pPr>
        <w:spacing w:after="0" w:line="360" w:lineRule="auto"/>
        <w:ind w:left="720" w:right="120" w:firstLine="720"/>
        <w:jc w:val="both"/>
        <w:rPr>
          <w:rFonts w:ascii="Times New Roman" w:eastAsia="Times New Roman" w:hAnsi="Times New Roman" w:cs="Times New Roman"/>
          <w:sz w:val="24"/>
          <w:szCs w:val="24"/>
        </w:rPr>
      </w:pPr>
      <w:r>
        <w:rPr>
          <w:rFonts w:ascii="Arial" w:hAnsi="Arial" w:cs="Arial"/>
          <w:b/>
          <w:bCs/>
          <w:color w:val="202124"/>
          <w:shd w:val="clear" w:color="auto" w:fill="FFFFFF"/>
        </w:rPr>
        <w:t>Menurut</w:t>
      </w:r>
      <w:r>
        <w:rPr>
          <w:rFonts w:ascii="Arial" w:hAnsi="Arial" w:cs="Arial"/>
          <w:color w:val="202124"/>
          <w:shd w:val="clear" w:color="auto" w:fill="FFFFFF"/>
        </w:rPr>
        <w:t> Suyanto (</w:t>
      </w:r>
      <w:r>
        <w:rPr>
          <w:rFonts w:ascii="Arial" w:hAnsi="Arial" w:cs="Arial"/>
          <w:b/>
          <w:bCs/>
          <w:color w:val="202124"/>
          <w:shd w:val="clear" w:color="auto" w:fill="FFFFFF"/>
        </w:rPr>
        <w:t>2015</w:t>
      </w:r>
      <w:r>
        <w:rPr>
          <w:rFonts w:ascii="Arial" w:hAnsi="Arial" w:cs="Arial"/>
          <w:color w:val="202124"/>
          <w:shd w:val="clear" w:color="auto" w:fill="FFFFFF"/>
        </w:rPr>
        <w:t>:2), menyatakan bahwa:</w:t>
      </w:r>
      <w:r w:rsidR="000D1220" w:rsidRPr="000D1220">
        <w:rPr>
          <w:rFonts w:ascii="Times New Roman" w:eastAsia="Times New Roman" w:hAnsi="Times New Roman" w:cs="Times New Roman"/>
          <w:sz w:val="24"/>
          <w:szCs w:val="24"/>
        </w:rPr>
        <w:t xml:space="preserve"> Java adalah bahasa yang “</w:t>
      </w:r>
      <w:r w:rsidR="000D1220" w:rsidRPr="000D1220">
        <w:rPr>
          <w:rFonts w:ascii="Times New Roman" w:eastAsia="Times New Roman" w:hAnsi="Times New Roman" w:cs="Times New Roman"/>
          <w:i/>
          <w:iCs/>
          <w:sz w:val="24"/>
          <w:szCs w:val="24"/>
        </w:rPr>
        <w:t>general purpose, concurrent, class-based, dan object-oriented</w:t>
      </w:r>
      <w:r w:rsidR="000D1220" w:rsidRPr="000D1220">
        <w:rPr>
          <w:rFonts w:ascii="Times New Roman" w:eastAsia="Times New Roman" w:hAnsi="Times New Roman" w:cs="Times New Roman"/>
          <w:sz w:val="24"/>
          <w:szCs w:val="24"/>
        </w:rPr>
        <w:t>”</w:t>
      </w:r>
      <w:r w:rsidR="000D1220" w:rsidRPr="000D1220">
        <w:rPr>
          <w:rFonts w:ascii="Times New Roman" w:eastAsia="Times New Roman" w:hAnsi="Times New Roman" w:cs="Times New Roman"/>
          <w:i/>
          <w:iCs/>
          <w:sz w:val="24"/>
          <w:szCs w:val="24"/>
        </w:rPr>
        <w:t> </w:t>
      </w:r>
      <w:r w:rsidR="000D1220" w:rsidRPr="000D1220">
        <w:rPr>
          <w:rFonts w:ascii="Times New Roman" w:eastAsia="Times New Roman" w:hAnsi="Times New Roman" w:cs="Times New Roman"/>
          <w:sz w:val="24"/>
          <w:szCs w:val="24"/>
        </w:rPr>
        <w:t>tutur penciptanya, </w:t>
      </w:r>
      <w:r w:rsidR="000D1220" w:rsidRPr="000D1220">
        <w:rPr>
          <w:rFonts w:ascii="Times New Roman" w:eastAsia="Times New Roman" w:hAnsi="Times New Roman" w:cs="Times New Roman"/>
          <w:b/>
          <w:bCs/>
          <w:sz w:val="24"/>
          <w:szCs w:val="24"/>
        </w:rPr>
        <w:t>James Gosling. </w:t>
      </w:r>
      <w:r w:rsidR="000D1220" w:rsidRPr="000D1220">
        <w:rPr>
          <w:rFonts w:ascii="Times New Roman" w:eastAsia="Times New Roman" w:hAnsi="Times New Roman" w:cs="Times New Roman"/>
          <w:sz w:val="24"/>
          <w:szCs w:val="24"/>
        </w:rPr>
        <w:t>Dengan Java, developer bisa membuat aplikasi yang bersifat WORA </w:t>
      </w:r>
      <w:r w:rsidR="000D1220" w:rsidRPr="000D1220">
        <w:rPr>
          <w:rFonts w:ascii="Times New Roman" w:eastAsia="Times New Roman" w:hAnsi="Times New Roman" w:cs="Times New Roman"/>
          <w:i/>
          <w:iCs/>
          <w:sz w:val="24"/>
          <w:szCs w:val="24"/>
        </w:rPr>
        <w:t>(write once, run anywhere</w:t>
      </w:r>
      <w:r w:rsidR="000D1220" w:rsidRPr="000D1220">
        <w:rPr>
          <w:rFonts w:ascii="Times New Roman" w:eastAsia="Times New Roman" w:hAnsi="Times New Roman" w:cs="Times New Roman"/>
          <w:sz w:val="24"/>
          <w:szCs w:val="24"/>
        </w:rPr>
        <w:t>), artinya cukup sekali kita menuliskan kode maka hasilnya yang berupa aplikasi, dap</w:t>
      </w:r>
      <w:r w:rsidR="000D1220">
        <w:rPr>
          <w:rFonts w:ascii="Times New Roman" w:eastAsia="Times New Roman" w:hAnsi="Times New Roman" w:cs="Times New Roman"/>
          <w:sz w:val="24"/>
          <w:szCs w:val="24"/>
        </w:rPr>
        <w:t>at berjalan di banyak platform.</w:t>
      </w:r>
    </w:p>
    <w:p w:rsidR="000D1220" w:rsidRPr="000D1220" w:rsidRDefault="000D1220" w:rsidP="000D1220">
      <w:pPr>
        <w:spacing w:after="0" w:line="360" w:lineRule="auto"/>
        <w:ind w:left="630" w:right="720" w:firstLine="630"/>
        <w:jc w:val="both"/>
        <w:rPr>
          <w:rFonts w:ascii="Times New Roman" w:eastAsia="Times New Roman" w:hAnsi="Times New Roman" w:cs="Times New Roman"/>
          <w:sz w:val="24"/>
          <w:szCs w:val="24"/>
        </w:rPr>
      </w:pPr>
    </w:p>
    <w:p w:rsidR="000D1220" w:rsidRDefault="000D1220" w:rsidP="0090508A">
      <w:pPr>
        <w:spacing w:after="0" w:line="360" w:lineRule="auto"/>
        <w:ind w:left="720" w:right="120" w:firstLine="720"/>
        <w:jc w:val="both"/>
        <w:rPr>
          <w:rFonts w:ascii="Times New Roman" w:eastAsia="Times New Roman" w:hAnsi="Times New Roman" w:cs="Times New Roman"/>
          <w:sz w:val="24"/>
          <w:szCs w:val="24"/>
        </w:rPr>
      </w:pPr>
      <w:r w:rsidRPr="000D1220">
        <w:rPr>
          <w:rFonts w:ascii="Times New Roman" w:eastAsia="Times New Roman" w:hAnsi="Times New Roman" w:cs="Times New Roman"/>
          <w:i/>
          <w:iCs/>
          <w:sz w:val="24"/>
          <w:szCs w:val="24"/>
        </w:rPr>
        <w:t>Compiling</w:t>
      </w:r>
      <w:r w:rsidRPr="000D1220">
        <w:rPr>
          <w:rFonts w:ascii="Times New Roman" w:eastAsia="Times New Roman" w:hAnsi="Times New Roman" w:cs="Times New Roman"/>
          <w:sz w:val="24"/>
          <w:szCs w:val="24"/>
        </w:rPr>
        <w:t> di Java mengubah Java code menjadi Java </w:t>
      </w:r>
      <w:r w:rsidRPr="000D1220">
        <w:rPr>
          <w:rFonts w:ascii="Times New Roman" w:eastAsia="Times New Roman" w:hAnsi="Times New Roman" w:cs="Times New Roman"/>
          <w:i/>
          <w:iCs/>
          <w:sz w:val="24"/>
          <w:szCs w:val="24"/>
        </w:rPr>
        <w:t>bytecode</w:t>
      </w:r>
      <w:r w:rsidRPr="000D1220">
        <w:rPr>
          <w:rFonts w:ascii="Times New Roman" w:eastAsia="Times New Roman" w:hAnsi="Times New Roman" w:cs="Times New Roman"/>
          <w:sz w:val="24"/>
          <w:szCs w:val="24"/>
        </w:rPr>
        <w:t>. Dengan menggunakan Java </w:t>
      </w:r>
      <w:r w:rsidRPr="000D1220">
        <w:rPr>
          <w:rFonts w:ascii="Times New Roman" w:eastAsia="Times New Roman" w:hAnsi="Times New Roman" w:cs="Times New Roman"/>
          <w:i/>
          <w:iCs/>
          <w:sz w:val="24"/>
          <w:szCs w:val="24"/>
        </w:rPr>
        <w:t>bytecode</w:t>
      </w:r>
      <w:r w:rsidRPr="000D1220">
        <w:rPr>
          <w:rFonts w:ascii="Times New Roman" w:eastAsia="Times New Roman" w:hAnsi="Times New Roman" w:cs="Times New Roman"/>
          <w:sz w:val="24"/>
          <w:szCs w:val="24"/>
        </w:rPr>
        <w:t>, kita lebih mudah memproses </w:t>
      </w:r>
      <w:r w:rsidRPr="000D1220">
        <w:rPr>
          <w:rFonts w:ascii="Times New Roman" w:eastAsia="Times New Roman" w:hAnsi="Times New Roman" w:cs="Times New Roman"/>
          <w:i/>
          <w:iCs/>
          <w:sz w:val="24"/>
          <w:szCs w:val="24"/>
        </w:rPr>
        <w:t>porting</w:t>
      </w:r>
      <w:r w:rsidRPr="000D1220">
        <w:rPr>
          <w:rFonts w:ascii="Times New Roman" w:eastAsia="Times New Roman" w:hAnsi="Times New Roman" w:cs="Times New Roman"/>
          <w:sz w:val="24"/>
          <w:szCs w:val="24"/>
        </w:rPr>
        <w:t> ke platform lainnya via Java Virtual Machine (JVM)</w:t>
      </w:r>
      <w:r>
        <w:rPr>
          <w:rFonts w:ascii="Times New Roman" w:eastAsia="Times New Roman" w:hAnsi="Times New Roman" w:cs="Times New Roman"/>
          <w:sz w:val="24"/>
          <w:szCs w:val="24"/>
        </w:rPr>
        <w:t>.</w:t>
      </w:r>
    </w:p>
    <w:p w:rsidR="000D1220" w:rsidRPr="000D1220" w:rsidRDefault="000D1220" w:rsidP="0090508A">
      <w:pPr>
        <w:spacing w:after="0" w:line="360" w:lineRule="auto"/>
        <w:ind w:left="720" w:right="120" w:firstLine="720"/>
        <w:jc w:val="both"/>
        <w:rPr>
          <w:rFonts w:ascii="Times New Roman" w:eastAsia="Times New Roman" w:hAnsi="Times New Roman" w:cs="Times New Roman"/>
          <w:sz w:val="24"/>
          <w:szCs w:val="24"/>
        </w:rPr>
      </w:pPr>
    </w:p>
    <w:p w:rsidR="000D1220" w:rsidRDefault="000D1220" w:rsidP="0090508A">
      <w:pPr>
        <w:spacing w:after="0" w:line="360" w:lineRule="auto"/>
        <w:ind w:left="720" w:right="120" w:firstLine="720"/>
        <w:jc w:val="both"/>
        <w:rPr>
          <w:rFonts w:ascii="Times New Roman" w:eastAsia="Times New Roman" w:hAnsi="Times New Roman" w:cs="Times New Roman"/>
          <w:sz w:val="24"/>
          <w:szCs w:val="24"/>
        </w:rPr>
      </w:pPr>
      <w:r w:rsidRPr="000D1220">
        <w:rPr>
          <w:rFonts w:ascii="Times New Roman" w:eastAsia="Times New Roman" w:hAnsi="Times New Roman" w:cs="Times New Roman"/>
          <w:sz w:val="24"/>
          <w:szCs w:val="24"/>
        </w:rPr>
        <w:t>Sintaks yang digunakan Java berasal dari C dan C++ dengan lebih sedikit fasilitas</w:t>
      </w:r>
      <w:r w:rsidRPr="000D1220">
        <w:rPr>
          <w:rFonts w:ascii="Times New Roman" w:eastAsia="Times New Roman" w:hAnsi="Times New Roman" w:cs="Times New Roman"/>
          <w:i/>
          <w:iCs/>
          <w:sz w:val="24"/>
          <w:szCs w:val="24"/>
        </w:rPr>
        <w:t> low-level</w:t>
      </w:r>
      <w:r w:rsidRPr="000D1220">
        <w:rPr>
          <w:rFonts w:ascii="Times New Roman" w:eastAsia="Times New Roman" w:hAnsi="Times New Roman" w:cs="Times New Roman"/>
          <w:sz w:val="24"/>
          <w:szCs w:val="24"/>
        </w:rPr>
        <w:t> jika dibandingkan dengan keduanya. Java memiliki </w:t>
      </w:r>
      <w:r w:rsidRPr="000D1220">
        <w:rPr>
          <w:rFonts w:ascii="Times New Roman" w:eastAsia="Times New Roman" w:hAnsi="Times New Roman" w:cs="Times New Roman"/>
          <w:i/>
          <w:iCs/>
          <w:sz w:val="24"/>
          <w:szCs w:val="24"/>
        </w:rPr>
        <w:t>automatic</w:t>
      </w:r>
      <w:r w:rsidRPr="000D1220">
        <w:rPr>
          <w:rFonts w:ascii="Times New Roman" w:eastAsia="Times New Roman" w:hAnsi="Times New Roman" w:cs="Times New Roman"/>
          <w:sz w:val="24"/>
          <w:szCs w:val="24"/>
        </w:rPr>
        <w:t> </w:t>
      </w:r>
      <w:r w:rsidRPr="000D1220">
        <w:rPr>
          <w:rFonts w:ascii="Times New Roman" w:eastAsia="Times New Roman" w:hAnsi="Times New Roman" w:cs="Times New Roman"/>
          <w:i/>
          <w:iCs/>
          <w:sz w:val="24"/>
          <w:szCs w:val="24"/>
        </w:rPr>
        <w:t>garbage</w:t>
      </w:r>
      <w:r w:rsidRPr="000D1220">
        <w:rPr>
          <w:rFonts w:ascii="Times New Roman" w:eastAsia="Times New Roman" w:hAnsi="Times New Roman" w:cs="Times New Roman"/>
          <w:sz w:val="24"/>
          <w:szCs w:val="24"/>
        </w:rPr>
        <w:t> </w:t>
      </w:r>
      <w:r w:rsidRPr="000D1220">
        <w:rPr>
          <w:rFonts w:ascii="Times New Roman" w:eastAsia="Times New Roman" w:hAnsi="Times New Roman" w:cs="Times New Roman"/>
          <w:i/>
          <w:iCs/>
          <w:sz w:val="24"/>
          <w:szCs w:val="24"/>
        </w:rPr>
        <w:t>collector</w:t>
      </w:r>
      <w:r w:rsidRPr="000D1220">
        <w:rPr>
          <w:rFonts w:ascii="Times New Roman" w:eastAsia="Times New Roman" w:hAnsi="Times New Roman" w:cs="Times New Roman"/>
          <w:sz w:val="24"/>
          <w:szCs w:val="24"/>
        </w:rPr>
        <w:t> yang berfungsi untuk mengelola memori secara otomatis. </w:t>
      </w:r>
      <w:r w:rsidRPr="000D1220">
        <w:rPr>
          <w:rFonts w:ascii="Times New Roman" w:eastAsia="Times New Roman" w:hAnsi="Times New Roman" w:cs="Times New Roman"/>
          <w:i/>
          <w:iCs/>
          <w:sz w:val="24"/>
          <w:szCs w:val="24"/>
        </w:rPr>
        <w:t>Automatic</w:t>
      </w:r>
      <w:r w:rsidRPr="000D1220">
        <w:rPr>
          <w:rFonts w:ascii="Times New Roman" w:eastAsia="Times New Roman" w:hAnsi="Times New Roman" w:cs="Times New Roman"/>
          <w:sz w:val="24"/>
          <w:szCs w:val="24"/>
        </w:rPr>
        <w:t> </w:t>
      </w:r>
      <w:r w:rsidRPr="000D1220">
        <w:rPr>
          <w:rFonts w:ascii="Times New Roman" w:eastAsia="Times New Roman" w:hAnsi="Times New Roman" w:cs="Times New Roman"/>
          <w:i/>
          <w:iCs/>
          <w:sz w:val="24"/>
          <w:szCs w:val="24"/>
        </w:rPr>
        <w:t>garbage</w:t>
      </w:r>
      <w:r w:rsidRPr="000D1220">
        <w:rPr>
          <w:rFonts w:ascii="Times New Roman" w:eastAsia="Times New Roman" w:hAnsi="Times New Roman" w:cs="Times New Roman"/>
          <w:sz w:val="24"/>
          <w:szCs w:val="24"/>
        </w:rPr>
        <w:t> </w:t>
      </w:r>
      <w:r w:rsidRPr="000D1220">
        <w:rPr>
          <w:rFonts w:ascii="Times New Roman" w:eastAsia="Times New Roman" w:hAnsi="Times New Roman" w:cs="Times New Roman"/>
          <w:i/>
          <w:iCs/>
          <w:sz w:val="24"/>
          <w:szCs w:val="24"/>
        </w:rPr>
        <w:t>collector</w:t>
      </w:r>
      <w:r w:rsidRPr="000D1220">
        <w:rPr>
          <w:rFonts w:ascii="Times New Roman" w:eastAsia="Times New Roman" w:hAnsi="Times New Roman" w:cs="Times New Roman"/>
          <w:sz w:val="24"/>
          <w:szCs w:val="24"/>
        </w:rPr>
        <w:t> akan secara otomatis membebaskan memori yang sudah tidak digunakan, dengan tujuan menghindari kebocoran memori (</w:t>
      </w:r>
      <w:r w:rsidRPr="000D1220">
        <w:rPr>
          <w:rFonts w:ascii="Times New Roman" w:eastAsia="Times New Roman" w:hAnsi="Times New Roman" w:cs="Times New Roman"/>
          <w:i/>
          <w:iCs/>
          <w:sz w:val="24"/>
          <w:szCs w:val="24"/>
        </w:rPr>
        <w:t>memory leaks</w:t>
      </w:r>
      <w:r w:rsidRPr="000D1220">
        <w:rPr>
          <w:rFonts w:ascii="Times New Roman" w:eastAsia="Times New Roman" w:hAnsi="Times New Roman" w:cs="Times New Roman"/>
          <w:sz w:val="24"/>
          <w:szCs w:val="24"/>
        </w:rPr>
        <w:t>). Otomasi ini mengurangi beban developer dalam menuliskan kode untuk membebaskan memori secara manual. Inilah yang membedakan Java dengan C dan C++ (contoh metode </w:t>
      </w:r>
      <w:r w:rsidRPr="000D1220">
        <w:rPr>
          <w:rFonts w:ascii="Times New Roman" w:eastAsia="Times New Roman" w:hAnsi="Times New Roman" w:cs="Times New Roman"/>
          <w:i/>
          <w:iCs/>
          <w:sz w:val="24"/>
          <w:szCs w:val="24"/>
        </w:rPr>
        <w:t>free</w:t>
      </w:r>
      <w:r w:rsidRPr="000D1220">
        <w:rPr>
          <w:rFonts w:ascii="Times New Roman" w:eastAsia="Times New Roman" w:hAnsi="Times New Roman" w:cs="Times New Roman"/>
          <w:sz w:val="24"/>
          <w:szCs w:val="24"/>
        </w:rPr>
        <w:t> di C dan metode </w:t>
      </w:r>
      <w:r w:rsidRPr="000D1220">
        <w:rPr>
          <w:rFonts w:ascii="Times New Roman" w:eastAsia="Times New Roman" w:hAnsi="Times New Roman" w:cs="Times New Roman"/>
          <w:i/>
          <w:iCs/>
          <w:sz w:val="24"/>
          <w:szCs w:val="24"/>
        </w:rPr>
        <w:t>delete</w:t>
      </w:r>
      <w:r w:rsidRPr="000D1220">
        <w:rPr>
          <w:rFonts w:ascii="Times New Roman" w:eastAsia="Times New Roman" w:hAnsi="Times New Roman" w:cs="Times New Roman"/>
          <w:sz w:val="24"/>
          <w:szCs w:val="24"/>
        </w:rPr>
        <w:t> di C++)</w:t>
      </w:r>
    </w:p>
    <w:p w:rsidR="000D1220" w:rsidRDefault="000D1220" w:rsidP="0090508A">
      <w:pPr>
        <w:spacing w:after="0" w:line="360" w:lineRule="auto"/>
        <w:ind w:left="720" w:right="120" w:firstLine="720"/>
        <w:jc w:val="both"/>
        <w:rPr>
          <w:rFonts w:ascii="Times New Roman" w:eastAsia="Times New Roman" w:hAnsi="Times New Roman" w:cs="Times New Roman"/>
          <w:sz w:val="24"/>
          <w:szCs w:val="24"/>
        </w:rPr>
      </w:pPr>
    </w:p>
    <w:p w:rsidR="000D1220" w:rsidRPr="000D1220" w:rsidRDefault="000D1220" w:rsidP="0090508A">
      <w:pPr>
        <w:spacing w:after="0" w:line="360" w:lineRule="auto"/>
        <w:ind w:left="720" w:right="120" w:firstLine="720"/>
        <w:jc w:val="both"/>
        <w:rPr>
          <w:rFonts w:ascii="Times New Roman" w:eastAsia="Times New Roman" w:hAnsi="Times New Roman" w:cs="Times New Roman"/>
          <w:sz w:val="24"/>
          <w:szCs w:val="24"/>
        </w:rPr>
      </w:pPr>
      <w:r w:rsidRPr="000D1220">
        <w:rPr>
          <w:rFonts w:ascii="Times New Roman" w:eastAsia="Times New Roman" w:hAnsi="Times New Roman" w:cs="Times New Roman"/>
          <w:sz w:val="24"/>
          <w:szCs w:val="24"/>
        </w:rPr>
        <w:t>Selain fitur </w:t>
      </w:r>
      <w:r w:rsidRPr="000D1220">
        <w:rPr>
          <w:rFonts w:ascii="Times New Roman" w:eastAsia="Times New Roman" w:hAnsi="Times New Roman" w:cs="Times New Roman"/>
          <w:i/>
          <w:iCs/>
          <w:sz w:val="24"/>
          <w:szCs w:val="24"/>
        </w:rPr>
        <w:t>portability</w:t>
      </w:r>
      <w:r w:rsidRPr="000D1220">
        <w:rPr>
          <w:rFonts w:ascii="Times New Roman" w:eastAsia="Times New Roman" w:hAnsi="Times New Roman" w:cs="Times New Roman"/>
          <w:sz w:val="24"/>
          <w:szCs w:val="24"/>
        </w:rPr>
        <w:t>-nya, Java adalah bahasa yang </w:t>
      </w:r>
      <w:r w:rsidRPr="000D1220">
        <w:rPr>
          <w:rFonts w:ascii="Times New Roman" w:eastAsia="Times New Roman" w:hAnsi="Times New Roman" w:cs="Times New Roman"/>
          <w:i/>
          <w:iCs/>
          <w:sz w:val="24"/>
          <w:szCs w:val="24"/>
        </w:rPr>
        <w:t>mature</w:t>
      </w:r>
      <w:r w:rsidRPr="000D1220">
        <w:rPr>
          <w:rFonts w:ascii="Times New Roman" w:eastAsia="Times New Roman" w:hAnsi="Times New Roman" w:cs="Times New Roman"/>
          <w:sz w:val="24"/>
          <w:szCs w:val="24"/>
        </w:rPr>
        <w:t> (dewasa) dengan </w:t>
      </w:r>
      <w:r w:rsidRPr="000D1220">
        <w:rPr>
          <w:rFonts w:ascii="Times New Roman" w:eastAsia="Times New Roman" w:hAnsi="Times New Roman" w:cs="Times New Roman"/>
          <w:i/>
          <w:iCs/>
          <w:sz w:val="24"/>
          <w:szCs w:val="24"/>
        </w:rPr>
        <w:t>library</w:t>
      </w:r>
      <w:r w:rsidRPr="000D1220">
        <w:rPr>
          <w:rFonts w:ascii="Times New Roman" w:eastAsia="Times New Roman" w:hAnsi="Times New Roman" w:cs="Times New Roman"/>
          <w:sz w:val="24"/>
          <w:szCs w:val="24"/>
        </w:rPr>
        <w:t xml:space="preserve"> yang relatif lengkap. Pada 2016, Java menjadi salah satu bahasa pemrograman yang paling banyak digunakan di dunia. Selain itu, Java juga merupakan bahasa resmi untuk membuat aplikasi Android. Intinya Java dipandang </w:t>
      </w:r>
      <w:r w:rsidRPr="000D1220">
        <w:rPr>
          <w:rFonts w:ascii="Times New Roman" w:eastAsia="Times New Roman" w:hAnsi="Times New Roman" w:cs="Times New Roman"/>
          <w:sz w:val="24"/>
          <w:szCs w:val="24"/>
        </w:rPr>
        <w:lastRenderedPageBreak/>
        <w:t>sebagai bahasa yang akan selalu relevan dengan perkembangan di masa yang akan datang.</w:t>
      </w:r>
    </w:p>
    <w:p w:rsidR="000D1220" w:rsidRDefault="000D1220" w:rsidP="005F3046">
      <w:pPr>
        <w:spacing w:after="0" w:line="200" w:lineRule="exact"/>
        <w:ind w:right="720"/>
        <w:rPr>
          <w:rFonts w:ascii="Times New Roman" w:eastAsia="Times New Roman" w:hAnsi="Times New Roman" w:cs="Times New Roman"/>
          <w:sz w:val="20"/>
          <w:szCs w:val="20"/>
        </w:rPr>
      </w:pPr>
    </w:p>
    <w:p w:rsidR="000D1220" w:rsidRPr="00287001" w:rsidRDefault="000D1220" w:rsidP="005F3046">
      <w:pPr>
        <w:spacing w:after="0" w:line="200" w:lineRule="exact"/>
        <w:ind w:right="720"/>
        <w:rPr>
          <w:rFonts w:ascii="Times New Roman" w:eastAsia="Times New Roman" w:hAnsi="Times New Roman" w:cs="Times New Roman"/>
          <w:sz w:val="20"/>
          <w:szCs w:val="20"/>
        </w:rPr>
      </w:pPr>
    </w:p>
    <w:p w:rsidR="00287001" w:rsidRPr="00287001" w:rsidRDefault="009B673D" w:rsidP="009B673D">
      <w:pPr>
        <w:spacing w:after="0" w:line="240" w:lineRule="auto"/>
        <w:ind w:right="120" w:firstLine="630"/>
        <w:rPr>
          <w:rFonts w:ascii="Times New Roman" w:eastAsia="Times New Roman" w:hAnsi="Times New Roman" w:cs="Times New Roman"/>
          <w:sz w:val="24"/>
          <w:szCs w:val="24"/>
        </w:rPr>
      </w:pPr>
      <w:r>
        <w:rPr>
          <w:rFonts w:ascii="Times New Roman" w:eastAsia="Times New Roman" w:hAnsi="Times New Roman" w:cs="Times New Roman"/>
          <w:b/>
          <w:sz w:val="24"/>
          <w:szCs w:val="24"/>
        </w:rPr>
        <w:t>2.8</w:t>
      </w:r>
      <w:r>
        <w:rPr>
          <w:rFonts w:ascii="Times New Roman" w:eastAsia="Times New Roman" w:hAnsi="Times New Roman" w:cs="Times New Roman"/>
          <w:b/>
          <w:sz w:val="24"/>
          <w:szCs w:val="24"/>
        </w:rPr>
        <w:tab/>
      </w:r>
      <w:r w:rsidR="00287001" w:rsidRPr="00287001">
        <w:rPr>
          <w:rFonts w:ascii="Times New Roman" w:eastAsia="Times New Roman" w:hAnsi="Times New Roman" w:cs="Times New Roman"/>
          <w:b/>
          <w:spacing w:val="-3"/>
          <w:sz w:val="24"/>
          <w:szCs w:val="24"/>
        </w:rPr>
        <w:t>P</w:t>
      </w:r>
      <w:r w:rsidR="00287001" w:rsidRPr="00287001">
        <w:rPr>
          <w:rFonts w:ascii="Times New Roman" w:eastAsia="Times New Roman" w:hAnsi="Times New Roman" w:cs="Times New Roman"/>
          <w:b/>
          <w:spacing w:val="-1"/>
          <w:sz w:val="24"/>
          <w:szCs w:val="24"/>
        </w:rPr>
        <w:t>e</w:t>
      </w:r>
      <w:r w:rsidR="00287001" w:rsidRPr="00287001">
        <w:rPr>
          <w:rFonts w:ascii="Times New Roman" w:eastAsia="Times New Roman" w:hAnsi="Times New Roman" w:cs="Times New Roman"/>
          <w:b/>
          <w:spacing w:val="1"/>
          <w:sz w:val="24"/>
          <w:szCs w:val="24"/>
        </w:rPr>
        <w:t>n</w:t>
      </w:r>
      <w:r w:rsidR="00287001" w:rsidRPr="00287001">
        <w:rPr>
          <w:rFonts w:ascii="Times New Roman" w:eastAsia="Times New Roman" w:hAnsi="Times New Roman" w:cs="Times New Roman"/>
          <w:b/>
          <w:sz w:val="24"/>
          <w:szCs w:val="24"/>
        </w:rPr>
        <w:t>g</w:t>
      </w:r>
      <w:r w:rsidR="00287001" w:rsidRPr="00287001">
        <w:rPr>
          <w:rFonts w:ascii="Times New Roman" w:eastAsia="Times New Roman" w:hAnsi="Times New Roman" w:cs="Times New Roman"/>
          <w:b/>
          <w:spacing w:val="1"/>
          <w:sz w:val="24"/>
          <w:szCs w:val="24"/>
        </w:rPr>
        <w:t>e</w:t>
      </w:r>
      <w:r w:rsidR="00287001" w:rsidRPr="00287001">
        <w:rPr>
          <w:rFonts w:ascii="Times New Roman" w:eastAsia="Times New Roman" w:hAnsi="Times New Roman" w:cs="Times New Roman"/>
          <w:b/>
          <w:spacing w:val="-1"/>
          <w:sz w:val="24"/>
          <w:szCs w:val="24"/>
        </w:rPr>
        <w:t>r</w:t>
      </w:r>
      <w:r w:rsidR="00287001" w:rsidRPr="00287001">
        <w:rPr>
          <w:rFonts w:ascii="Times New Roman" w:eastAsia="Times New Roman" w:hAnsi="Times New Roman" w:cs="Times New Roman"/>
          <w:b/>
          <w:sz w:val="24"/>
          <w:szCs w:val="24"/>
        </w:rPr>
        <w:t>tian</w:t>
      </w:r>
      <w:r w:rsidR="00287001" w:rsidRPr="00287001">
        <w:rPr>
          <w:rFonts w:ascii="Times New Roman" w:eastAsia="Times New Roman" w:hAnsi="Times New Roman" w:cs="Times New Roman"/>
          <w:b/>
          <w:spacing w:val="2"/>
          <w:sz w:val="24"/>
          <w:szCs w:val="24"/>
        </w:rPr>
        <w:t xml:space="preserve"> </w:t>
      </w:r>
      <w:r w:rsidR="006E7A69">
        <w:rPr>
          <w:rFonts w:ascii="Times New Roman" w:eastAsia="Times New Roman" w:hAnsi="Times New Roman" w:cs="Times New Roman"/>
          <w:b/>
          <w:spacing w:val="-1"/>
          <w:sz w:val="24"/>
          <w:szCs w:val="24"/>
        </w:rPr>
        <w:t>Postgre</w:t>
      </w:r>
      <w:r w:rsidR="00287001" w:rsidRPr="00287001">
        <w:rPr>
          <w:rFonts w:ascii="Times New Roman" w:eastAsia="Times New Roman" w:hAnsi="Times New Roman" w:cs="Times New Roman"/>
          <w:b/>
          <w:sz w:val="24"/>
          <w:szCs w:val="24"/>
        </w:rPr>
        <w:t>S</w:t>
      </w:r>
      <w:r w:rsidR="00287001" w:rsidRPr="00287001">
        <w:rPr>
          <w:rFonts w:ascii="Times New Roman" w:eastAsia="Times New Roman" w:hAnsi="Times New Roman" w:cs="Times New Roman"/>
          <w:b/>
          <w:spacing w:val="1"/>
          <w:sz w:val="24"/>
          <w:szCs w:val="24"/>
        </w:rPr>
        <w:t>Q</w:t>
      </w:r>
      <w:r w:rsidR="00287001" w:rsidRPr="00287001">
        <w:rPr>
          <w:rFonts w:ascii="Times New Roman" w:eastAsia="Times New Roman" w:hAnsi="Times New Roman" w:cs="Times New Roman"/>
          <w:b/>
          <w:sz w:val="24"/>
          <w:szCs w:val="24"/>
        </w:rPr>
        <w:t>L</w:t>
      </w:r>
    </w:p>
    <w:p w:rsidR="00287001" w:rsidRPr="00287001" w:rsidRDefault="00287001" w:rsidP="009B673D">
      <w:pPr>
        <w:spacing w:before="18" w:after="0" w:line="220" w:lineRule="exact"/>
        <w:ind w:right="120" w:firstLine="792"/>
        <w:rPr>
          <w:rFonts w:ascii="Times New Roman" w:eastAsia="Times New Roman" w:hAnsi="Times New Roman" w:cs="Times New Roman"/>
        </w:rPr>
      </w:pPr>
    </w:p>
    <w:p w:rsidR="00BD56D0" w:rsidRPr="00BD56D0" w:rsidRDefault="00BD56D0" w:rsidP="009B673D">
      <w:pPr>
        <w:pStyle w:val="NormalWeb"/>
        <w:shd w:val="clear" w:color="auto" w:fill="FFFFFF"/>
        <w:spacing w:before="120" w:beforeAutospacing="0" w:after="120" w:afterAutospacing="0" w:line="360" w:lineRule="auto"/>
        <w:ind w:left="630" w:right="120" w:firstLine="792"/>
        <w:jc w:val="both"/>
        <w:rPr>
          <w:color w:val="202122"/>
        </w:rPr>
      </w:pPr>
      <w:r w:rsidRPr="00BD56D0">
        <w:rPr>
          <w:bCs/>
          <w:color w:val="202122"/>
        </w:rPr>
        <w:t>PostgreSQL</w:t>
      </w:r>
      <w:r w:rsidRPr="00BD56D0">
        <w:rPr>
          <w:color w:val="202122"/>
        </w:rPr>
        <w:t> adalah sebuah sistem basis data yang disebarluaskan secara bebas menurut Perjanjian lisensi BSD. Peranti lunak ini merupakan salah satu basis data yang paling banyak digunakan saat ini, selain MySQL dan Oracle. PostgreSQL menyediakan fitur yang berguna untuk replikasi basis data. Fitur-fitur yang disediakan PostgreSQL antara lain DB Mirror, PGPool, Slony, PGCluster, dan lain-lain.</w:t>
      </w:r>
    </w:p>
    <w:p w:rsidR="00BD56D0" w:rsidRPr="00BD56D0" w:rsidRDefault="00BD56D0" w:rsidP="009B673D">
      <w:pPr>
        <w:pStyle w:val="NormalWeb"/>
        <w:shd w:val="clear" w:color="auto" w:fill="FFFFFF"/>
        <w:spacing w:before="120" w:beforeAutospacing="0" w:after="120" w:afterAutospacing="0" w:line="360" w:lineRule="auto"/>
        <w:ind w:left="630" w:right="120" w:firstLine="792"/>
        <w:jc w:val="both"/>
        <w:rPr>
          <w:color w:val="202122"/>
        </w:rPr>
      </w:pPr>
      <w:r w:rsidRPr="00BD56D0">
        <w:rPr>
          <w:color w:val="202122"/>
        </w:rPr>
        <w:t>PostgreSQL adalah sistem database yang kuat untuk urusan relasi, open source. Memiliki lebih dari 15 tahun pengembangan aktif dan sudah terbukti segala rancangan arsitekturnya telah mendapat reputasi tentang “kuat”, “handal”, “integritas data”, dan “akurasi data”</w:t>
      </w:r>
    </w:p>
    <w:p w:rsidR="00287001" w:rsidRPr="00287001" w:rsidRDefault="00287001" w:rsidP="005F3046">
      <w:pPr>
        <w:spacing w:before="10" w:after="0" w:line="160" w:lineRule="exact"/>
        <w:ind w:right="720"/>
        <w:rPr>
          <w:rFonts w:ascii="Times New Roman" w:eastAsia="Times New Roman" w:hAnsi="Times New Roman" w:cs="Times New Roman"/>
          <w:sz w:val="16"/>
          <w:szCs w:val="16"/>
        </w:rPr>
      </w:pPr>
    </w:p>
    <w:p w:rsidR="00287001" w:rsidRPr="00287001" w:rsidRDefault="009B673D" w:rsidP="009B673D">
      <w:pPr>
        <w:spacing w:after="0" w:line="240" w:lineRule="auto"/>
        <w:ind w:left="588" w:right="720" w:firstLine="42"/>
        <w:rPr>
          <w:rFonts w:ascii="Times New Roman" w:eastAsia="Times New Roman" w:hAnsi="Times New Roman" w:cs="Times New Roman"/>
          <w:sz w:val="24"/>
          <w:szCs w:val="24"/>
        </w:rPr>
      </w:pPr>
      <w:r>
        <w:rPr>
          <w:rFonts w:ascii="Times New Roman" w:eastAsia="Times New Roman" w:hAnsi="Times New Roman" w:cs="Times New Roman"/>
          <w:b/>
          <w:sz w:val="24"/>
          <w:szCs w:val="24"/>
        </w:rPr>
        <w:t>2.9</w:t>
      </w:r>
      <w:r>
        <w:rPr>
          <w:rFonts w:ascii="Times New Roman" w:eastAsia="Times New Roman" w:hAnsi="Times New Roman" w:cs="Times New Roman"/>
          <w:b/>
          <w:sz w:val="24"/>
          <w:szCs w:val="24"/>
        </w:rPr>
        <w:tab/>
      </w:r>
      <w:r w:rsidR="00251294">
        <w:rPr>
          <w:rFonts w:ascii="Times New Roman" w:eastAsia="Times New Roman" w:hAnsi="Times New Roman" w:cs="Times New Roman"/>
          <w:b/>
          <w:sz w:val="24"/>
          <w:szCs w:val="24"/>
        </w:rPr>
        <w:t>Junit Testing</w:t>
      </w:r>
    </w:p>
    <w:p w:rsidR="00287001" w:rsidRPr="00287001" w:rsidRDefault="00287001" w:rsidP="005F3046">
      <w:pPr>
        <w:spacing w:before="15" w:after="0" w:line="280" w:lineRule="exact"/>
        <w:ind w:right="720"/>
        <w:rPr>
          <w:rFonts w:ascii="Times New Roman" w:eastAsia="Times New Roman" w:hAnsi="Times New Roman" w:cs="Times New Roman"/>
          <w:sz w:val="28"/>
          <w:szCs w:val="28"/>
        </w:rPr>
      </w:pPr>
    </w:p>
    <w:p w:rsidR="00680814" w:rsidRDefault="00251294" w:rsidP="000D11AD">
      <w:pPr>
        <w:spacing w:after="0" w:line="360" w:lineRule="auto"/>
        <w:ind w:left="720" w:right="120" w:firstLine="720"/>
        <w:jc w:val="both"/>
        <w:rPr>
          <w:rStyle w:val="notranslate"/>
          <w:rFonts w:ascii="Times New Roman" w:hAnsi="Times New Roman" w:cs="Times New Roman"/>
          <w:color w:val="202122"/>
          <w:sz w:val="24"/>
          <w:szCs w:val="24"/>
          <w:bdr w:val="none" w:sz="0" w:space="0" w:color="auto" w:frame="1"/>
          <w:shd w:val="clear" w:color="auto" w:fill="FFFFFF"/>
        </w:rPr>
      </w:pPr>
      <w:r w:rsidRPr="00251294">
        <w:rPr>
          <w:rStyle w:val="notranslate"/>
          <w:rFonts w:ascii="Times New Roman" w:hAnsi="Times New Roman" w:cs="Times New Roman"/>
          <w:b/>
          <w:bCs/>
          <w:color w:val="202122"/>
          <w:sz w:val="24"/>
          <w:szCs w:val="24"/>
          <w:bdr w:val="none" w:sz="0" w:space="0" w:color="auto" w:frame="1"/>
          <w:shd w:val="clear" w:color="auto" w:fill="FFFFFF"/>
        </w:rPr>
        <w:t>JUnit</w:t>
      </w:r>
      <w:r w:rsidRPr="00251294">
        <w:rPr>
          <w:rStyle w:val="notranslate"/>
          <w:rFonts w:ascii="Times New Roman" w:hAnsi="Times New Roman" w:cs="Times New Roman"/>
          <w:color w:val="202122"/>
          <w:sz w:val="24"/>
          <w:szCs w:val="24"/>
          <w:bdr w:val="none" w:sz="0" w:space="0" w:color="auto" w:frame="1"/>
          <w:shd w:val="clear" w:color="auto" w:fill="FFFFFF"/>
        </w:rPr>
        <w:t> adalah kerangka pengujian</w:t>
      </w:r>
      <w:r>
        <w:rPr>
          <w:rStyle w:val="notranslate"/>
          <w:rFonts w:ascii="Times New Roman" w:hAnsi="Times New Roman" w:cs="Times New Roman"/>
          <w:color w:val="202122"/>
          <w:sz w:val="24"/>
          <w:szCs w:val="24"/>
          <w:bdr w:val="none" w:sz="0" w:space="0" w:color="auto" w:frame="1"/>
          <w:shd w:val="clear" w:color="auto" w:fill="FFFFFF"/>
        </w:rPr>
        <w:t xml:space="preserve"> </w:t>
      </w:r>
      <w:r w:rsidRPr="00251294">
        <w:rPr>
          <w:rStyle w:val="notranslate"/>
          <w:rFonts w:ascii="Times New Roman" w:hAnsi="Times New Roman" w:cs="Times New Roman"/>
          <w:color w:val="202122"/>
          <w:sz w:val="24"/>
          <w:szCs w:val="24"/>
          <w:bdr w:val="none" w:sz="0" w:space="0" w:color="auto" w:frame="1"/>
          <w:shd w:val="clear" w:color="auto" w:fill="FFFFFF"/>
        </w:rPr>
        <w:t xml:space="preserve">unit untuk bahasa pemrograman </w:t>
      </w:r>
      <w:proofErr w:type="gramStart"/>
      <w:r w:rsidRPr="00251294">
        <w:rPr>
          <w:rStyle w:val="notranslate"/>
          <w:rFonts w:ascii="Times New Roman" w:hAnsi="Times New Roman" w:cs="Times New Roman"/>
          <w:color w:val="202122"/>
          <w:sz w:val="24"/>
          <w:szCs w:val="24"/>
          <w:bdr w:val="none" w:sz="0" w:space="0" w:color="auto" w:frame="1"/>
          <w:shd w:val="clear" w:color="auto" w:fill="FFFFFF"/>
        </w:rPr>
        <w:t>Java .</w:t>
      </w:r>
      <w:proofErr w:type="gramEnd"/>
      <w:r w:rsidRPr="00251294">
        <w:rPr>
          <w:rFonts w:ascii="Times New Roman" w:hAnsi="Times New Roman" w:cs="Times New Roman"/>
          <w:color w:val="202122"/>
          <w:sz w:val="24"/>
          <w:szCs w:val="24"/>
          <w:shd w:val="clear" w:color="auto" w:fill="FFFFFF"/>
        </w:rPr>
        <w:t> </w:t>
      </w:r>
      <w:r w:rsidRPr="00251294">
        <w:rPr>
          <w:rStyle w:val="notranslate"/>
          <w:rFonts w:ascii="Times New Roman" w:hAnsi="Times New Roman" w:cs="Times New Roman"/>
          <w:color w:val="202122"/>
          <w:sz w:val="24"/>
          <w:szCs w:val="24"/>
          <w:bdr w:val="none" w:sz="0" w:space="0" w:color="auto" w:frame="1"/>
          <w:shd w:val="clear" w:color="auto" w:fill="FFFFFF"/>
        </w:rPr>
        <w:t xml:space="preserve">JUnit telah menjadi penting dalam pengembangan pengembangan yang digerakkan oleh </w:t>
      </w:r>
      <w:proofErr w:type="gramStart"/>
      <w:r w:rsidRPr="00251294">
        <w:rPr>
          <w:rStyle w:val="notranslate"/>
          <w:rFonts w:ascii="Times New Roman" w:hAnsi="Times New Roman" w:cs="Times New Roman"/>
          <w:color w:val="202122"/>
          <w:sz w:val="24"/>
          <w:szCs w:val="24"/>
          <w:bdr w:val="none" w:sz="0" w:space="0" w:color="auto" w:frame="1"/>
          <w:shd w:val="clear" w:color="auto" w:fill="FFFFFF"/>
        </w:rPr>
        <w:t>pengujian ,</w:t>
      </w:r>
      <w:proofErr w:type="gramEnd"/>
      <w:r w:rsidRPr="00251294">
        <w:rPr>
          <w:rStyle w:val="notranslate"/>
          <w:rFonts w:ascii="Times New Roman" w:hAnsi="Times New Roman" w:cs="Times New Roman"/>
          <w:color w:val="202122"/>
          <w:sz w:val="24"/>
          <w:szCs w:val="24"/>
          <w:bdr w:val="none" w:sz="0" w:space="0" w:color="auto" w:frame="1"/>
          <w:shd w:val="clear" w:color="auto" w:fill="FFFFFF"/>
        </w:rPr>
        <w:t xml:space="preserve"> dan merupakan salah satu keluarga kerangka pengujian unit yang secara kolektif dikenal sebagai xUnit yang berasal dari SUnit.</w:t>
      </w:r>
    </w:p>
    <w:p w:rsidR="00680814" w:rsidRPr="00251294" w:rsidRDefault="00680814" w:rsidP="00251294">
      <w:pPr>
        <w:spacing w:after="0" w:line="360" w:lineRule="auto"/>
        <w:ind w:left="588" w:right="740" w:firstLine="566"/>
        <w:jc w:val="both"/>
        <w:rPr>
          <w:rStyle w:val="notranslate"/>
          <w:rFonts w:ascii="Times New Roman" w:hAnsi="Times New Roman" w:cs="Times New Roman"/>
          <w:color w:val="202122"/>
          <w:sz w:val="24"/>
          <w:szCs w:val="24"/>
          <w:bdr w:val="none" w:sz="0" w:space="0" w:color="auto" w:frame="1"/>
          <w:shd w:val="clear" w:color="auto" w:fill="FFFFFF"/>
        </w:rPr>
      </w:pPr>
    </w:p>
    <w:p w:rsidR="00251294" w:rsidRPr="00251294" w:rsidRDefault="00251294" w:rsidP="009B673D">
      <w:pPr>
        <w:spacing w:after="0" w:line="360" w:lineRule="auto"/>
        <w:ind w:left="720" w:right="120" w:firstLine="720"/>
        <w:jc w:val="both"/>
        <w:rPr>
          <w:rFonts w:ascii="Times New Roman" w:eastAsia="Times New Roman" w:hAnsi="Times New Roman" w:cs="Times New Roman"/>
          <w:sz w:val="24"/>
          <w:szCs w:val="24"/>
        </w:rPr>
      </w:pPr>
      <w:r w:rsidRPr="00251294">
        <w:rPr>
          <w:rFonts w:ascii="Times New Roman" w:eastAsia="Times New Roman" w:hAnsi="Times New Roman" w:cs="Times New Roman"/>
          <w:sz w:val="24"/>
          <w:szCs w:val="24"/>
        </w:rPr>
        <w:t>JUnit ditautkan sebagai JAR pada waktu kompilasi; kerangka kerja berada di bawah paket </w:t>
      </w:r>
      <w:proofErr w:type="gramStart"/>
      <w:r w:rsidRPr="00251294">
        <w:rPr>
          <w:rFonts w:ascii="Times New Roman" w:eastAsia="Times New Roman" w:hAnsi="Times New Roman" w:cs="Times New Roman"/>
          <w:sz w:val="24"/>
          <w:szCs w:val="24"/>
        </w:rPr>
        <w:t>junit.framework</w:t>
      </w:r>
      <w:proofErr w:type="gramEnd"/>
      <w:r w:rsidRPr="00251294">
        <w:rPr>
          <w:rFonts w:ascii="Times New Roman" w:eastAsia="Times New Roman" w:hAnsi="Times New Roman" w:cs="Times New Roman"/>
          <w:sz w:val="24"/>
          <w:szCs w:val="24"/>
        </w:rPr>
        <w:t> untuk JUnit 3.8 dan yang lebih lama, dan di bawah paket org.junit untuk JUnit 4 dan yang lebih baru.</w:t>
      </w:r>
      <w:r w:rsidR="006D19DD">
        <w:rPr>
          <w:rFonts w:ascii="Times New Roman" w:eastAsia="Times New Roman" w:hAnsi="Times New Roman" w:cs="Times New Roman"/>
          <w:sz w:val="24"/>
          <w:szCs w:val="24"/>
        </w:rPr>
        <w:t xml:space="preserve"> </w:t>
      </w:r>
      <w:r w:rsidRPr="00251294">
        <w:rPr>
          <w:rFonts w:ascii="Times New Roman" w:eastAsia="Times New Roman" w:hAnsi="Times New Roman" w:cs="Times New Roman"/>
          <w:sz w:val="24"/>
          <w:szCs w:val="24"/>
        </w:rPr>
        <w:t>Sebuah survei penelitian yang dilakukan pada tahun 2013 di 10.000 proyek Java yang dihosting di GitHub menemukan bahwa JUnit (bersama dengan slf4j-</w:t>
      </w:r>
      <w:proofErr w:type="gramStart"/>
      <w:r w:rsidRPr="00251294">
        <w:rPr>
          <w:rFonts w:ascii="Times New Roman" w:eastAsia="Times New Roman" w:hAnsi="Times New Roman" w:cs="Times New Roman"/>
          <w:sz w:val="24"/>
          <w:szCs w:val="24"/>
        </w:rPr>
        <w:t>api )</w:t>
      </w:r>
      <w:proofErr w:type="gramEnd"/>
      <w:r w:rsidRPr="00251294">
        <w:rPr>
          <w:rFonts w:ascii="Times New Roman" w:eastAsia="Times New Roman" w:hAnsi="Times New Roman" w:cs="Times New Roman"/>
          <w:sz w:val="24"/>
          <w:szCs w:val="24"/>
        </w:rPr>
        <w:t>, adalah perpustakaan eksternal yang paling umum disertakan. Setiap perpustakaan digunakan oleh 30,7% proyek</w:t>
      </w:r>
    </w:p>
    <w:p w:rsidR="00251294" w:rsidRPr="00287001" w:rsidRDefault="00251294" w:rsidP="00287001">
      <w:pPr>
        <w:spacing w:after="0" w:line="358" w:lineRule="auto"/>
        <w:ind w:left="588" w:right="82" w:firstLine="566"/>
        <w:jc w:val="both"/>
        <w:rPr>
          <w:rFonts w:ascii="Times New Roman" w:eastAsia="Times New Roman" w:hAnsi="Times New Roman" w:cs="Times New Roman"/>
          <w:sz w:val="24"/>
          <w:szCs w:val="24"/>
        </w:rPr>
        <w:sectPr w:rsidR="00251294" w:rsidRPr="00287001" w:rsidSect="00A45327">
          <w:pgSz w:w="11920" w:h="16840"/>
          <w:pgMar w:top="920" w:right="1480" w:bottom="280" w:left="1680" w:header="731" w:footer="0" w:gutter="0"/>
          <w:cols w:space="720"/>
        </w:sectPr>
      </w:pPr>
      <w:bookmarkStart w:id="0" w:name="_GoBack"/>
      <w:bookmarkEnd w:id="0"/>
    </w:p>
    <w:p w:rsidR="007F5E73" w:rsidRPr="007F5E73" w:rsidRDefault="007F5E73" w:rsidP="009B673D">
      <w:pPr>
        <w:spacing w:after="0" w:line="240" w:lineRule="auto"/>
        <w:ind w:left="3240" w:right="2897"/>
        <w:jc w:val="center"/>
        <w:rPr>
          <w:rFonts w:ascii="Times New Roman" w:eastAsia="Times New Roman" w:hAnsi="Times New Roman" w:cs="Times New Roman"/>
          <w:sz w:val="28"/>
          <w:szCs w:val="28"/>
        </w:rPr>
      </w:pPr>
      <w:r w:rsidRPr="007F5E73">
        <w:rPr>
          <w:rFonts w:ascii="Times New Roman" w:eastAsia="Times New Roman" w:hAnsi="Times New Roman" w:cs="Times New Roman"/>
          <w:b/>
          <w:sz w:val="28"/>
          <w:szCs w:val="28"/>
        </w:rPr>
        <w:lastRenderedPageBreak/>
        <w:t>B</w:t>
      </w:r>
      <w:r w:rsidRPr="007F5E73">
        <w:rPr>
          <w:rFonts w:ascii="Times New Roman" w:eastAsia="Times New Roman" w:hAnsi="Times New Roman" w:cs="Times New Roman"/>
          <w:b/>
          <w:spacing w:val="-1"/>
          <w:sz w:val="28"/>
          <w:szCs w:val="28"/>
        </w:rPr>
        <w:t>A</w:t>
      </w:r>
      <w:r w:rsidRPr="007F5E73">
        <w:rPr>
          <w:rFonts w:ascii="Times New Roman" w:eastAsia="Times New Roman" w:hAnsi="Times New Roman" w:cs="Times New Roman"/>
          <w:b/>
          <w:sz w:val="28"/>
          <w:szCs w:val="28"/>
        </w:rPr>
        <w:t>B III</w:t>
      </w:r>
    </w:p>
    <w:p w:rsidR="007F5E73" w:rsidRPr="007F5E73" w:rsidRDefault="007F5E73" w:rsidP="009B673D">
      <w:pPr>
        <w:spacing w:after="0" w:line="160" w:lineRule="exact"/>
        <w:jc w:val="center"/>
        <w:rPr>
          <w:rFonts w:ascii="Times New Roman" w:eastAsia="Times New Roman" w:hAnsi="Times New Roman" w:cs="Times New Roman"/>
          <w:sz w:val="16"/>
          <w:szCs w:val="16"/>
        </w:rPr>
      </w:pPr>
    </w:p>
    <w:p w:rsidR="007F5E73" w:rsidRPr="007F5E73" w:rsidRDefault="007F5E73" w:rsidP="009B673D">
      <w:pPr>
        <w:spacing w:after="0" w:line="240" w:lineRule="auto"/>
        <w:ind w:left="1710" w:right="1637" w:firstLine="13"/>
        <w:jc w:val="center"/>
        <w:rPr>
          <w:rFonts w:ascii="Times New Roman" w:eastAsia="Times New Roman" w:hAnsi="Times New Roman" w:cs="Times New Roman"/>
          <w:sz w:val="28"/>
          <w:szCs w:val="28"/>
        </w:rPr>
      </w:pPr>
      <w:r w:rsidRPr="007F5E73">
        <w:rPr>
          <w:rFonts w:ascii="Times New Roman" w:eastAsia="Times New Roman" w:hAnsi="Times New Roman" w:cs="Times New Roman"/>
          <w:b/>
          <w:spacing w:val="-1"/>
          <w:sz w:val="28"/>
          <w:szCs w:val="28"/>
        </w:rPr>
        <w:t>ANA</w:t>
      </w:r>
      <w:r w:rsidRPr="007F5E73">
        <w:rPr>
          <w:rFonts w:ascii="Times New Roman" w:eastAsia="Times New Roman" w:hAnsi="Times New Roman" w:cs="Times New Roman"/>
          <w:b/>
          <w:sz w:val="28"/>
          <w:szCs w:val="28"/>
        </w:rPr>
        <w:t>L</w:t>
      </w:r>
      <w:r w:rsidRPr="007F5E73">
        <w:rPr>
          <w:rFonts w:ascii="Times New Roman" w:eastAsia="Times New Roman" w:hAnsi="Times New Roman" w:cs="Times New Roman"/>
          <w:b/>
          <w:spacing w:val="1"/>
          <w:sz w:val="28"/>
          <w:szCs w:val="28"/>
        </w:rPr>
        <w:t>I</w:t>
      </w:r>
      <w:r w:rsidRPr="007F5E73">
        <w:rPr>
          <w:rFonts w:ascii="Times New Roman" w:eastAsia="Times New Roman" w:hAnsi="Times New Roman" w:cs="Times New Roman"/>
          <w:b/>
          <w:sz w:val="28"/>
          <w:szCs w:val="28"/>
        </w:rPr>
        <w:t>SA</w:t>
      </w:r>
      <w:r w:rsidRPr="007F5E73">
        <w:rPr>
          <w:rFonts w:ascii="Times New Roman" w:eastAsia="Times New Roman" w:hAnsi="Times New Roman" w:cs="Times New Roman"/>
          <w:b/>
          <w:spacing w:val="-1"/>
          <w:sz w:val="28"/>
          <w:szCs w:val="28"/>
        </w:rPr>
        <w:t xml:space="preserve"> </w:t>
      </w:r>
      <w:r w:rsidRPr="007F5E73">
        <w:rPr>
          <w:rFonts w:ascii="Times New Roman" w:eastAsia="Times New Roman" w:hAnsi="Times New Roman" w:cs="Times New Roman"/>
          <w:b/>
          <w:sz w:val="28"/>
          <w:szCs w:val="28"/>
        </w:rPr>
        <w:t>S</w:t>
      </w:r>
      <w:r w:rsidRPr="007F5E73">
        <w:rPr>
          <w:rFonts w:ascii="Times New Roman" w:eastAsia="Times New Roman" w:hAnsi="Times New Roman" w:cs="Times New Roman"/>
          <w:b/>
          <w:spacing w:val="1"/>
          <w:sz w:val="28"/>
          <w:szCs w:val="28"/>
        </w:rPr>
        <w:t>I</w:t>
      </w:r>
      <w:r w:rsidRPr="007F5E73">
        <w:rPr>
          <w:rFonts w:ascii="Times New Roman" w:eastAsia="Times New Roman" w:hAnsi="Times New Roman" w:cs="Times New Roman"/>
          <w:b/>
          <w:sz w:val="28"/>
          <w:szCs w:val="28"/>
        </w:rPr>
        <w:t>STEM</w:t>
      </w:r>
      <w:r w:rsidRPr="007F5E73">
        <w:rPr>
          <w:rFonts w:ascii="Times New Roman" w:eastAsia="Times New Roman" w:hAnsi="Times New Roman" w:cs="Times New Roman"/>
          <w:b/>
          <w:spacing w:val="-3"/>
          <w:sz w:val="28"/>
          <w:szCs w:val="28"/>
        </w:rPr>
        <w:t xml:space="preserve"> </w:t>
      </w:r>
      <w:r w:rsidRPr="007F5E73">
        <w:rPr>
          <w:rFonts w:ascii="Times New Roman" w:eastAsia="Times New Roman" w:hAnsi="Times New Roman" w:cs="Times New Roman"/>
          <w:b/>
          <w:sz w:val="28"/>
          <w:szCs w:val="28"/>
        </w:rPr>
        <w:t>BE</w:t>
      </w:r>
      <w:r w:rsidRPr="007F5E73">
        <w:rPr>
          <w:rFonts w:ascii="Times New Roman" w:eastAsia="Times New Roman" w:hAnsi="Times New Roman" w:cs="Times New Roman"/>
          <w:b/>
          <w:spacing w:val="-2"/>
          <w:sz w:val="28"/>
          <w:szCs w:val="28"/>
        </w:rPr>
        <w:t>R</w:t>
      </w:r>
      <w:r w:rsidRPr="007F5E73">
        <w:rPr>
          <w:rFonts w:ascii="Times New Roman" w:eastAsia="Times New Roman" w:hAnsi="Times New Roman" w:cs="Times New Roman"/>
          <w:b/>
          <w:spacing w:val="1"/>
          <w:sz w:val="28"/>
          <w:szCs w:val="28"/>
        </w:rPr>
        <w:t>J</w:t>
      </w:r>
      <w:r w:rsidRPr="007F5E73">
        <w:rPr>
          <w:rFonts w:ascii="Times New Roman" w:eastAsia="Times New Roman" w:hAnsi="Times New Roman" w:cs="Times New Roman"/>
          <w:b/>
          <w:spacing w:val="-1"/>
          <w:sz w:val="28"/>
          <w:szCs w:val="28"/>
        </w:rPr>
        <w:t>A</w:t>
      </w:r>
      <w:r w:rsidRPr="007F5E73">
        <w:rPr>
          <w:rFonts w:ascii="Times New Roman" w:eastAsia="Times New Roman" w:hAnsi="Times New Roman" w:cs="Times New Roman"/>
          <w:b/>
          <w:sz w:val="28"/>
          <w:szCs w:val="28"/>
        </w:rPr>
        <w:t>L</w:t>
      </w:r>
      <w:r w:rsidRPr="007F5E73">
        <w:rPr>
          <w:rFonts w:ascii="Times New Roman" w:eastAsia="Times New Roman" w:hAnsi="Times New Roman" w:cs="Times New Roman"/>
          <w:b/>
          <w:spacing w:val="-1"/>
          <w:sz w:val="28"/>
          <w:szCs w:val="28"/>
        </w:rPr>
        <w:t>A</w:t>
      </w:r>
      <w:r w:rsidRPr="007F5E73">
        <w:rPr>
          <w:rFonts w:ascii="Times New Roman" w:eastAsia="Times New Roman" w:hAnsi="Times New Roman" w:cs="Times New Roman"/>
          <w:b/>
          <w:sz w:val="28"/>
          <w:szCs w:val="28"/>
        </w:rPr>
        <w:t>N</w:t>
      </w:r>
    </w:p>
    <w:p w:rsidR="007F5E73" w:rsidRPr="007F5E73" w:rsidRDefault="007F5E73" w:rsidP="007F5E73">
      <w:pPr>
        <w:spacing w:before="7" w:after="0" w:line="160" w:lineRule="exact"/>
        <w:jc w:val="both"/>
        <w:rPr>
          <w:rFonts w:ascii="Times New Roman" w:eastAsia="Times New Roman" w:hAnsi="Times New Roman" w:cs="Times New Roman"/>
          <w:sz w:val="17"/>
          <w:szCs w:val="17"/>
        </w:rPr>
      </w:pPr>
    </w:p>
    <w:p w:rsidR="007F5E73" w:rsidRPr="007F5E73" w:rsidRDefault="007F5E73" w:rsidP="007F5E73">
      <w:pPr>
        <w:spacing w:after="0" w:line="200" w:lineRule="exact"/>
        <w:jc w:val="both"/>
        <w:rPr>
          <w:rFonts w:ascii="Times New Roman" w:eastAsia="Times New Roman" w:hAnsi="Times New Roman" w:cs="Times New Roman"/>
          <w:sz w:val="20"/>
          <w:szCs w:val="20"/>
        </w:rPr>
      </w:pPr>
    </w:p>
    <w:p w:rsidR="007F5E73" w:rsidRPr="007F5E73" w:rsidRDefault="007F5E73" w:rsidP="007F5E73">
      <w:pPr>
        <w:spacing w:after="0" w:line="200" w:lineRule="exact"/>
        <w:jc w:val="both"/>
        <w:rPr>
          <w:rFonts w:ascii="Times New Roman" w:eastAsia="Times New Roman" w:hAnsi="Times New Roman" w:cs="Times New Roman"/>
          <w:sz w:val="20"/>
          <w:szCs w:val="20"/>
        </w:rPr>
      </w:pPr>
    </w:p>
    <w:p w:rsidR="007F5E73" w:rsidRPr="007F5E73" w:rsidRDefault="00680814" w:rsidP="00680814">
      <w:pPr>
        <w:spacing w:after="0" w:line="240" w:lineRule="auto"/>
        <w:ind w:left="900" w:hanging="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3.1</w:t>
      </w:r>
      <w:r>
        <w:rPr>
          <w:rFonts w:ascii="Times New Roman" w:eastAsia="Times New Roman" w:hAnsi="Times New Roman" w:cs="Times New Roman"/>
          <w:b/>
          <w:sz w:val="24"/>
          <w:szCs w:val="24"/>
        </w:rPr>
        <w:tab/>
      </w:r>
      <w:r w:rsidR="007F5E73" w:rsidRPr="007F5E73">
        <w:rPr>
          <w:rFonts w:ascii="Times New Roman" w:eastAsia="Times New Roman" w:hAnsi="Times New Roman" w:cs="Times New Roman"/>
          <w:b/>
          <w:spacing w:val="-3"/>
          <w:sz w:val="24"/>
          <w:szCs w:val="24"/>
        </w:rPr>
        <w:t>P</w:t>
      </w:r>
      <w:r w:rsidR="007F5E73" w:rsidRPr="007F5E73">
        <w:rPr>
          <w:rFonts w:ascii="Times New Roman" w:eastAsia="Times New Roman" w:hAnsi="Times New Roman" w:cs="Times New Roman"/>
          <w:b/>
          <w:spacing w:val="-1"/>
          <w:sz w:val="24"/>
          <w:szCs w:val="24"/>
        </w:rPr>
        <w:t>r</w:t>
      </w:r>
      <w:r w:rsidR="007F5E73" w:rsidRPr="007F5E73">
        <w:rPr>
          <w:rFonts w:ascii="Times New Roman" w:eastAsia="Times New Roman" w:hAnsi="Times New Roman" w:cs="Times New Roman"/>
          <w:b/>
          <w:sz w:val="24"/>
          <w:szCs w:val="24"/>
        </w:rPr>
        <w:t>o</w:t>
      </w:r>
      <w:r w:rsidR="007F5E73" w:rsidRPr="007F5E73">
        <w:rPr>
          <w:rFonts w:ascii="Times New Roman" w:eastAsia="Times New Roman" w:hAnsi="Times New Roman" w:cs="Times New Roman"/>
          <w:b/>
          <w:spacing w:val="1"/>
          <w:sz w:val="24"/>
          <w:szCs w:val="24"/>
        </w:rPr>
        <w:t>f</w:t>
      </w:r>
      <w:r w:rsidR="007F5E73" w:rsidRPr="007F5E73">
        <w:rPr>
          <w:rFonts w:ascii="Times New Roman" w:eastAsia="Times New Roman" w:hAnsi="Times New Roman" w:cs="Times New Roman"/>
          <w:b/>
          <w:sz w:val="24"/>
          <w:szCs w:val="24"/>
        </w:rPr>
        <w:t>il</w:t>
      </w:r>
      <w:r w:rsidR="007F5E73" w:rsidRPr="007F5E73">
        <w:rPr>
          <w:rFonts w:ascii="Times New Roman" w:eastAsia="Times New Roman" w:hAnsi="Times New Roman" w:cs="Times New Roman"/>
          <w:b/>
          <w:spacing w:val="1"/>
          <w:sz w:val="24"/>
          <w:szCs w:val="24"/>
        </w:rPr>
        <w:t xml:space="preserve"> </w:t>
      </w:r>
      <w:r w:rsidR="007F5E73" w:rsidRPr="007F5E73">
        <w:rPr>
          <w:rFonts w:ascii="Times New Roman" w:eastAsia="Times New Roman" w:hAnsi="Times New Roman" w:cs="Times New Roman"/>
          <w:b/>
          <w:spacing w:val="-3"/>
          <w:sz w:val="24"/>
          <w:szCs w:val="24"/>
        </w:rPr>
        <w:t>P</w:t>
      </w:r>
      <w:r w:rsidR="00F126AF">
        <w:rPr>
          <w:rFonts w:ascii="Times New Roman" w:eastAsia="Times New Roman" w:hAnsi="Times New Roman" w:cs="Times New Roman"/>
          <w:b/>
          <w:sz w:val="24"/>
          <w:szCs w:val="24"/>
        </w:rPr>
        <w:t>T. Sinergi Nusantara</w:t>
      </w:r>
    </w:p>
    <w:p w:rsidR="007F5E73" w:rsidRPr="007F5E73" w:rsidRDefault="007F5E73" w:rsidP="009B673D">
      <w:pPr>
        <w:spacing w:before="13" w:after="0" w:line="280" w:lineRule="exact"/>
        <w:ind w:left="180"/>
        <w:jc w:val="both"/>
        <w:rPr>
          <w:rFonts w:ascii="Times New Roman" w:eastAsia="Times New Roman" w:hAnsi="Times New Roman" w:cs="Times New Roman"/>
          <w:sz w:val="28"/>
          <w:szCs w:val="28"/>
        </w:rPr>
      </w:pPr>
    </w:p>
    <w:p w:rsidR="006A3EF1" w:rsidRDefault="00680814" w:rsidP="007353E4">
      <w:pPr>
        <w:spacing w:before="29" w:line="360" w:lineRule="auto"/>
        <w:ind w:left="180" w:right="72" w:firstLine="450"/>
        <w:jc w:val="both"/>
        <w:rPr>
          <w:rFonts w:ascii="Times New Roman" w:eastAsia="Times New Roman" w:hAnsi="Times New Roman" w:cs="Times New Roman"/>
          <w:spacing w:val="1"/>
          <w:sz w:val="24"/>
          <w:szCs w:val="24"/>
        </w:rPr>
      </w:pPr>
      <w:r w:rsidRPr="00680814">
        <w:rPr>
          <w:rFonts w:ascii="Times New Roman" w:eastAsia="Times New Roman" w:hAnsi="Times New Roman" w:cs="Times New Roman"/>
          <w:b/>
          <w:bCs/>
          <w:spacing w:val="1"/>
          <w:sz w:val="24"/>
          <w:szCs w:val="24"/>
        </w:rPr>
        <w:t>PT Astra Graphia Tbk</w:t>
      </w:r>
      <w:r w:rsidRPr="00680814">
        <w:rPr>
          <w:rFonts w:ascii="Times New Roman" w:eastAsia="Times New Roman" w:hAnsi="Times New Roman" w:cs="Times New Roman"/>
          <w:spacing w:val="1"/>
          <w:sz w:val="24"/>
          <w:szCs w:val="24"/>
        </w:rPr>
        <w:t> (ASGR) (“Astragraphia”) adalah perusahaan publik yang didirikan pada tahun 1975 dan mencatatkan sahamnya di Bursa Efek Indonesia sejak tahun 1989. Sebagai pilar bisnis Astra di bidang teknologi informasi, Astragraphia fokus pada ruang lingkup bisnis </w:t>
      </w:r>
      <w:r w:rsidRPr="00680814">
        <w:rPr>
          <w:rFonts w:ascii="Times New Roman" w:eastAsia="Times New Roman" w:hAnsi="Times New Roman" w:cs="Times New Roman"/>
          <w:i/>
          <w:iCs/>
          <w:spacing w:val="1"/>
          <w:sz w:val="24"/>
          <w:szCs w:val="24"/>
        </w:rPr>
        <w:t>Printing and Digital Services</w:t>
      </w:r>
      <w:r w:rsidRPr="00680814">
        <w:rPr>
          <w:rFonts w:ascii="Times New Roman" w:eastAsia="Times New Roman" w:hAnsi="Times New Roman" w:cs="Times New Roman"/>
          <w:spacing w:val="1"/>
          <w:sz w:val="24"/>
          <w:szCs w:val="24"/>
        </w:rPr>
        <w:t>. Astragraphia memiliki Portofolio bisnis </w:t>
      </w:r>
      <w:ins w:id="1" w:author="Unknown">
        <w:r w:rsidRPr="007353E4">
          <w:rPr>
            <w:rFonts w:ascii="Times New Roman" w:eastAsia="Times New Roman" w:hAnsi="Times New Roman" w:cs="Times New Roman"/>
            <w:spacing w:val="1"/>
            <w:sz w:val="24"/>
            <w:szCs w:val="24"/>
          </w:rPr>
          <w:t>Document Solution</w:t>
        </w:r>
      </w:ins>
      <w:r w:rsidRPr="00680814">
        <w:rPr>
          <w:rFonts w:ascii="Times New Roman" w:eastAsia="Times New Roman" w:hAnsi="Times New Roman" w:cs="Times New Roman"/>
          <w:spacing w:val="1"/>
          <w:sz w:val="24"/>
          <w:szCs w:val="24"/>
        </w:rPr>
        <w:t> dengan mitra eksklusif Fuji Xerox, menghadirkan solusi </w:t>
      </w:r>
      <w:r w:rsidRPr="00680814">
        <w:rPr>
          <w:rFonts w:ascii="Times New Roman" w:eastAsia="Times New Roman" w:hAnsi="Times New Roman" w:cs="Times New Roman"/>
          <w:i/>
          <w:iCs/>
          <w:spacing w:val="1"/>
          <w:sz w:val="24"/>
          <w:szCs w:val="24"/>
        </w:rPr>
        <w:t>end-to-end</w:t>
      </w:r>
      <w:r w:rsidRPr="00680814">
        <w:rPr>
          <w:rFonts w:ascii="Times New Roman" w:eastAsia="Times New Roman" w:hAnsi="Times New Roman" w:cs="Times New Roman"/>
          <w:spacing w:val="1"/>
          <w:sz w:val="24"/>
          <w:szCs w:val="24"/>
        </w:rPr>
        <w:t> mulai dari kebutuhan cetak personal, perkantoran, </w:t>
      </w:r>
      <w:r w:rsidRPr="00680814">
        <w:rPr>
          <w:rFonts w:ascii="Times New Roman" w:eastAsia="Times New Roman" w:hAnsi="Times New Roman" w:cs="Times New Roman"/>
          <w:i/>
          <w:iCs/>
          <w:spacing w:val="1"/>
          <w:sz w:val="24"/>
          <w:szCs w:val="24"/>
        </w:rPr>
        <w:t>Graphic Art</w:t>
      </w:r>
      <w:r w:rsidRPr="00680814">
        <w:rPr>
          <w:rFonts w:ascii="Times New Roman" w:eastAsia="Times New Roman" w:hAnsi="Times New Roman" w:cs="Times New Roman"/>
          <w:spacing w:val="1"/>
          <w:sz w:val="24"/>
          <w:szCs w:val="24"/>
        </w:rPr>
        <w:t> hingga </w:t>
      </w:r>
      <w:r w:rsidRPr="00680814">
        <w:rPr>
          <w:rFonts w:ascii="Times New Roman" w:eastAsia="Times New Roman" w:hAnsi="Times New Roman" w:cs="Times New Roman"/>
          <w:i/>
          <w:iCs/>
          <w:spacing w:val="1"/>
          <w:sz w:val="24"/>
          <w:szCs w:val="24"/>
        </w:rPr>
        <w:t>managed print services</w:t>
      </w:r>
      <w:r w:rsidRPr="00680814">
        <w:rPr>
          <w:rFonts w:ascii="Times New Roman" w:eastAsia="Times New Roman" w:hAnsi="Times New Roman" w:cs="Times New Roman"/>
          <w:spacing w:val="1"/>
          <w:sz w:val="24"/>
          <w:szCs w:val="24"/>
        </w:rPr>
        <w:t>. Astragraphia memiliki entitas anak yaitu PT Astra Graphia Information Technology (</w:t>
      </w:r>
      <w:ins w:id="2" w:author="Unknown">
        <w:r w:rsidRPr="007353E4">
          <w:rPr>
            <w:rFonts w:ascii="Times New Roman" w:eastAsia="Times New Roman" w:hAnsi="Times New Roman" w:cs="Times New Roman"/>
            <w:spacing w:val="1"/>
            <w:sz w:val="24"/>
            <w:szCs w:val="24"/>
          </w:rPr>
          <w:t>AGIT</w:t>
        </w:r>
      </w:ins>
      <w:r w:rsidRPr="00680814">
        <w:rPr>
          <w:rFonts w:ascii="Times New Roman" w:eastAsia="Times New Roman" w:hAnsi="Times New Roman" w:cs="Times New Roman"/>
          <w:spacing w:val="1"/>
          <w:sz w:val="24"/>
          <w:szCs w:val="24"/>
        </w:rPr>
        <w:t>) yang melayani kebutuhan Solusi Teknologi Informasi, khususnya Digital Services melalui kolaborasi dengan mitra strategis kelas dunia maupun solusi sendiri  yang mencakup </w:t>
      </w:r>
      <w:r w:rsidRPr="00680814">
        <w:rPr>
          <w:rFonts w:ascii="Times New Roman" w:eastAsia="Times New Roman" w:hAnsi="Times New Roman" w:cs="Times New Roman"/>
          <w:i/>
          <w:iCs/>
          <w:spacing w:val="1"/>
          <w:sz w:val="24"/>
          <w:szCs w:val="24"/>
        </w:rPr>
        <w:t>hardware</w:t>
      </w:r>
      <w:r w:rsidRPr="00680814">
        <w:rPr>
          <w:rFonts w:ascii="Times New Roman" w:eastAsia="Times New Roman" w:hAnsi="Times New Roman" w:cs="Times New Roman"/>
          <w:spacing w:val="1"/>
          <w:sz w:val="24"/>
          <w:szCs w:val="24"/>
        </w:rPr>
        <w:t>, </w:t>
      </w:r>
      <w:r w:rsidRPr="00680814">
        <w:rPr>
          <w:rFonts w:ascii="Times New Roman" w:eastAsia="Times New Roman" w:hAnsi="Times New Roman" w:cs="Times New Roman"/>
          <w:i/>
          <w:iCs/>
          <w:spacing w:val="1"/>
          <w:sz w:val="24"/>
          <w:szCs w:val="24"/>
        </w:rPr>
        <w:t>software</w:t>
      </w:r>
      <w:r w:rsidRPr="00680814">
        <w:rPr>
          <w:rFonts w:ascii="Times New Roman" w:eastAsia="Times New Roman" w:hAnsi="Times New Roman" w:cs="Times New Roman"/>
          <w:spacing w:val="1"/>
          <w:sz w:val="24"/>
          <w:szCs w:val="24"/>
        </w:rPr>
        <w:t>, services dan PT Astragraphia Xprins Indonesia (</w:t>
      </w:r>
      <w:r w:rsidRPr="007353E4">
        <w:rPr>
          <w:rFonts w:ascii="Times New Roman" w:eastAsia="Times New Roman" w:hAnsi="Times New Roman" w:cs="Times New Roman"/>
          <w:spacing w:val="1"/>
          <w:sz w:val="24"/>
          <w:szCs w:val="24"/>
        </w:rPr>
        <w:t>AXI</w:t>
      </w:r>
      <w:r w:rsidRPr="00680814">
        <w:rPr>
          <w:rFonts w:ascii="Times New Roman" w:eastAsia="Times New Roman" w:hAnsi="Times New Roman" w:cs="Times New Roman"/>
          <w:spacing w:val="1"/>
          <w:sz w:val="24"/>
          <w:szCs w:val="24"/>
        </w:rPr>
        <w:t>) yang hadir sebagai One Click Office Solution dengan menyediakan solusi bagi segala kebutuhan kantor melalui </w:t>
      </w:r>
      <w:ins w:id="3" w:author="Unknown">
        <w:r w:rsidRPr="007353E4">
          <w:rPr>
            <w:rFonts w:ascii="Times New Roman" w:eastAsia="Times New Roman" w:hAnsi="Times New Roman" w:cs="Times New Roman"/>
            <w:spacing w:val="1"/>
            <w:sz w:val="24"/>
            <w:szCs w:val="24"/>
          </w:rPr>
          <w:t>AXIQoe.com</w:t>
        </w:r>
        <w:r w:rsidRPr="00680814">
          <w:rPr>
            <w:rFonts w:ascii="Times New Roman" w:eastAsia="Times New Roman" w:hAnsi="Times New Roman" w:cs="Times New Roman"/>
            <w:spacing w:val="1"/>
            <w:sz w:val="24"/>
            <w:szCs w:val="24"/>
          </w:rPr>
          <w:t> </w:t>
        </w:r>
      </w:ins>
      <w:r w:rsidRPr="00680814">
        <w:rPr>
          <w:rFonts w:ascii="Times New Roman" w:eastAsia="Times New Roman" w:hAnsi="Times New Roman" w:cs="Times New Roman"/>
          <w:spacing w:val="1"/>
          <w:sz w:val="24"/>
          <w:szCs w:val="24"/>
        </w:rPr>
        <w:t>yaitu layanan </w:t>
      </w:r>
      <w:r w:rsidRPr="00680814">
        <w:rPr>
          <w:rFonts w:ascii="Times New Roman" w:eastAsia="Times New Roman" w:hAnsi="Times New Roman" w:cs="Times New Roman"/>
          <w:i/>
          <w:iCs/>
          <w:spacing w:val="1"/>
          <w:sz w:val="24"/>
          <w:szCs w:val="24"/>
        </w:rPr>
        <w:t>e-commerce</w:t>
      </w:r>
      <w:r w:rsidRPr="00680814">
        <w:rPr>
          <w:rFonts w:ascii="Times New Roman" w:eastAsia="Times New Roman" w:hAnsi="Times New Roman" w:cs="Times New Roman"/>
          <w:spacing w:val="1"/>
          <w:sz w:val="24"/>
          <w:szCs w:val="24"/>
        </w:rPr>
        <w:t> B2B dan B2G terdepan di Indonesia, </w:t>
      </w:r>
      <w:ins w:id="4" w:author="Unknown">
        <w:r w:rsidRPr="007353E4">
          <w:rPr>
            <w:rFonts w:ascii="Times New Roman" w:eastAsia="Times New Roman" w:hAnsi="Times New Roman" w:cs="Times New Roman"/>
            <w:spacing w:val="1"/>
            <w:sz w:val="24"/>
            <w:szCs w:val="24"/>
          </w:rPr>
          <w:t>PrintQoe.com</w:t>
        </w:r>
      </w:ins>
      <w:r w:rsidRPr="00680814">
        <w:rPr>
          <w:rFonts w:ascii="Times New Roman" w:eastAsia="Times New Roman" w:hAnsi="Times New Roman" w:cs="Times New Roman"/>
          <w:spacing w:val="1"/>
          <w:sz w:val="24"/>
          <w:szCs w:val="24"/>
        </w:rPr>
        <w:t> yakni layanan online printing B2B dan B2G pertama di Indonesia, serta </w:t>
      </w:r>
      <w:r w:rsidRPr="00680814">
        <w:rPr>
          <w:rFonts w:ascii="Times New Roman" w:eastAsia="Times New Roman" w:hAnsi="Times New Roman" w:cs="Times New Roman"/>
          <w:b/>
          <w:bCs/>
          <w:spacing w:val="1"/>
          <w:sz w:val="24"/>
          <w:szCs w:val="24"/>
        </w:rPr>
        <w:t>CourierQoe </w:t>
      </w:r>
      <w:r w:rsidRPr="00680814">
        <w:rPr>
          <w:rFonts w:ascii="Times New Roman" w:eastAsia="Times New Roman" w:hAnsi="Times New Roman" w:cs="Times New Roman"/>
          <w:spacing w:val="1"/>
          <w:sz w:val="24"/>
          <w:szCs w:val="24"/>
        </w:rPr>
        <w:t>yang merupakan layanan logistik dan distribusi bagi B2B dan B2G. Informasi lebih lanjut, kunjungi </w:t>
      </w:r>
      <w:hyperlink r:id="rId23" w:history="1">
        <w:r w:rsidR="007353E4" w:rsidRPr="000C73E9">
          <w:rPr>
            <w:rStyle w:val="Hyperlink"/>
            <w:rFonts w:ascii="Times New Roman" w:eastAsia="Times New Roman" w:hAnsi="Times New Roman" w:cs="Times New Roman"/>
            <w:spacing w:val="1"/>
            <w:sz w:val="24"/>
            <w:szCs w:val="24"/>
          </w:rPr>
          <w:t>www.Astragraphia.co.id</w:t>
        </w:r>
      </w:hyperlink>
    </w:p>
    <w:p w:rsidR="007353E4" w:rsidRDefault="007353E4" w:rsidP="007353E4">
      <w:pPr>
        <w:spacing w:before="29" w:line="360" w:lineRule="auto"/>
        <w:ind w:left="180" w:right="72" w:firstLine="450"/>
        <w:jc w:val="both"/>
        <w:rPr>
          <w:rFonts w:ascii="Times New Roman" w:eastAsia="Times New Roman" w:hAnsi="Times New Roman" w:cs="Times New Roman"/>
          <w:spacing w:val="1"/>
          <w:sz w:val="24"/>
          <w:szCs w:val="24"/>
        </w:rPr>
      </w:pPr>
    </w:p>
    <w:p w:rsidR="006A3EF1" w:rsidRPr="006A3EF1" w:rsidRDefault="006A3EF1" w:rsidP="006A3EF1">
      <w:pPr>
        <w:spacing w:before="29" w:after="0" w:line="240" w:lineRule="auto"/>
        <w:rPr>
          <w:rFonts w:ascii="Times New Roman" w:eastAsia="Times New Roman" w:hAnsi="Times New Roman" w:cs="Times New Roman"/>
          <w:sz w:val="24"/>
          <w:szCs w:val="24"/>
        </w:rPr>
      </w:pPr>
      <w:r w:rsidRPr="006A3EF1">
        <w:rPr>
          <w:rFonts w:ascii="Times New Roman" w:eastAsia="Times New Roman" w:hAnsi="Times New Roman" w:cs="Times New Roman"/>
          <w:b/>
          <w:sz w:val="24"/>
          <w:szCs w:val="24"/>
        </w:rPr>
        <w:t xml:space="preserve">3.1.1  </w:t>
      </w:r>
      <w:r w:rsidRPr="006A3EF1">
        <w:rPr>
          <w:rFonts w:ascii="Times New Roman" w:eastAsia="Times New Roman" w:hAnsi="Times New Roman" w:cs="Times New Roman"/>
          <w:b/>
          <w:spacing w:val="26"/>
          <w:sz w:val="24"/>
          <w:szCs w:val="24"/>
        </w:rPr>
        <w:t xml:space="preserve"> </w:t>
      </w:r>
      <w:r w:rsidRPr="006A3EF1">
        <w:rPr>
          <w:rFonts w:ascii="Times New Roman" w:eastAsia="Times New Roman" w:hAnsi="Times New Roman" w:cs="Times New Roman"/>
          <w:b/>
          <w:sz w:val="24"/>
          <w:szCs w:val="24"/>
        </w:rPr>
        <w:t>Visi</w:t>
      </w:r>
      <w:r w:rsidRPr="006A3EF1">
        <w:rPr>
          <w:rFonts w:ascii="Times New Roman" w:eastAsia="Times New Roman" w:hAnsi="Times New Roman" w:cs="Times New Roman"/>
          <w:b/>
          <w:spacing w:val="1"/>
          <w:sz w:val="24"/>
          <w:szCs w:val="24"/>
        </w:rPr>
        <w:t xml:space="preserve"> </w:t>
      </w:r>
      <w:r w:rsidRPr="006A3EF1">
        <w:rPr>
          <w:rFonts w:ascii="Times New Roman" w:eastAsia="Times New Roman" w:hAnsi="Times New Roman" w:cs="Times New Roman"/>
          <w:b/>
          <w:sz w:val="24"/>
          <w:szCs w:val="24"/>
        </w:rPr>
        <w:t>Dan</w:t>
      </w:r>
      <w:r w:rsidRPr="006A3EF1">
        <w:rPr>
          <w:rFonts w:ascii="Times New Roman" w:eastAsia="Times New Roman" w:hAnsi="Times New Roman" w:cs="Times New Roman"/>
          <w:b/>
          <w:spacing w:val="1"/>
          <w:sz w:val="24"/>
          <w:szCs w:val="24"/>
        </w:rPr>
        <w:t xml:space="preserve"> </w:t>
      </w:r>
      <w:r w:rsidRPr="006A3EF1">
        <w:rPr>
          <w:rFonts w:ascii="Times New Roman" w:eastAsia="Times New Roman" w:hAnsi="Times New Roman" w:cs="Times New Roman"/>
          <w:b/>
          <w:spacing w:val="-1"/>
          <w:sz w:val="24"/>
          <w:szCs w:val="24"/>
        </w:rPr>
        <w:t>M</w:t>
      </w:r>
      <w:r w:rsidRPr="006A3EF1">
        <w:rPr>
          <w:rFonts w:ascii="Times New Roman" w:eastAsia="Times New Roman" w:hAnsi="Times New Roman" w:cs="Times New Roman"/>
          <w:b/>
          <w:sz w:val="24"/>
          <w:szCs w:val="24"/>
        </w:rPr>
        <w:t>isi</w:t>
      </w:r>
    </w:p>
    <w:p w:rsidR="006A3EF1" w:rsidRPr="006A3EF1" w:rsidRDefault="006A3EF1" w:rsidP="006A3EF1">
      <w:pPr>
        <w:spacing w:before="13" w:after="0" w:line="280" w:lineRule="exact"/>
        <w:rPr>
          <w:rFonts w:ascii="Times New Roman" w:eastAsia="Times New Roman" w:hAnsi="Times New Roman" w:cs="Times New Roman"/>
          <w:sz w:val="28"/>
          <w:szCs w:val="28"/>
        </w:rPr>
      </w:pPr>
    </w:p>
    <w:p w:rsidR="006A3EF1" w:rsidRPr="006A3EF1" w:rsidRDefault="006A3EF1" w:rsidP="003E7091">
      <w:pPr>
        <w:spacing w:after="0" w:line="240" w:lineRule="auto"/>
        <w:ind w:firstLine="720"/>
        <w:jc w:val="both"/>
        <w:rPr>
          <w:rFonts w:ascii="Times New Roman" w:eastAsia="Times New Roman" w:hAnsi="Times New Roman" w:cs="Times New Roman"/>
          <w:sz w:val="24"/>
          <w:szCs w:val="24"/>
        </w:rPr>
      </w:pPr>
      <w:r w:rsidRPr="006A3EF1">
        <w:rPr>
          <w:rFonts w:ascii="Times New Roman" w:eastAsia="Times New Roman" w:hAnsi="Times New Roman" w:cs="Times New Roman"/>
          <w:sz w:val="24"/>
          <w:szCs w:val="24"/>
        </w:rPr>
        <w:t>Ad</w:t>
      </w:r>
      <w:r w:rsidRPr="006A3EF1">
        <w:rPr>
          <w:rFonts w:ascii="Times New Roman" w:eastAsia="Times New Roman" w:hAnsi="Times New Roman" w:cs="Times New Roman"/>
          <w:spacing w:val="-1"/>
          <w:sz w:val="24"/>
          <w:szCs w:val="24"/>
        </w:rPr>
        <w:t>a</w:t>
      </w:r>
      <w:r w:rsidRPr="006A3EF1">
        <w:rPr>
          <w:rFonts w:ascii="Times New Roman" w:eastAsia="Times New Roman" w:hAnsi="Times New Roman" w:cs="Times New Roman"/>
          <w:sz w:val="24"/>
          <w:szCs w:val="24"/>
        </w:rPr>
        <w:t xml:space="preserve">pun Visi dan Misi </w:t>
      </w:r>
      <w:r w:rsidRPr="006A3EF1">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T Sinergi Nusantara</w:t>
      </w:r>
      <w:r w:rsidRPr="006A3EF1">
        <w:rPr>
          <w:rFonts w:ascii="Times New Roman" w:eastAsia="Times New Roman" w:hAnsi="Times New Roman" w:cs="Times New Roman"/>
          <w:sz w:val="24"/>
          <w:szCs w:val="24"/>
        </w:rPr>
        <w:t xml:space="preserve"> </w:t>
      </w:r>
      <w:r w:rsidRPr="006A3EF1">
        <w:rPr>
          <w:rFonts w:ascii="Times New Roman" w:eastAsia="Times New Roman" w:hAnsi="Times New Roman" w:cs="Times New Roman"/>
          <w:spacing w:val="-1"/>
          <w:sz w:val="24"/>
          <w:szCs w:val="24"/>
        </w:rPr>
        <w:t>a</w:t>
      </w:r>
      <w:r w:rsidRPr="006A3EF1">
        <w:rPr>
          <w:rFonts w:ascii="Times New Roman" w:eastAsia="Times New Roman" w:hAnsi="Times New Roman" w:cs="Times New Roman"/>
          <w:sz w:val="24"/>
          <w:szCs w:val="24"/>
        </w:rPr>
        <w:t>d</w:t>
      </w:r>
      <w:r w:rsidRPr="006A3EF1">
        <w:rPr>
          <w:rFonts w:ascii="Times New Roman" w:eastAsia="Times New Roman" w:hAnsi="Times New Roman" w:cs="Times New Roman"/>
          <w:spacing w:val="-1"/>
          <w:sz w:val="24"/>
          <w:szCs w:val="24"/>
        </w:rPr>
        <w:t>a</w:t>
      </w:r>
      <w:r w:rsidRPr="006A3EF1">
        <w:rPr>
          <w:rFonts w:ascii="Times New Roman" w:eastAsia="Times New Roman" w:hAnsi="Times New Roman" w:cs="Times New Roman"/>
          <w:sz w:val="24"/>
          <w:szCs w:val="24"/>
        </w:rPr>
        <w:t>lah s</w:t>
      </w:r>
      <w:r w:rsidRPr="006A3EF1">
        <w:rPr>
          <w:rFonts w:ascii="Times New Roman" w:eastAsia="Times New Roman" w:hAnsi="Times New Roman" w:cs="Times New Roman"/>
          <w:spacing w:val="-1"/>
          <w:sz w:val="24"/>
          <w:szCs w:val="24"/>
        </w:rPr>
        <w:t>e</w:t>
      </w:r>
      <w:r w:rsidRPr="006A3EF1">
        <w:rPr>
          <w:rFonts w:ascii="Times New Roman" w:eastAsia="Times New Roman" w:hAnsi="Times New Roman" w:cs="Times New Roman"/>
          <w:spacing w:val="2"/>
          <w:sz w:val="24"/>
          <w:szCs w:val="24"/>
        </w:rPr>
        <w:t>b</w:t>
      </w:r>
      <w:r w:rsidRPr="006A3EF1">
        <w:rPr>
          <w:rFonts w:ascii="Times New Roman" w:eastAsia="Times New Roman" w:hAnsi="Times New Roman" w:cs="Times New Roman"/>
          <w:spacing w:val="1"/>
          <w:sz w:val="24"/>
          <w:szCs w:val="24"/>
        </w:rPr>
        <w:t>a</w:t>
      </w:r>
      <w:r w:rsidRPr="006A3EF1">
        <w:rPr>
          <w:rFonts w:ascii="Times New Roman" w:eastAsia="Times New Roman" w:hAnsi="Times New Roman" w:cs="Times New Roman"/>
          <w:spacing w:val="-2"/>
          <w:sz w:val="24"/>
          <w:szCs w:val="24"/>
        </w:rPr>
        <w:t>g</w:t>
      </w:r>
      <w:r w:rsidRPr="006A3EF1">
        <w:rPr>
          <w:rFonts w:ascii="Times New Roman" w:eastAsia="Times New Roman" w:hAnsi="Times New Roman" w:cs="Times New Roman"/>
          <w:spacing w:val="-1"/>
          <w:sz w:val="24"/>
          <w:szCs w:val="24"/>
        </w:rPr>
        <w:t>a</w:t>
      </w:r>
      <w:r w:rsidRPr="006A3EF1">
        <w:rPr>
          <w:rFonts w:ascii="Times New Roman" w:eastAsia="Times New Roman" w:hAnsi="Times New Roman" w:cs="Times New Roman"/>
          <w:sz w:val="24"/>
          <w:szCs w:val="24"/>
        </w:rPr>
        <w:t xml:space="preserve">i </w:t>
      </w:r>
      <w:proofErr w:type="gramStart"/>
      <w:r w:rsidRPr="006A3EF1">
        <w:rPr>
          <w:rFonts w:ascii="Times New Roman" w:eastAsia="Times New Roman" w:hAnsi="Times New Roman" w:cs="Times New Roman"/>
          <w:sz w:val="24"/>
          <w:szCs w:val="24"/>
        </w:rPr>
        <w:t>b</w:t>
      </w:r>
      <w:r w:rsidRPr="006A3EF1">
        <w:rPr>
          <w:rFonts w:ascii="Times New Roman" w:eastAsia="Times New Roman" w:hAnsi="Times New Roman" w:cs="Times New Roman"/>
          <w:spacing w:val="2"/>
          <w:sz w:val="24"/>
          <w:szCs w:val="24"/>
        </w:rPr>
        <w:t>e</w:t>
      </w:r>
      <w:r w:rsidRPr="006A3EF1">
        <w:rPr>
          <w:rFonts w:ascii="Times New Roman" w:eastAsia="Times New Roman" w:hAnsi="Times New Roman" w:cs="Times New Roman"/>
          <w:sz w:val="24"/>
          <w:szCs w:val="24"/>
        </w:rPr>
        <w:t>rikut :</w:t>
      </w:r>
      <w:proofErr w:type="gramEnd"/>
    </w:p>
    <w:p w:rsidR="006A3EF1" w:rsidRPr="006A3EF1" w:rsidRDefault="006A3EF1" w:rsidP="003E7091">
      <w:pPr>
        <w:spacing w:before="7" w:after="0" w:line="120" w:lineRule="exact"/>
        <w:jc w:val="both"/>
        <w:rPr>
          <w:rFonts w:ascii="Times New Roman" w:eastAsia="Times New Roman" w:hAnsi="Times New Roman" w:cs="Times New Roman"/>
          <w:sz w:val="13"/>
          <w:szCs w:val="13"/>
        </w:rPr>
      </w:pPr>
    </w:p>
    <w:p w:rsidR="003E7091" w:rsidRPr="003E7091" w:rsidRDefault="006A3EF1" w:rsidP="003E7091">
      <w:pPr>
        <w:pStyle w:val="ListParagraph"/>
        <w:numPr>
          <w:ilvl w:val="0"/>
          <w:numId w:val="17"/>
        </w:numPr>
        <w:spacing w:after="0" w:line="240" w:lineRule="auto"/>
        <w:ind w:left="720"/>
        <w:jc w:val="both"/>
        <w:rPr>
          <w:rFonts w:ascii="Times New Roman" w:eastAsia="Times New Roman" w:hAnsi="Times New Roman" w:cs="Times New Roman"/>
          <w:sz w:val="24"/>
          <w:szCs w:val="24"/>
        </w:rPr>
      </w:pPr>
      <w:r w:rsidRPr="003E7091">
        <w:rPr>
          <w:rFonts w:ascii="Times New Roman" w:eastAsia="Times New Roman" w:hAnsi="Times New Roman" w:cs="Times New Roman"/>
          <w:sz w:val="24"/>
          <w:szCs w:val="24"/>
        </w:rPr>
        <w:t>Visi</w:t>
      </w:r>
    </w:p>
    <w:p w:rsidR="006A3EF1" w:rsidRPr="006A3EF1" w:rsidRDefault="006A3EF1" w:rsidP="003E7091">
      <w:pPr>
        <w:spacing w:before="9" w:after="0" w:line="120" w:lineRule="exact"/>
        <w:ind w:firstLine="630"/>
        <w:jc w:val="both"/>
        <w:rPr>
          <w:rFonts w:ascii="Times New Roman" w:eastAsia="Times New Roman" w:hAnsi="Times New Roman" w:cs="Times New Roman"/>
          <w:sz w:val="13"/>
          <w:szCs w:val="13"/>
        </w:rPr>
      </w:pPr>
    </w:p>
    <w:p w:rsidR="003E7091" w:rsidRDefault="003E7091" w:rsidP="007353E4">
      <w:pPr>
        <w:spacing w:before="7" w:after="0" w:line="240" w:lineRule="auto"/>
        <w:ind w:left="720"/>
        <w:jc w:val="both"/>
        <w:rPr>
          <w:rFonts w:ascii="Times New Roman" w:eastAsia="Times New Roman" w:hAnsi="Times New Roman" w:cs="Times New Roman"/>
          <w:sz w:val="24"/>
          <w:szCs w:val="24"/>
        </w:rPr>
      </w:pPr>
      <w:r w:rsidRPr="003E7091">
        <w:rPr>
          <w:rFonts w:ascii="Times New Roman" w:eastAsia="Times New Roman" w:hAnsi="Times New Roman" w:cs="Times New Roman"/>
          <w:sz w:val="24"/>
          <w:szCs w:val="24"/>
        </w:rPr>
        <w:t>Menjadi perusahaan kelas dunia dalam industry hospitality yang berciri khas Indonesia pada tahun 2020</w:t>
      </w:r>
    </w:p>
    <w:p w:rsidR="007353E4" w:rsidRDefault="007353E4" w:rsidP="007353E4">
      <w:pPr>
        <w:spacing w:before="7" w:after="0" w:line="240" w:lineRule="auto"/>
        <w:ind w:left="720"/>
        <w:jc w:val="both"/>
        <w:rPr>
          <w:rFonts w:ascii="Times New Roman" w:eastAsia="Times New Roman" w:hAnsi="Times New Roman" w:cs="Times New Roman"/>
          <w:sz w:val="24"/>
          <w:szCs w:val="24"/>
        </w:rPr>
      </w:pPr>
    </w:p>
    <w:p w:rsidR="007353E4" w:rsidRDefault="007353E4" w:rsidP="007353E4">
      <w:pPr>
        <w:spacing w:before="7"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Misi</w:t>
      </w:r>
    </w:p>
    <w:p w:rsidR="003E7091" w:rsidRPr="007353E4" w:rsidRDefault="003E7091" w:rsidP="007353E4">
      <w:pPr>
        <w:spacing w:before="7"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3.1.2  </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pacing w:val="1"/>
          <w:sz w:val="24"/>
          <w:szCs w:val="24"/>
        </w:rPr>
        <w:t>S</w:t>
      </w:r>
      <w:r>
        <w:rPr>
          <w:rFonts w:ascii="Times New Roman" w:eastAsia="Times New Roman" w:hAnsi="Times New Roman" w:cs="Times New Roman"/>
          <w:b/>
          <w:sz w:val="24"/>
          <w:szCs w:val="24"/>
        </w:rPr>
        <w:t>t</w:t>
      </w:r>
      <w:r>
        <w:rPr>
          <w:rFonts w:ascii="Times New Roman" w:eastAsia="Times New Roman" w:hAnsi="Times New Roman" w:cs="Times New Roman"/>
          <w:b/>
          <w:spacing w:val="-2"/>
          <w:sz w:val="24"/>
          <w:szCs w:val="24"/>
        </w:rPr>
        <w:t>r</w:t>
      </w:r>
      <w:r>
        <w:rPr>
          <w:rFonts w:ascii="Times New Roman" w:eastAsia="Times New Roman" w:hAnsi="Times New Roman" w:cs="Times New Roman"/>
          <w:b/>
          <w:spacing w:val="1"/>
          <w:sz w:val="24"/>
          <w:szCs w:val="24"/>
        </w:rPr>
        <w:t>uk</w:t>
      </w:r>
      <w:r>
        <w:rPr>
          <w:rFonts w:ascii="Times New Roman" w:eastAsia="Times New Roman" w:hAnsi="Times New Roman" w:cs="Times New Roman"/>
          <w:b/>
          <w:sz w:val="24"/>
          <w:szCs w:val="24"/>
        </w:rPr>
        <w:t>tur O</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ga</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isa</w:t>
      </w:r>
      <w:r>
        <w:rPr>
          <w:rFonts w:ascii="Times New Roman" w:eastAsia="Times New Roman" w:hAnsi="Times New Roman" w:cs="Times New Roman"/>
          <w:b/>
          <w:spacing w:val="1"/>
          <w:sz w:val="24"/>
          <w:szCs w:val="24"/>
        </w:rPr>
        <w:t>s</w:t>
      </w:r>
      <w:r>
        <w:rPr>
          <w:rFonts w:ascii="Times New Roman" w:eastAsia="Times New Roman" w:hAnsi="Times New Roman" w:cs="Times New Roman"/>
          <w:b/>
          <w:sz w:val="24"/>
          <w:szCs w:val="24"/>
        </w:rPr>
        <w:t>i</w:t>
      </w:r>
      <w:r>
        <w:rPr>
          <w:rFonts w:ascii="Times New Roman" w:eastAsia="Times New Roman" w:hAnsi="Times New Roman" w:cs="Times New Roman"/>
          <w:b/>
          <w:spacing w:val="2"/>
          <w:sz w:val="24"/>
          <w:szCs w:val="24"/>
        </w:rPr>
        <w:t xml:space="preserve"> </w:t>
      </w:r>
      <w:r>
        <w:rPr>
          <w:rFonts w:ascii="Times New Roman" w:eastAsia="Times New Roman" w:hAnsi="Times New Roman" w:cs="Times New Roman"/>
          <w:b/>
          <w:spacing w:val="-3"/>
          <w:sz w:val="24"/>
          <w:szCs w:val="24"/>
        </w:rPr>
        <w:t>P</w:t>
      </w:r>
      <w:r>
        <w:rPr>
          <w:rFonts w:ascii="Times New Roman" w:eastAsia="Times New Roman" w:hAnsi="Times New Roman" w:cs="Times New Roman"/>
          <w:b/>
          <w:spacing w:val="-1"/>
          <w:sz w:val="24"/>
          <w:szCs w:val="24"/>
        </w:rPr>
        <w:t>er</w:t>
      </w:r>
      <w:r>
        <w:rPr>
          <w:rFonts w:ascii="Times New Roman" w:eastAsia="Times New Roman" w:hAnsi="Times New Roman" w:cs="Times New Roman"/>
          <w:b/>
          <w:spacing w:val="1"/>
          <w:sz w:val="24"/>
          <w:szCs w:val="24"/>
        </w:rPr>
        <w:t>u</w:t>
      </w:r>
      <w:r>
        <w:rPr>
          <w:rFonts w:ascii="Times New Roman" w:eastAsia="Times New Roman" w:hAnsi="Times New Roman" w:cs="Times New Roman"/>
          <w:b/>
          <w:sz w:val="24"/>
          <w:szCs w:val="24"/>
        </w:rPr>
        <w:t>sa</w:t>
      </w:r>
      <w:r>
        <w:rPr>
          <w:rFonts w:ascii="Times New Roman" w:eastAsia="Times New Roman" w:hAnsi="Times New Roman" w:cs="Times New Roman"/>
          <w:b/>
          <w:spacing w:val="1"/>
          <w:sz w:val="24"/>
          <w:szCs w:val="24"/>
        </w:rPr>
        <w:t>h</w:t>
      </w:r>
      <w:r>
        <w:rPr>
          <w:rFonts w:ascii="Times New Roman" w:eastAsia="Times New Roman" w:hAnsi="Times New Roman" w:cs="Times New Roman"/>
          <w:b/>
          <w:sz w:val="24"/>
          <w:szCs w:val="24"/>
        </w:rPr>
        <w:t>aan</w:t>
      </w:r>
    </w:p>
    <w:p w:rsidR="003E7091" w:rsidRDefault="003E7091" w:rsidP="003E7091">
      <w:pPr>
        <w:spacing w:before="13" w:line="280" w:lineRule="exact"/>
        <w:rPr>
          <w:sz w:val="28"/>
          <w:szCs w:val="28"/>
        </w:rPr>
      </w:pPr>
    </w:p>
    <w:p w:rsidR="003E7091" w:rsidRDefault="003E7091" w:rsidP="003E7091">
      <w:pPr>
        <w:spacing w:line="360" w:lineRule="auto"/>
        <w:ind w:right="144" w:firstLine="7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truktur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nisasi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susunan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hu</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 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posisi</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suatu</w:t>
      </w:r>
      <w:r>
        <w:rPr>
          <w:rFonts w:ascii="Times New Roman" w:eastAsia="Times New Roman" w:hAnsi="Times New Roman" w:cs="Times New Roman"/>
          <w:spacing w:val="2"/>
          <w:sz w:val="24"/>
          <w:szCs w:val="24"/>
        </w:rPr>
        <w:t xml:space="preserve"> o</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nisasi</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sional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ca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diha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inkan.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truktur 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nisasi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iat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lain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hubun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vi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fun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si dibat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struktur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nisasi</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lask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bun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w</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siapa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lap</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siap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3"/>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pa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3E7091" w:rsidRDefault="00A95360" w:rsidP="00D341AF">
      <w:pPr>
        <w:spacing w:line="360" w:lineRule="auto"/>
        <w:ind w:right="17"/>
        <w:jc w:val="center"/>
        <w:rPr>
          <w:rFonts w:ascii="Times New Roman" w:eastAsia="Times New Roman" w:hAnsi="Times New Roman" w:cs="Times New Roman"/>
          <w:sz w:val="24"/>
          <w:szCs w:val="24"/>
        </w:rPr>
      </w:pPr>
      <w:r>
        <w:rPr>
          <w:noProof/>
        </w:rPr>
        <w:lastRenderedPageBreak/>
        <w:drawing>
          <wp:inline distT="0" distB="0" distL="0" distR="0" wp14:anchorId="13BFCCEC" wp14:editId="402543B0">
            <wp:extent cx="4933950" cy="29286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33950" cy="2928620"/>
                    </a:xfrm>
                    <a:prstGeom prst="rect">
                      <a:avLst/>
                    </a:prstGeom>
                    <a:noFill/>
                    <a:ln>
                      <a:noFill/>
                    </a:ln>
                  </pic:spPr>
                </pic:pic>
              </a:graphicData>
            </a:graphic>
          </wp:inline>
        </w:drawing>
      </w:r>
    </w:p>
    <w:p w:rsidR="00A479BC" w:rsidRDefault="00A479BC" w:rsidP="009C61FF">
      <w:pPr>
        <w:spacing w:before="29"/>
        <w:rPr>
          <w:sz w:val="24"/>
          <w:szCs w:val="24"/>
        </w:rPr>
      </w:pPr>
    </w:p>
    <w:p w:rsidR="009C61FF" w:rsidRDefault="009C61FF" w:rsidP="009C61FF">
      <w:pPr>
        <w:spacing w:before="29"/>
        <w:rPr>
          <w:sz w:val="24"/>
          <w:szCs w:val="24"/>
        </w:rPr>
      </w:pPr>
    </w:p>
    <w:p w:rsidR="009C61FF" w:rsidRDefault="009C61FF" w:rsidP="009C61FF">
      <w:pPr>
        <w:spacing w:before="29"/>
        <w:rPr>
          <w:sz w:val="24"/>
          <w:szCs w:val="24"/>
        </w:rPr>
      </w:pPr>
    </w:p>
    <w:p w:rsidR="009C61FF" w:rsidRDefault="009C61FF" w:rsidP="009C61FF">
      <w:pPr>
        <w:spacing w:before="29"/>
        <w:rPr>
          <w:sz w:val="24"/>
          <w:szCs w:val="24"/>
        </w:rPr>
      </w:pPr>
    </w:p>
    <w:p w:rsidR="009C61FF" w:rsidRDefault="009C61FF" w:rsidP="009C61FF">
      <w:pPr>
        <w:spacing w:before="29"/>
        <w:rPr>
          <w:sz w:val="24"/>
          <w:szCs w:val="24"/>
        </w:rPr>
      </w:pPr>
    </w:p>
    <w:p w:rsidR="009C61FF" w:rsidRDefault="009C61FF" w:rsidP="009C61FF">
      <w:pPr>
        <w:spacing w:before="29"/>
        <w:rPr>
          <w:sz w:val="24"/>
          <w:szCs w:val="24"/>
        </w:rPr>
      </w:pPr>
    </w:p>
    <w:p w:rsidR="009C61FF" w:rsidRDefault="009C61FF" w:rsidP="009C61FF">
      <w:pPr>
        <w:spacing w:before="29"/>
        <w:ind w:left="576"/>
        <w:rPr>
          <w:sz w:val="24"/>
          <w:szCs w:val="24"/>
        </w:rPr>
      </w:pPr>
      <w:r>
        <w:rPr>
          <w:rFonts w:ascii="Times New Roman" w:eastAsia="Times New Roman" w:hAnsi="Times New Roman" w:cs="Times New Roman"/>
          <w:b/>
          <w:sz w:val="24"/>
          <w:szCs w:val="24"/>
        </w:rPr>
        <w:t xml:space="preserve">3.1.3  </w:t>
      </w:r>
      <w:r>
        <w:rPr>
          <w:rFonts w:ascii="Times New Roman" w:eastAsia="Times New Roman" w:hAnsi="Times New Roman" w:cs="Times New Roman"/>
          <w:b/>
          <w:spacing w:val="38"/>
          <w:sz w:val="24"/>
          <w:szCs w:val="24"/>
        </w:rPr>
        <w:t xml:space="preserve"> </w:t>
      </w:r>
      <w:r>
        <w:rPr>
          <w:rFonts w:ascii="Times New Roman" w:eastAsia="Times New Roman" w:hAnsi="Times New Roman" w:cs="Times New Roman"/>
          <w:b/>
          <w:sz w:val="24"/>
          <w:szCs w:val="24"/>
        </w:rPr>
        <w:t>T</w:t>
      </w:r>
      <w:r>
        <w:rPr>
          <w:rFonts w:ascii="Times New Roman" w:eastAsia="Times New Roman" w:hAnsi="Times New Roman" w:cs="Times New Roman"/>
          <w:b/>
          <w:spacing w:val="1"/>
          <w:sz w:val="24"/>
          <w:szCs w:val="24"/>
        </w:rPr>
        <w:t>u</w:t>
      </w:r>
      <w:r>
        <w:rPr>
          <w:rFonts w:ascii="Times New Roman" w:eastAsia="Times New Roman" w:hAnsi="Times New Roman" w:cs="Times New Roman"/>
          <w:b/>
          <w:sz w:val="24"/>
          <w:szCs w:val="24"/>
        </w:rPr>
        <w:t xml:space="preserve">gas </w:t>
      </w:r>
      <w:r>
        <w:rPr>
          <w:rFonts w:ascii="Times New Roman" w:eastAsia="Times New Roman" w:hAnsi="Times New Roman" w:cs="Times New Roman"/>
          <w:b/>
          <w:spacing w:val="1"/>
          <w:sz w:val="24"/>
          <w:szCs w:val="24"/>
        </w:rPr>
        <w:t>d</w:t>
      </w:r>
      <w:r>
        <w:rPr>
          <w:rFonts w:ascii="Times New Roman" w:eastAsia="Times New Roman" w:hAnsi="Times New Roman" w:cs="Times New Roman"/>
          <w:b/>
          <w:spacing w:val="-2"/>
          <w:sz w:val="24"/>
          <w:szCs w:val="24"/>
        </w:rPr>
        <w:t>a</w:t>
      </w:r>
      <w:r>
        <w:rPr>
          <w:rFonts w:ascii="Times New Roman" w:eastAsia="Times New Roman" w:hAnsi="Times New Roman" w:cs="Times New Roman"/>
          <w:b/>
          <w:sz w:val="24"/>
          <w:szCs w:val="24"/>
        </w:rPr>
        <w:t>n</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Ta</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g</w:t>
      </w: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1"/>
          <w:sz w:val="24"/>
          <w:szCs w:val="24"/>
        </w:rPr>
        <w:t>un</w:t>
      </w:r>
      <w:r>
        <w:rPr>
          <w:rFonts w:ascii="Times New Roman" w:eastAsia="Times New Roman" w:hAnsi="Times New Roman" w:cs="Times New Roman"/>
          <w:b/>
          <w:sz w:val="24"/>
          <w:szCs w:val="24"/>
        </w:rPr>
        <w:t>g</w:t>
      </w:r>
      <w:r>
        <w:rPr>
          <w:rFonts w:ascii="Times New Roman" w:eastAsia="Times New Roman" w:hAnsi="Times New Roman" w:cs="Times New Roman"/>
          <w:b/>
          <w:spacing w:val="-2"/>
          <w:sz w:val="24"/>
          <w:szCs w:val="24"/>
        </w:rPr>
        <w:t xml:space="preserve"> </w:t>
      </w:r>
      <w:r>
        <w:rPr>
          <w:rFonts w:ascii="Times New Roman" w:eastAsia="Times New Roman" w:hAnsi="Times New Roman" w:cs="Times New Roman"/>
          <w:b/>
          <w:sz w:val="24"/>
          <w:szCs w:val="24"/>
        </w:rPr>
        <w:t>Ja</w:t>
      </w:r>
      <w:r>
        <w:rPr>
          <w:rFonts w:ascii="Times New Roman" w:eastAsia="Times New Roman" w:hAnsi="Times New Roman" w:cs="Times New Roman"/>
          <w:b/>
          <w:spacing w:val="2"/>
          <w:sz w:val="24"/>
          <w:szCs w:val="24"/>
        </w:rPr>
        <w:t>w</w:t>
      </w:r>
      <w:r>
        <w:rPr>
          <w:rFonts w:ascii="Times New Roman" w:eastAsia="Times New Roman" w:hAnsi="Times New Roman" w:cs="Times New Roman"/>
          <w:b/>
          <w:sz w:val="24"/>
          <w:szCs w:val="24"/>
        </w:rPr>
        <w:t>ab</w:t>
      </w:r>
    </w:p>
    <w:p w:rsidR="009C61FF" w:rsidRDefault="009C61FF" w:rsidP="009C61FF">
      <w:pPr>
        <w:spacing w:before="2" w:line="120" w:lineRule="exact"/>
        <w:rPr>
          <w:sz w:val="13"/>
          <w:szCs w:val="13"/>
        </w:rPr>
      </w:pPr>
    </w:p>
    <w:p w:rsidR="009C61FF" w:rsidRPr="009C61FF" w:rsidRDefault="009C61FF" w:rsidP="009C61FF">
      <w:pPr>
        <w:ind w:left="1308"/>
        <w:rPr>
          <w:sz w:val="24"/>
          <w:szCs w:val="24"/>
        </w:rPr>
      </w:pPr>
      <w:r>
        <w:rPr>
          <w:rFonts w:ascii="Times New Roman" w:eastAsia="Times New Roman" w:hAnsi="Times New Roman" w:cs="Times New Roman"/>
          <w:sz w:val="24"/>
          <w:szCs w:val="24"/>
        </w:rPr>
        <w:t>Ad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tuas</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ng</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j</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struktur</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nisai</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Media</w:t>
      </w:r>
    </w:p>
    <w:p w:rsidR="009C61FF" w:rsidRDefault="009C61FF" w:rsidP="009C61FF">
      <w:pPr>
        <w:ind w:left="588"/>
        <w:rPr>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rea</w:t>
      </w:r>
      <w:r>
        <w:rPr>
          <w:rFonts w:ascii="Times New Roman" w:eastAsia="Times New Roman" w:hAnsi="Times New Roman" w:cs="Times New Roman"/>
          <w:sz w:val="24"/>
          <w:szCs w:val="24"/>
        </w:rPr>
        <w:t xml:space="preserve">si </w:t>
      </w:r>
      <w:proofErr w:type="gramStart"/>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olus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ndo :</w:t>
      </w:r>
      <w:proofErr w:type="gramEnd"/>
    </w:p>
    <w:p w:rsidR="009C61FF" w:rsidRDefault="009C61FF" w:rsidP="009C61FF">
      <w:pPr>
        <w:spacing w:before="2" w:line="140" w:lineRule="exact"/>
        <w:rPr>
          <w:sz w:val="14"/>
          <w:szCs w:val="14"/>
        </w:rPr>
      </w:pPr>
    </w:p>
    <w:p w:rsidR="009C61FF" w:rsidRDefault="009C61FF" w:rsidP="009C61FF">
      <w:pPr>
        <w:ind w:left="588"/>
        <w:rPr>
          <w:sz w:val="24"/>
          <w:szCs w:val="24"/>
        </w:rPr>
      </w:pPr>
      <w:r>
        <w:rPr>
          <w:rFonts w:ascii="Times New Roman" w:eastAsia="Times New Roman" w:hAnsi="Times New Roman" w:cs="Times New Roman"/>
          <w:b/>
          <w:sz w:val="24"/>
          <w:szCs w:val="24"/>
        </w:rPr>
        <w:t xml:space="preserve">A.    </w:t>
      </w:r>
      <w:r>
        <w:rPr>
          <w:rFonts w:ascii="Times New Roman" w:eastAsia="Times New Roman" w:hAnsi="Times New Roman" w:cs="Times New Roman"/>
          <w:b/>
          <w:spacing w:val="34"/>
          <w:sz w:val="24"/>
          <w:szCs w:val="24"/>
        </w:rPr>
        <w:t xml:space="preserve"> </w:t>
      </w:r>
      <w:r>
        <w:rPr>
          <w:rFonts w:ascii="Times New Roman" w:eastAsia="Times New Roman" w:hAnsi="Times New Roman" w:cs="Times New Roman"/>
          <w:b/>
          <w:sz w:val="24"/>
          <w:szCs w:val="24"/>
        </w:rPr>
        <w:t>CEO</w:t>
      </w:r>
    </w:p>
    <w:p w:rsidR="009C61FF" w:rsidRDefault="009C61FF" w:rsidP="009C61FF">
      <w:pPr>
        <w:spacing w:before="4" w:line="120" w:lineRule="exact"/>
        <w:rPr>
          <w:sz w:val="13"/>
          <w:szCs w:val="13"/>
        </w:rPr>
      </w:pPr>
    </w:p>
    <w:p w:rsidR="009C61FF" w:rsidRPr="009C61FF" w:rsidRDefault="009C61FF" w:rsidP="009C61FF">
      <w:pPr>
        <w:ind w:left="1155"/>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b </w:t>
      </w:r>
      <w:proofErr w:type="gramStart"/>
      <w:r>
        <w:rPr>
          <w:rFonts w:ascii="Times New Roman" w:eastAsia="Times New Roman" w:hAnsi="Times New Roman" w:cs="Times New Roman"/>
          <w:sz w:val="24"/>
          <w:szCs w:val="24"/>
        </w:rPr>
        <w:t>CEO :</w:t>
      </w:r>
      <w:proofErr w:type="gramEnd"/>
    </w:p>
    <w:p w:rsidR="009C61FF" w:rsidRDefault="009C61FF" w:rsidP="009C61FF">
      <w:pPr>
        <w:tabs>
          <w:tab w:val="left" w:pos="1580"/>
        </w:tabs>
        <w:spacing w:line="360" w:lineRule="auto"/>
        <w:ind w:left="1582" w:right="84" w:hanging="427"/>
        <w:rPr>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opt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malis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r</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ri   </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dia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masuk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ta</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p>
    <w:p w:rsidR="009C61FF" w:rsidRDefault="009C61FF" w:rsidP="009C61FF">
      <w:pPr>
        <w:tabs>
          <w:tab w:val="left" w:pos="1580"/>
        </w:tabs>
        <w:spacing w:before="3" w:line="360" w:lineRule="auto"/>
        <w:ind w:left="1582" w:right="78" w:hanging="427"/>
        <w:rPr>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Men</w:t>
      </w:r>
      <w:r>
        <w:rPr>
          <w:rFonts w:ascii="Times New Roman" w:eastAsia="Times New Roman" w:hAnsi="Times New Roman" w:cs="Times New Roman"/>
          <w:spacing w:val="-1"/>
          <w:sz w:val="24"/>
          <w:szCs w:val="24"/>
        </w:rPr>
        <w:t>ge</w:t>
      </w:r>
      <w:r>
        <w:rPr>
          <w:rFonts w:ascii="Times New Roman" w:eastAsia="Times New Roman" w:hAnsi="Times New Roman" w:cs="Times New Roman"/>
          <w:sz w:val="24"/>
          <w:szCs w:val="24"/>
        </w:rPr>
        <w:t>lo</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a</w:t>
      </w:r>
      <w:r>
        <w:rPr>
          <w:rFonts w:ascii="Times New Roman" w:eastAsia="Times New Roman" w:hAnsi="Times New Roman" w:cs="Times New Roman"/>
          <w:spacing w:val="2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z w:val="24"/>
          <w:szCs w:val="24"/>
        </w:rPr>
        <w:t>mu</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kin,</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pk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6"/>
          <w:sz w:val="24"/>
          <w:szCs w:val="24"/>
        </w:rPr>
        <w:t>u</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p>
    <w:p w:rsidR="009C61FF" w:rsidRDefault="009C61FF" w:rsidP="009C61FF">
      <w:pPr>
        <w:tabs>
          <w:tab w:val="left" w:pos="1580"/>
        </w:tabs>
        <w:spacing w:before="3" w:line="360" w:lineRule="auto"/>
        <w:ind w:left="1582" w:right="84" w:hanging="427"/>
        <w:rPr>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f</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mbuat</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ntu</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o</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2"/>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disu</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lemb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kerja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sional.</w:t>
      </w:r>
    </w:p>
    <w:p w:rsidR="009C61FF" w:rsidRDefault="009C61FF" w:rsidP="009C61FF">
      <w:pPr>
        <w:tabs>
          <w:tab w:val="left" w:pos="1580"/>
        </w:tabs>
        <w:spacing w:before="3" w:line="360" w:lineRule="auto"/>
        <w:ind w:left="1582" w:right="83" w:hanging="427"/>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r>
      <w:proofErr w:type="gramStart"/>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rkonsultasi </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Konsult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utama </w:t>
      </w:r>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5"/>
          <w:sz w:val="24"/>
          <w:szCs w:val="24"/>
        </w:rPr>
        <w:t xml:space="preserve">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nin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tan ku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tasi 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p>
    <w:p w:rsidR="009C61FF" w:rsidRDefault="009C61FF" w:rsidP="009C61FF">
      <w:pPr>
        <w:tabs>
          <w:tab w:val="left" w:pos="1580"/>
        </w:tabs>
        <w:spacing w:before="3" w:line="360" w:lineRule="auto"/>
        <w:ind w:left="1582" w:right="83" w:hanging="427"/>
        <w:rPr>
          <w:sz w:val="24"/>
          <w:szCs w:val="24"/>
        </w:rPr>
      </w:pPr>
    </w:p>
    <w:p w:rsidR="009C61FF" w:rsidRDefault="009C61FF" w:rsidP="009C61FF">
      <w:pPr>
        <w:spacing w:before="7"/>
        <w:ind w:left="588"/>
        <w:rPr>
          <w:sz w:val="24"/>
          <w:szCs w:val="24"/>
        </w:rPr>
      </w:pPr>
      <w:r>
        <w:rPr>
          <w:rFonts w:ascii="Times New Roman" w:eastAsia="Times New Roman" w:hAnsi="Times New Roman" w:cs="Times New Roman"/>
          <w:b/>
          <w:spacing w:val="1"/>
          <w:sz w:val="24"/>
          <w:szCs w:val="24"/>
        </w:rPr>
        <w:lastRenderedPageBreak/>
        <w:t>B</w:t>
      </w:r>
      <w:r>
        <w:rPr>
          <w:rFonts w:ascii="Times New Roman" w:eastAsia="Times New Roman" w:hAnsi="Times New Roman" w:cs="Times New Roman"/>
          <w:b/>
          <w:sz w:val="24"/>
          <w:szCs w:val="24"/>
        </w:rPr>
        <w:t xml:space="preserve">.    </w:t>
      </w:r>
      <w:r>
        <w:rPr>
          <w:rFonts w:ascii="Times New Roman" w:eastAsia="Times New Roman" w:hAnsi="Times New Roman" w:cs="Times New Roman"/>
          <w:b/>
          <w:spacing w:val="46"/>
          <w:sz w:val="24"/>
          <w:szCs w:val="24"/>
        </w:rPr>
        <w:t xml:space="preserve"> </w:t>
      </w: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ne</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al Manager</w:t>
      </w:r>
    </w:p>
    <w:p w:rsidR="009C61FF" w:rsidRDefault="009C61FF" w:rsidP="009C61FF">
      <w:pPr>
        <w:spacing w:before="4"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l </w:t>
      </w:r>
      <w:proofErr w:type="gramStart"/>
      <w:r>
        <w:rPr>
          <w:rFonts w:ascii="Times New Roman" w:eastAsia="Times New Roman" w:hAnsi="Times New Roman" w:cs="Times New Roman"/>
          <w:sz w:val="24"/>
          <w:szCs w:val="24"/>
        </w:rPr>
        <w:t>Man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 :</w:t>
      </w:r>
      <w:proofErr w:type="gramEnd"/>
    </w:p>
    <w:p w:rsidR="009C61FF" w:rsidRDefault="009C61FF" w:rsidP="009C61FF">
      <w:pPr>
        <w:spacing w:before="7" w:line="120" w:lineRule="exact"/>
        <w:rPr>
          <w:sz w:val="13"/>
          <w:szCs w:val="13"/>
        </w:rPr>
      </w:pP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lemb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j</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sional.</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pork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CEO.</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jad</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 pek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rus</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T.</w:t>
      </w:r>
    </w:p>
    <w:p w:rsidR="009C61FF" w:rsidRDefault="009C61FF" w:rsidP="009C61FF">
      <w:pPr>
        <w:ind w:left="1155"/>
        <w:rPr>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 xml:space="preserve">ontrol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r p</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mb</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p>
    <w:p w:rsidR="009C61FF" w:rsidRDefault="009C61FF" w:rsidP="009C61FF">
      <w:pPr>
        <w:spacing w:before="1" w:line="140" w:lineRule="exact"/>
        <w:rPr>
          <w:sz w:val="14"/>
          <w:szCs w:val="14"/>
        </w:rPr>
      </w:pP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b/>
          <w:sz w:val="24"/>
          <w:szCs w:val="24"/>
        </w:rPr>
        <w:t xml:space="preserve">C.    </w:t>
      </w:r>
      <w:r>
        <w:rPr>
          <w:rFonts w:ascii="Times New Roman" w:eastAsia="Times New Roman" w:hAnsi="Times New Roman" w:cs="Times New Roman"/>
          <w:b/>
          <w:spacing w:val="34"/>
          <w:sz w:val="24"/>
          <w:szCs w:val="24"/>
        </w:rPr>
        <w:t xml:space="preserve"> </w:t>
      </w:r>
      <w:r>
        <w:rPr>
          <w:rFonts w:ascii="Times New Roman" w:eastAsia="Times New Roman" w:hAnsi="Times New Roman" w:cs="Times New Roman"/>
          <w:b/>
          <w:spacing w:val="-2"/>
          <w:sz w:val="24"/>
          <w:szCs w:val="24"/>
        </w:rPr>
        <w:t>K</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p</w:t>
      </w:r>
      <w:r>
        <w:rPr>
          <w:rFonts w:ascii="Times New Roman" w:eastAsia="Times New Roman" w:hAnsi="Times New Roman" w:cs="Times New Roman"/>
          <w:b/>
          <w:sz w:val="24"/>
          <w:szCs w:val="24"/>
        </w:rPr>
        <w:t xml:space="preserve">ala </w:t>
      </w:r>
      <w:r>
        <w:rPr>
          <w:rFonts w:ascii="Times New Roman" w:eastAsia="Times New Roman" w:hAnsi="Times New Roman" w:cs="Times New Roman"/>
          <w:b/>
          <w:spacing w:val="1"/>
          <w:sz w:val="24"/>
          <w:szCs w:val="24"/>
        </w:rPr>
        <w:t>T</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k</w:t>
      </w:r>
      <w:r>
        <w:rPr>
          <w:rFonts w:ascii="Times New Roman" w:eastAsia="Times New Roman" w:hAnsi="Times New Roman" w:cs="Times New Roman"/>
          <w:b/>
          <w:spacing w:val="2"/>
          <w:sz w:val="24"/>
          <w:szCs w:val="24"/>
        </w:rPr>
        <w:t>n</w:t>
      </w:r>
      <w:r>
        <w:rPr>
          <w:rFonts w:ascii="Times New Roman" w:eastAsia="Times New Roman" w:hAnsi="Times New Roman" w:cs="Times New Roman"/>
          <w:b/>
          <w:sz w:val="24"/>
          <w:szCs w:val="24"/>
        </w:rPr>
        <w:t>isi</w:t>
      </w:r>
    </w:p>
    <w:p w:rsidR="009C61FF" w:rsidRDefault="009C61FF" w:rsidP="009C61FF">
      <w:pPr>
        <w:spacing w:before="4"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w:t>
      </w:r>
    </w:p>
    <w:p w:rsidR="009C61FF" w:rsidRDefault="009C61FF" w:rsidP="009C61FF">
      <w:pPr>
        <w:spacing w:before="7" w:line="120" w:lineRule="exact"/>
        <w:rPr>
          <w:sz w:val="13"/>
          <w:szCs w:val="13"/>
        </w:rPr>
      </w:pP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ga</w:t>
      </w:r>
      <w:r>
        <w:rPr>
          <w:rFonts w:ascii="Times New Roman" w:eastAsia="Times New Roman" w:hAnsi="Times New Roman" w:cs="Times New Roman"/>
          <w:sz w:val="24"/>
          <w:szCs w:val="24"/>
        </w:rPr>
        <w:t>tur 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 pek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teknisi.</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por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 Man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ge</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luasi 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tekni</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i.</w:t>
      </w:r>
    </w:p>
    <w:p w:rsidR="009C61FF" w:rsidRDefault="009C61FF" w:rsidP="009C61FF">
      <w:pPr>
        <w:ind w:left="1155"/>
        <w:rPr>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njadi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tua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briefing</w:t>
      </w:r>
      <w:r>
        <w:rPr>
          <w:rFonts w:ascii="Times New Roman" w:eastAsia="Times New Roman" w:hAnsi="Times New Roman" w:cs="Times New Roman"/>
          <w:sz w:val="24"/>
          <w:szCs w:val="24"/>
        </w:rPr>
        <w:t>.</w:t>
      </w: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b/>
          <w:sz w:val="24"/>
          <w:szCs w:val="24"/>
        </w:rPr>
        <w:t xml:space="preserve">D.    </w:t>
      </w:r>
      <w:r>
        <w:rPr>
          <w:rFonts w:ascii="Times New Roman" w:eastAsia="Times New Roman" w:hAnsi="Times New Roman" w:cs="Times New Roman"/>
          <w:b/>
          <w:spacing w:val="34"/>
          <w:sz w:val="24"/>
          <w:szCs w:val="24"/>
        </w:rPr>
        <w:t xml:space="preserve"> </w:t>
      </w:r>
      <w:r>
        <w:rPr>
          <w:rFonts w:ascii="Times New Roman" w:eastAsia="Times New Roman" w:hAnsi="Times New Roman" w:cs="Times New Roman"/>
          <w:b/>
          <w:sz w:val="24"/>
          <w:szCs w:val="24"/>
        </w:rPr>
        <w:t>T</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kn</w:t>
      </w:r>
      <w:r>
        <w:rPr>
          <w:rFonts w:ascii="Times New Roman" w:eastAsia="Times New Roman" w:hAnsi="Times New Roman" w:cs="Times New Roman"/>
          <w:b/>
          <w:sz w:val="24"/>
          <w:szCs w:val="24"/>
        </w:rPr>
        <w:t>isi</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pacing w:val="-2"/>
          <w:sz w:val="24"/>
          <w:szCs w:val="24"/>
        </w:rPr>
        <w:t>K</w:t>
      </w:r>
      <w:r>
        <w:rPr>
          <w:rFonts w:ascii="Times New Roman" w:eastAsia="Times New Roman" w:hAnsi="Times New Roman" w:cs="Times New Roman"/>
          <w:b/>
          <w:sz w:val="24"/>
          <w:szCs w:val="24"/>
        </w:rPr>
        <w:t>o</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pu</w:t>
      </w:r>
      <w:r>
        <w:rPr>
          <w:rFonts w:ascii="Times New Roman" w:eastAsia="Times New Roman" w:hAnsi="Times New Roman" w:cs="Times New Roman"/>
          <w:b/>
          <w:sz w:val="24"/>
          <w:szCs w:val="24"/>
        </w:rPr>
        <w:t>t</w:t>
      </w:r>
      <w:r>
        <w:rPr>
          <w:rFonts w:ascii="Times New Roman" w:eastAsia="Times New Roman" w:hAnsi="Times New Roman" w:cs="Times New Roman"/>
          <w:b/>
          <w:spacing w:val="-2"/>
          <w:sz w:val="24"/>
          <w:szCs w:val="24"/>
        </w:rPr>
        <w:t>e</w:t>
      </w:r>
      <w:r>
        <w:rPr>
          <w:rFonts w:ascii="Times New Roman" w:eastAsia="Times New Roman" w:hAnsi="Times New Roman" w:cs="Times New Roman"/>
          <w:b/>
          <w:sz w:val="24"/>
          <w:szCs w:val="24"/>
        </w:rPr>
        <w:t>r</w:t>
      </w:r>
    </w:p>
    <w:p w:rsidR="009C61FF" w:rsidRDefault="009C61FF" w:rsidP="009C61FF">
      <w:pPr>
        <w:spacing w:before="2"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T</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 xml:space="preserve">si </w:t>
      </w:r>
      <w:proofErr w:type="gramStart"/>
      <w:r>
        <w:rPr>
          <w:rFonts w:ascii="Times New Roman" w:eastAsia="Times New Roman" w:hAnsi="Times New Roman" w:cs="Times New Roman"/>
          <w:sz w:val="24"/>
          <w:szCs w:val="24"/>
        </w:rPr>
        <w:t>Komputer :</w:t>
      </w:r>
      <w:proofErr w:type="gramEnd"/>
    </w:p>
    <w:p w:rsidR="009C61FF" w:rsidRDefault="009C61FF" w:rsidP="009C61FF">
      <w:pPr>
        <w:spacing w:before="9" w:line="120" w:lineRule="exact"/>
        <w:rPr>
          <w:sz w:val="13"/>
          <w:szCs w:val="13"/>
        </w:rPr>
      </w:pP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3"/>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 ses</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pek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sud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lkan.</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iki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hard</w:t>
      </w:r>
      <w:r>
        <w:rPr>
          <w:rFonts w:ascii="Times New Roman" w:eastAsia="Times New Roman" w:hAnsi="Times New Roman" w:cs="Times New Roman"/>
          <w:i/>
          <w:spacing w:val="1"/>
          <w:sz w:val="24"/>
          <w:szCs w:val="24"/>
        </w:rPr>
        <w:t>w</w:t>
      </w:r>
      <w:r>
        <w:rPr>
          <w:rFonts w:ascii="Times New Roman" w:eastAsia="Times New Roman" w:hAnsi="Times New Roman" w:cs="Times New Roman"/>
          <w:i/>
          <w:sz w:val="24"/>
          <w:szCs w:val="24"/>
        </w:rPr>
        <w:t xml:space="preserve">are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tau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 xml:space="preserve">ware </w:t>
      </w:r>
      <w:r>
        <w:rPr>
          <w:rFonts w:ascii="Times New Roman" w:eastAsia="Times New Roman" w:hAnsi="Times New Roman" w:cs="Times New Roman"/>
          <w:sz w:val="24"/>
          <w:szCs w:val="24"/>
        </w:rPr>
        <w:t>kompu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p>
    <w:p w:rsidR="009C61FF" w:rsidRDefault="009C61FF" w:rsidP="009C61FF">
      <w:pPr>
        <w:ind w:left="1155"/>
        <w:rPr>
          <w:sz w:val="24"/>
          <w:szCs w:val="24"/>
        </w:rPr>
        <w:sectPr w:rsidR="009C61FF">
          <w:pgSz w:w="11920" w:h="16840"/>
          <w:pgMar w:top="960" w:right="1580" w:bottom="280" w:left="1680" w:header="731" w:footer="0" w:gutter="0"/>
          <w:cols w:space="720"/>
        </w:sect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pork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an</w:t>
      </w:r>
    </w:p>
    <w:p w:rsidR="009C61FF" w:rsidRDefault="009C61FF" w:rsidP="009C61FF">
      <w:pPr>
        <w:spacing w:before="16" w:line="280" w:lineRule="exact"/>
        <w:rPr>
          <w:sz w:val="28"/>
          <w:szCs w:val="28"/>
        </w:rPr>
      </w:pPr>
    </w:p>
    <w:p w:rsidR="009C61FF" w:rsidRDefault="009C61FF" w:rsidP="009C61FF">
      <w:pPr>
        <w:spacing w:before="29"/>
        <w:ind w:left="1155"/>
        <w:rPr>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de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in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ruksi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tua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briefin</w:t>
      </w:r>
      <w:r>
        <w:rPr>
          <w:rFonts w:ascii="Times New Roman" w:eastAsia="Times New Roman" w:hAnsi="Times New Roman" w:cs="Times New Roman"/>
          <w:i/>
          <w:spacing w:val="1"/>
          <w:sz w:val="24"/>
          <w:szCs w:val="24"/>
        </w:rPr>
        <w:t>g</w:t>
      </w:r>
      <w:r>
        <w:rPr>
          <w:rFonts w:ascii="Times New Roman" w:eastAsia="Times New Roman" w:hAnsi="Times New Roman" w:cs="Times New Roman"/>
          <w:sz w:val="24"/>
          <w:szCs w:val="24"/>
        </w:rPr>
        <w:t>.</w:t>
      </w:r>
    </w:p>
    <w:p w:rsidR="009C61FF" w:rsidRDefault="009C61FF" w:rsidP="009C61FF">
      <w:pPr>
        <w:spacing w:before="7"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se</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p>
    <w:p w:rsidR="009C61FF" w:rsidRDefault="009C61FF" w:rsidP="009C61FF">
      <w:pPr>
        <w:spacing w:before="3" w:line="140" w:lineRule="exact"/>
        <w:rPr>
          <w:sz w:val="14"/>
          <w:szCs w:val="14"/>
        </w:rPr>
      </w:pP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 xml:space="preserve">.    </w:t>
      </w:r>
      <w:r>
        <w:rPr>
          <w:rFonts w:ascii="Times New Roman" w:eastAsia="Times New Roman" w:hAnsi="Times New Roman" w:cs="Times New Roman"/>
          <w:b/>
          <w:spacing w:val="46"/>
          <w:sz w:val="24"/>
          <w:szCs w:val="24"/>
        </w:rPr>
        <w:t xml:space="preserve"> </w:t>
      </w:r>
      <w:r>
        <w:rPr>
          <w:rFonts w:ascii="Times New Roman" w:eastAsia="Times New Roman" w:hAnsi="Times New Roman" w:cs="Times New Roman"/>
          <w:b/>
          <w:sz w:val="24"/>
          <w:szCs w:val="24"/>
        </w:rPr>
        <w:t>T</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kn</w:t>
      </w:r>
      <w:r>
        <w:rPr>
          <w:rFonts w:ascii="Times New Roman" w:eastAsia="Times New Roman" w:hAnsi="Times New Roman" w:cs="Times New Roman"/>
          <w:b/>
          <w:sz w:val="24"/>
          <w:szCs w:val="24"/>
        </w:rPr>
        <w:t>isi</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C</w:t>
      </w:r>
      <w:r>
        <w:rPr>
          <w:rFonts w:ascii="Times New Roman" w:eastAsia="Times New Roman" w:hAnsi="Times New Roman" w:cs="Times New Roman"/>
          <w:b/>
          <w:spacing w:val="-1"/>
          <w:sz w:val="24"/>
          <w:szCs w:val="24"/>
        </w:rPr>
        <w:t>C</w:t>
      </w:r>
      <w:r>
        <w:rPr>
          <w:rFonts w:ascii="Times New Roman" w:eastAsia="Times New Roman" w:hAnsi="Times New Roman" w:cs="Times New Roman"/>
          <w:b/>
          <w:sz w:val="24"/>
          <w:szCs w:val="24"/>
        </w:rPr>
        <w:t>TV</w:t>
      </w:r>
    </w:p>
    <w:p w:rsidR="009C61FF" w:rsidRDefault="009C61FF" w:rsidP="009C61FF">
      <w:pPr>
        <w:spacing w:before="4"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 xml:space="preserve">si </w:t>
      </w:r>
      <w:proofErr w:type="gramStart"/>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CTV :</w:t>
      </w:r>
      <w:proofErr w:type="gramEnd"/>
    </w:p>
    <w:p w:rsidR="009C61FF" w:rsidRDefault="009C61FF" w:rsidP="009C61FF">
      <w:pPr>
        <w:spacing w:before="7"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3"/>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 ses</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pek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sud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lkan.</w:t>
      </w:r>
    </w:p>
    <w:p w:rsidR="009C61FF" w:rsidRDefault="009C61FF" w:rsidP="009C61FF">
      <w:pPr>
        <w:spacing w:before="9"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iki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CCTV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w:t>
      </w:r>
    </w:p>
    <w:p w:rsidR="009C61FF" w:rsidRDefault="009C61FF" w:rsidP="009C61FF">
      <w:pPr>
        <w:spacing w:before="7"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pork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9C61FF" w:rsidRDefault="009C61FF" w:rsidP="009C61FF">
      <w:pPr>
        <w:spacing w:before="7"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de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in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ruksi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tua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briefin</w:t>
      </w:r>
      <w:r>
        <w:rPr>
          <w:rFonts w:ascii="Times New Roman" w:eastAsia="Times New Roman" w:hAnsi="Times New Roman" w:cs="Times New Roman"/>
          <w:i/>
          <w:spacing w:val="1"/>
          <w:sz w:val="24"/>
          <w:szCs w:val="24"/>
        </w:rPr>
        <w:t>g</w:t>
      </w:r>
      <w:r>
        <w:rPr>
          <w:rFonts w:ascii="Times New Roman" w:eastAsia="Times New Roman" w:hAnsi="Times New Roman" w:cs="Times New Roman"/>
          <w:sz w:val="24"/>
          <w:szCs w:val="24"/>
        </w:rPr>
        <w:t>.</w:t>
      </w:r>
    </w:p>
    <w:p w:rsidR="009C61FF" w:rsidRDefault="009C61FF" w:rsidP="009C61FF">
      <w:pPr>
        <w:spacing w:before="10"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se</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lum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p>
    <w:p w:rsidR="009C61FF" w:rsidRDefault="009C61FF" w:rsidP="009C61FF">
      <w:pPr>
        <w:spacing w:before="3" w:line="140" w:lineRule="exact"/>
        <w:rPr>
          <w:sz w:val="14"/>
          <w:szCs w:val="14"/>
        </w:rPr>
      </w:pP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b/>
          <w:spacing w:val="-3"/>
          <w:sz w:val="24"/>
          <w:szCs w:val="24"/>
        </w:rPr>
        <w:t>F</w:t>
      </w:r>
      <w:r>
        <w:rPr>
          <w:rFonts w:ascii="Times New Roman" w:eastAsia="Times New Roman" w:hAnsi="Times New Roman" w:cs="Times New Roman"/>
          <w:b/>
          <w:sz w:val="24"/>
          <w:szCs w:val="24"/>
        </w:rPr>
        <w:t xml:space="preserve">.     </w:t>
      </w:r>
      <w:r>
        <w:rPr>
          <w:rFonts w:ascii="Times New Roman" w:eastAsia="Times New Roman" w:hAnsi="Times New Roman" w:cs="Times New Roman"/>
          <w:b/>
          <w:spacing w:val="2"/>
          <w:sz w:val="24"/>
          <w:szCs w:val="24"/>
        </w:rPr>
        <w:t xml:space="preserve"> </w:t>
      </w:r>
      <w:r>
        <w:rPr>
          <w:rFonts w:ascii="Times New Roman" w:eastAsia="Times New Roman" w:hAnsi="Times New Roman" w:cs="Times New Roman"/>
          <w:b/>
          <w:spacing w:val="-1"/>
          <w:sz w:val="24"/>
          <w:szCs w:val="24"/>
        </w:rPr>
        <w:t>M</w:t>
      </w:r>
      <w:r>
        <w:rPr>
          <w:rFonts w:ascii="Times New Roman" w:eastAsia="Times New Roman" w:hAnsi="Times New Roman" w:cs="Times New Roman"/>
          <w:b/>
          <w:sz w:val="24"/>
          <w:szCs w:val="24"/>
        </w:rPr>
        <w:t>a</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ag</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r</w:t>
      </w:r>
      <w:r>
        <w:rPr>
          <w:rFonts w:ascii="Times New Roman" w:eastAsia="Times New Roman" w:hAnsi="Times New Roman" w:cs="Times New Roman"/>
          <w:b/>
          <w:spacing w:val="-1"/>
          <w:sz w:val="24"/>
          <w:szCs w:val="24"/>
        </w:rPr>
        <w:t xml:space="preserve"> M</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1"/>
          <w:sz w:val="24"/>
          <w:szCs w:val="24"/>
        </w:rPr>
        <w:t>r</w:t>
      </w:r>
      <w:r>
        <w:rPr>
          <w:rFonts w:ascii="Times New Roman" w:eastAsia="Times New Roman" w:hAnsi="Times New Roman" w:cs="Times New Roman"/>
          <w:b/>
          <w:spacing w:val="1"/>
          <w:sz w:val="24"/>
          <w:szCs w:val="24"/>
        </w:rPr>
        <w:t>k</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ting</w:t>
      </w:r>
    </w:p>
    <w:p w:rsidR="009C61FF" w:rsidRDefault="009C61FF" w:rsidP="009C61FF">
      <w:pPr>
        <w:spacing w:before="2"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Mana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 </w:t>
      </w:r>
      <w:proofErr w:type="gramStart"/>
      <w:r>
        <w:rPr>
          <w:rFonts w:ascii="Times New Roman" w:eastAsia="Times New Roman" w:hAnsi="Times New Roman" w:cs="Times New Roman"/>
          <w:sz w:val="24"/>
          <w:szCs w:val="24"/>
        </w:rPr>
        <w:t>Ma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p>
    <w:p w:rsidR="009C61FF" w:rsidRDefault="009C61FF" w:rsidP="009C61FF">
      <w:pPr>
        <w:spacing w:before="9" w:line="120" w:lineRule="exact"/>
        <w:rPr>
          <w:sz w:val="13"/>
          <w:szCs w:val="13"/>
        </w:rPr>
      </w:pP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por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me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 pa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 xml:space="preserve">ontrol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r kin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 ke</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njadi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tua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briefing.</w:t>
      </w: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b/>
          <w:spacing w:val="-2"/>
          <w:sz w:val="24"/>
          <w:szCs w:val="24"/>
        </w:rPr>
        <w:t>G</w:t>
      </w:r>
      <w:r>
        <w:rPr>
          <w:rFonts w:ascii="Times New Roman" w:eastAsia="Times New Roman" w:hAnsi="Times New Roman" w:cs="Times New Roman"/>
          <w:b/>
          <w:sz w:val="24"/>
          <w:szCs w:val="24"/>
        </w:rPr>
        <w:t xml:space="preserve">.    </w:t>
      </w:r>
      <w:r>
        <w:rPr>
          <w:rFonts w:ascii="Times New Roman" w:eastAsia="Times New Roman" w:hAnsi="Times New Roman" w:cs="Times New Roman"/>
          <w:b/>
          <w:spacing w:val="22"/>
          <w:sz w:val="24"/>
          <w:szCs w:val="24"/>
        </w:rPr>
        <w:t xml:space="preserve"> </w:t>
      </w:r>
      <w:r>
        <w:rPr>
          <w:rFonts w:ascii="Times New Roman" w:eastAsia="Times New Roman" w:hAnsi="Times New Roman" w:cs="Times New Roman"/>
          <w:b/>
          <w:spacing w:val="-1"/>
          <w:sz w:val="24"/>
          <w:szCs w:val="24"/>
        </w:rPr>
        <w:t>M</w:t>
      </w:r>
      <w:r>
        <w:rPr>
          <w:rFonts w:ascii="Times New Roman" w:eastAsia="Times New Roman" w:hAnsi="Times New Roman" w:cs="Times New Roman"/>
          <w:b/>
          <w:sz w:val="24"/>
          <w:szCs w:val="24"/>
        </w:rPr>
        <w:t>a</w:t>
      </w:r>
      <w:r>
        <w:rPr>
          <w:rFonts w:ascii="Times New Roman" w:eastAsia="Times New Roman" w:hAnsi="Times New Roman" w:cs="Times New Roman"/>
          <w:b/>
          <w:spacing w:val="-1"/>
          <w:sz w:val="24"/>
          <w:szCs w:val="24"/>
        </w:rPr>
        <w:t>r</w:t>
      </w:r>
      <w:r>
        <w:rPr>
          <w:rFonts w:ascii="Times New Roman" w:eastAsia="Times New Roman" w:hAnsi="Times New Roman" w:cs="Times New Roman"/>
          <w:b/>
          <w:spacing w:val="1"/>
          <w:sz w:val="24"/>
          <w:szCs w:val="24"/>
        </w:rPr>
        <w:t>k</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ting</w:t>
      </w:r>
    </w:p>
    <w:p w:rsidR="009C61FF" w:rsidRDefault="009C61FF" w:rsidP="009C61FF">
      <w:pPr>
        <w:spacing w:before="5" w:line="120" w:lineRule="exact"/>
        <w:rPr>
          <w:sz w:val="13"/>
          <w:szCs w:val="13"/>
        </w:rPr>
      </w:pPr>
    </w:p>
    <w:p w:rsidR="009C61FF" w:rsidRDefault="009C61FF" w:rsidP="009C61FF">
      <w:pPr>
        <w:ind w:left="1167"/>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 xml:space="preserve"> </w:t>
      </w:r>
      <w:proofErr w:type="gramStart"/>
      <w:r>
        <w:rPr>
          <w:rFonts w:ascii="Times New Roman" w:eastAsia="Times New Roman" w:hAnsi="Times New Roman" w:cs="Times New Roman"/>
          <w:sz w:val="24"/>
          <w:szCs w:val="24"/>
        </w:rPr>
        <w:t>Ma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proofErr w:type="gramEnd"/>
    </w:p>
    <w:p w:rsidR="009C61FF" w:rsidRDefault="009C61FF" w:rsidP="009C61FF">
      <w:pPr>
        <w:spacing w:before="7" w:line="120" w:lineRule="exact"/>
        <w:rPr>
          <w:sz w:val="13"/>
          <w:szCs w:val="13"/>
        </w:rPr>
      </w:pP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jasa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lal</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 xml:space="preserve">i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dia sosial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w</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bsi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por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k</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 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rk</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p>
    <w:p w:rsidR="009C61FF" w:rsidRDefault="009C61FF" w:rsidP="009C61FF">
      <w:pPr>
        <w:ind w:left="11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Menju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 produk</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oduk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kompu</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p>
    <w:p w:rsidR="009C61FF" w:rsidRDefault="009C61FF" w:rsidP="009C61FF">
      <w:pPr>
        <w:ind w:left="1155"/>
        <w:rPr>
          <w:rFonts w:ascii="Times New Roman" w:eastAsia="Times New Roman" w:hAnsi="Times New Roman" w:cs="Times New Roman"/>
          <w:sz w:val="24"/>
          <w:szCs w:val="24"/>
        </w:rPr>
      </w:pPr>
    </w:p>
    <w:p w:rsidR="009C61FF" w:rsidRPr="009C61FF" w:rsidRDefault="009C61FF" w:rsidP="009C61FF">
      <w:pPr>
        <w:ind w:left="1155"/>
        <w:rPr>
          <w:sz w:val="24"/>
          <w:szCs w:val="24"/>
        </w:rPr>
      </w:pP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b/>
          <w:sz w:val="24"/>
          <w:szCs w:val="24"/>
        </w:rPr>
        <w:t xml:space="preserve">H.    </w:t>
      </w:r>
      <w:r>
        <w:rPr>
          <w:rFonts w:ascii="Times New Roman" w:eastAsia="Times New Roman" w:hAnsi="Times New Roman" w:cs="Times New Roman"/>
          <w:b/>
          <w:spacing w:val="19"/>
          <w:sz w:val="24"/>
          <w:szCs w:val="24"/>
        </w:rPr>
        <w:t xml:space="preserve"> </w:t>
      </w:r>
      <w:r>
        <w:rPr>
          <w:rFonts w:ascii="Times New Roman" w:eastAsia="Times New Roman" w:hAnsi="Times New Roman" w:cs="Times New Roman"/>
          <w:b/>
          <w:spacing w:val="1"/>
          <w:sz w:val="24"/>
          <w:szCs w:val="24"/>
        </w:rPr>
        <w:t>Sup</w:t>
      </w:r>
      <w:r>
        <w:rPr>
          <w:rFonts w:ascii="Times New Roman" w:eastAsia="Times New Roman" w:hAnsi="Times New Roman" w:cs="Times New Roman"/>
          <w:b/>
          <w:spacing w:val="-1"/>
          <w:sz w:val="24"/>
          <w:szCs w:val="24"/>
        </w:rPr>
        <w:t>er</w:t>
      </w:r>
      <w:r>
        <w:rPr>
          <w:rFonts w:ascii="Times New Roman" w:eastAsia="Times New Roman" w:hAnsi="Times New Roman" w:cs="Times New Roman"/>
          <w:b/>
          <w:sz w:val="24"/>
          <w:szCs w:val="24"/>
        </w:rPr>
        <w:t>visor</w:t>
      </w:r>
    </w:p>
    <w:p w:rsidR="009C61FF" w:rsidRDefault="009C61FF" w:rsidP="009C61FF">
      <w:pPr>
        <w:spacing w:before="2" w:line="120" w:lineRule="exact"/>
        <w:rPr>
          <w:sz w:val="13"/>
          <w:szCs w:val="13"/>
        </w:rPr>
      </w:pPr>
    </w:p>
    <w:p w:rsidR="009C61FF" w:rsidRDefault="009C61FF" w:rsidP="009C61FF">
      <w:pPr>
        <w:spacing w:line="260" w:lineRule="exact"/>
        <w:ind w:left="1155"/>
        <w:rPr>
          <w:sz w:val="24"/>
          <w:szCs w:val="24"/>
        </w:rPr>
      </w:pPr>
      <w:r>
        <w:rPr>
          <w:rFonts w:ascii="Times New Roman" w:eastAsia="Times New Roman" w:hAnsi="Times New Roman" w:cs="Times New Roman"/>
          <w:spacing w:val="-2"/>
          <w:position w:val="-1"/>
          <w:sz w:val="24"/>
          <w:szCs w:val="24"/>
        </w:rPr>
        <w:t>B</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 xml:space="preserve">rikut </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spacing w:val="2"/>
          <w:position w:val="-1"/>
          <w:sz w:val="24"/>
          <w:szCs w:val="24"/>
        </w:rPr>
        <w:t>d</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lah T</w:t>
      </w:r>
      <w:r>
        <w:rPr>
          <w:rFonts w:ascii="Times New Roman" w:eastAsia="Times New Roman" w:hAnsi="Times New Roman" w:cs="Times New Roman"/>
          <w:spacing w:val="2"/>
          <w:position w:val="-1"/>
          <w:sz w:val="24"/>
          <w:szCs w:val="24"/>
        </w:rPr>
        <w:t>u</w:t>
      </w:r>
      <w:r>
        <w:rPr>
          <w:rFonts w:ascii="Times New Roman" w:eastAsia="Times New Roman" w:hAnsi="Times New Roman" w:cs="Times New Roman"/>
          <w:spacing w:val="-2"/>
          <w:position w:val="-1"/>
          <w:sz w:val="24"/>
          <w:szCs w:val="24"/>
        </w:rPr>
        <w:t>g</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 xml:space="preserve">s </w:t>
      </w:r>
      <w:r>
        <w:rPr>
          <w:rFonts w:ascii="Times New Roman" w:eastAsia="Times New Roman" w:hAnsi="Times New Roman" w:cs="Times New Roman"/>
          <w:spacing w:val="2"/>
          <w:position w:val="-1"/>
          <w:sz w:val="24"/>
          <w:szCs w:val="24"/>
        </w:rPr>
        <w:t>d</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n T</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ng</w:t>
      </w:r>
      <w:r>
        <w:rPr>
          <w:rFonts w:ascii="Times New Roman" w:eastAsia="Times New Roman" w:hAnsi="Times New Roman" w:cs="Times New Roman"/>
          <w:spacing w:val="-2"/>
          <w:position w:val="-1"/>
          <w:sz w:val="24"/>
          <w:szCs w:val="24"/>
        </w:rPr>
        <w:t>g</w:t>
      </w:r>
      <w:r>
        <w:rPr>
          <w:rFonts w:ascii="Times New Roman" w:eastAsia="Times New Roman" w:hAnsi="Times New Roman" w:cs="Times New Roman"/>
          <w:spacing w:val="2"/>
          <w:position w:val="-1"/>
          <w:sz w:val="24"/>
          <w:szCs w:val="24"/>
        </w:rPr>
        <w:t>un</w:t>
      </w:r>
      <w:r>
        <w:rPr>
          <w:rFonts w:ascii="Times New Roman" w:eastAsia="Times New Roman" w:hAnsi="Times New Roman" w:cs="Times New Roman"/>
          <w:position w:val="-1"/>
          <w:sz w:val="24"/>
          <w:szCs w:val="24"/>
        </w:rPr>
        <w:t>g</w:t>
      </w:r>
      <w:r>
        <w:rPr>
          <w:rFonts w:ascii="Times New Roman" w:eastAsia="Times New Roman" w:hAnsi="Times New Roman" w:cs="Times New Roman"/>
          <w:spacing w:val="-2"/>
          <w:position w:val="-1"/>
          <w:sz w:val="24"/>
          <w:szCs w:val="24"/>
        </w:rPr>
        <w:t xml:space="preserve"> </w:t>
      </w:r>
      <w:r>
        <w:rPr>
          <w:rFonts w:ascii="Times New Roman" w:eastAsia="Times New Roman" w:hAnsi="Times New Roman" w:cs="Times New Roman"/>
          <w:spacing w:val="2"/>
          <w:position w:val="-1"/>
          <w:sz w:val="24"/>
          <w:szCs w:val="24"/>
        </w:rPr>
        <w:t>J</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w</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b</w:t>
      </w:r>
      <w:r>
        <w:rPr>
          <w:rFonts w:ascii="Times New Roman" w:eastAsia="Times New Roman" w:hAnsi="Times New Roman" w:cs="Times New Roman"/>
          <w:spacing w:val="2"/>
          <w:position w:val="-1"/>
          <w:sz w:val="24"/>
          <w:szCs w:val="24"/>
        </w:rPr>
        <w:t xml:space="preserve"> </w:t>
      </w:r>
      <w:proofErr w:type="gramStart"/>
      <w:r>
        <w:rPr>
          <w:rFonts w:ascii="Times New Roman" w:eastAsia="Times New Roman" w:hAnsi="Times New Roman" w:cs="Times New Roman"/>
          <w:spacing w:val="1"/>
          <w:position w:val="-1"/>
          <w:sz w:val="24"/>
          <w:szCs w:val="24"/>
        </w:rPr>
        <w:t>S</w:t>
      </w:r>
      <w:r>
        <w:rPr>
          <w:rFonts w:ascii="Times New Roman" w:eastAsia="Times New Roman" w:hAnsi="Times New Roman" w:cs="Times New Roman"/>
          <w:position w:val="-1"/>
          <w:sz w:val="24"/>
          <w:szCs w:val="24"/>
        </w:rPr>
        <w:t>up</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spacing w:val="1"/>
          <w:position w:val="-1"/>
          <w:sz w:val="24"/>
          <w:szCs w:val="24"/>
        </w:rPr>
        <w:t>r</w:t>
      </w:r>
      <w:r>
        <w:rPr>
          <w:rFonts w:ascii="Times New Roman" w:eastAsia="Times New Roman" w:hAnsi="Times New Roman" w:cs="Times New Roman"/>
          <w:position w:val="-1"/>
          <w:sz w:val="24"/>
          <w:szCs w:val="24"/>
        </w:rPr>
        <w:t>visor :</w:t>
      </w:r>
      <w:proofErr w:type="gramEnd"/>
    </w:p>
    <w:p w:rsidR="009C61FF" w:rsidRDefault="009C61FF" w:rsidP="009C61FF">
      <w:pPr>
        <w:spacing w:before="5" w:line="60" w:lineRule="exact"/>
        <w:rPr>
          <w:sz w:val="7"/>
          <w:szCs w:val="7"/>
        </w:rPr>
      </w:pPr>
    </w:p>
    <w:tbl>
      <w:tblPr>
        <w:tblW w:w="0" w:type="auto"/>
        <w:tblInd w:w="1114" w:type="dxa"/>
        <w:tblLayout w:type="fixed"/>
        <w:tblCellMar>
          <w:left w:w="0" w:type="dxa"/>
          <w:right w:w="0" w:type="dxa"/>
        </w:tblCellMar>
        <w:tblLook w:val="01E0" w:firstRow="1" w:lastRow="1" w:firstColumn="1" w:lastColumn="1" w:noHBand="0" w:noVBand="0"/>
      </w:tblPr>
      <w:tblGrid>
        <w:gridCol w:w="344"/>
        <w:gridCol w:w="5628"/>
        <w:gridCol w:w="860"/>
        <w:gridCol w:w="618"/>
      </w:tblGrid>
      <w:tr w:rsidR="009C61FF" w:rsidTr="009C61FF">
        <w:trPr>
          <w:trHeight w:hRule="exact" w:val="426"/>
        </w:trPr>
        <w:tc>
          <w:tcPr>
            <w:tcW w:w="344" w:type="dxa"/>
            <w:tcBorders>
              <w:top w:val="nil"/>
              <w:left w:val="nil"/>
              <w:bottom w:val="nil"/>
              <w:right w:val="nil"/>
            </w:tcBorders>
          </w:tcPr>
          <w:p w:rsidR="009C61FF" w:rsidRDefault="009C61FF" w:rsidP="009C61FF">
            <w:pPr>
              <w:spacing w:before="69"/>
              <w:ind w:left="40"/>
              <w:rPr>
                <w:sz w:val="24"/>
                <w:szCs w:val="24"/>
              </w:rPr>
            </w:pPr>
            <w:r>
              <w:rPr>
                <w:rFonts w:ascii="Times New Roman" w:eastAsia="Times New Roman" w:hAnsi="Times New Roman" w:cs="Times New Roman"/>
                <w:sz w:val="24"/>
                <w:szCs w:val="24"/>
              </w:rPr>
              <w:t>1.</w:t>
            </w:r>
          </w:p>
        </w:tc>
        <w:tc>
          <w:tcPr>
            <w:tcW w:w="5628" w:type="dxa"/>
            <w:tcBorders>
              <w:top w:val="nil"/>
              <w:left w:val="nil"/>
              <w:bottom w:val="nil"/>
              <w:right w:val="nil"/>
            </w:tcBorders>
          </w:tcPr>
          <w:p w:rsidR="009C61FF" w:rsidRDefault="009C61FF" w:rsidP="009C61FF">
            <w:pPr>
              <w:spacing w:before="69"/>
              <w:ind w:left="124"/>
              <w:rPr>
                <w:sz w:val="24"/>
                <w:szCs w:val="24"/>
              </w:rPr>
            </w:pP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ga</w:t>
            </w:r>
            <w:r>
              <w:rPr>
                <w:rFonts w:ascii="Times New Roman" w:eastAsia="Times New Roman" w:hAnsi="Times New Roman" w:cs="Times New Roman"/>
                <w:sz w:val="24"/>
                <w:szCs w:val="24"/>
              </w:rPr>
              <w:t>tur 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a</w:t>
            </w:r>
            <w:r>
              <w:rPr>
                <w:rFonts w:ascii="Times New Roman" w:eastAsia="Times New Roman" w:hAnsi="Times New Roman" w:cs="Times New Roman"/>
                <w:sz w:val="24"/>
                <w:szCs w:val="24"/>
              </w:rPr>
              <w:t>dm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 un</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uk meng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p>
        </w:tc>
        <w:tc>
          <w:tcPr>
            <w:tcW w:w="1477" w:type="dxa"/>
            <w:gridSpan w:val="2"/>
            <w:tcBorders>
              <w:top w:val="nil"/>
              <w:left w:val="nil"/>
              <w:bottom w:val="nil"/>
              <w:right w:val="nil"/>
            </w:tcBorders>
          </w:tcPr>
          <w:p w:rsidR="009C61FF" w:rsidRDefault="009C61FF" w:rsidP="009C61FF"/>
        </w:tc>
      </w:tr>
      <w:tr w:rsidR="009C61FF" w:rsidTr="009C61FF">
        <w:trPr>
          <w:trHeight w:hRule="exact" w:val="414"/>
        </w:trPr>
        <w:tc>
          <w:tcPr>
            <w:tcW w:w="344" w:type="dxa"/>
            <w:tcBorders>
              <w:top w:val="nil"/>
              <w:left w:val="nil"/>
              <w:bottom w:val="nil"/>
              <w:right w:val="nil"/>
            </w:tcBorders>
          </w:tcPr>
          <w:p w:rsidR="009C61FF" w:rsidRDefault="009C61FF" w:rsidP="009C61FF">
            <w:pPr>
              <w:spacing w:before="55"/>
              <w:ind w:left="40"/>
              <w:rPr>
                <w:sz w:val="24"/>
                <w:szCs w:val="24"/>
              </w:rPr>
            </w:pPr>
            <w:r>
              <w:rPr>
                <w:rFonts w:ascii="Times New Roman" w:eastAsia="Times New Roman" w:hAnsi="Times New Roman" w:cs="Times New Roman"/>
                <w:sz w:val="24"/>
                <w:szCs w:val="24"/>
              </w:rPr>
              <w:t>2.</w:t>
            </w:r>
          </w:p>
        </w:tc>
        <w:tc>
          <w:tcPr>
            <w:tcW w:w="5628" w:type="dxa"/>
            <w:tcBorders>
              <w:top w:val="nil"/>
              <w:left w:val="nil"/>
              <w:bottom w:val="nil"/>
              <w:right w:val="nil"/>
            </w:tcBorders>
          </w:tcPr>
          <w:p w:rsidR="009C61FF" w:rsidRDefault="009C61FF" w:rsidP="009C61FF">
            <w:pPr>
              <w:spacing w:before="55"/>
              <w:ind w:left="124"/>
              <w:rPr>
                <w:sz w:val="24"/>
                <w:szCs w:val="24"/>
              </w:rPr>
            </w:pPr>
            <w:r>
              <w:rPr>
                <w:rFonts w:ascii="Times New Roman" w:eastAsia="Times New Roman" w:hAnsi="Times New Roman" w:cs="Times New Roman"/>
                <w:sz w:val="24"/>
                <w:szCs w:val="24"/>
              </w:rPr>
              <w:t>Menj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rint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ri  </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rta  </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iku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i</w:t>
            </w:r>
          </w:p>
        </w:tc>
        <w:tc>
          <w:tcPr>
            <w:tcW w:w="860" w:type="dxa"/>
            <w:tcBorders>
              <w:top w:val="nil"/>
              <w:left w:val="nil"/>
              <w:bottom w:val="nil"/>
              <w:right w:val="nil"/>
            </w:tcBorders>
          </w:tcPr>
          <w:p w:rsidR="009C61FF" w:rsidRDefault="009C61FF" w:rsidP="009C61FF">
            <w:pPr>
              <w:spacing w:before="55"/>
              <w:ind w:left="97"/>
              <w:rPr>
                <w:sz w:val="24"/>
                <w:szCs w:val="24"/>
              </w:rPr>
            </w:pPr>
            <w:r>
              <w:rPr>
                <w:rFonts w:ascii="Times New Roman" w:eastAsia="Times New Roman" w:hAnsi="Times New Roman" w:cs="Times New Roman"/>
                <w:sz w:val="24"/>
                <w:szCs w:val="24"/>
              </w:rPr>
              <w:t>lemb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p>
        </w:tc>
        <w:tc>
          <w:tcPr>
            <w:tcW w:w="618" w:type="dxa"/>
            <w:tcBorders>
              <w:top w:val="nil"/>
              <w:left w:val="nil"/>
              <w:bottom w:val="nil"/>
              <w:right w:val="nil"/>
            </w:tcBorders>
          </w:tcPr>
          <w:p w:rsidR="009C61FF" w:rsidRDefault="009C61FF" w:rsidP="009C61FF">
            <w:pPr>
              <w:spacing w:before="55"/>
              <w:ind w:left="97"/>
              <w:rPr>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rja</w:t>
            </w:r>
          </w:p>
        </w:tc>
      </w:tr>
      <w:tr w:rsidR="009C61FF" w:rsidTr="009C61FF">
        <w:trPr>
          <w:trHeight w:hRule="exact" w:val="841"/>
        </w:trPr>
        <w:tc>
          <w:tcPr>
            <w:tcW w:w="344" w:type="dxa"/>
            <w:tcBorders>
              <w:top w:val="nil"/>
              <w:left w:val="nil"/>
              <w:bottom w:val="nil"/>
              <w:right w:val="nil"/>
            </w:tcBorders>
          </w:tcPr>
          <w:p w:rsidR="009C61FF" w:rsidRDefault="009C61FF" w:rsidP="009C61FF">
            <w:pPr>
              <w:spacing w:line="200" w:lineRule="exact"/>
            </w:pPr>
          </w:p>
          <w:p w:rsidR="009C61FF" w:rsidRDefault="009C61FF" w:rsidP="009C61FF">
            <w:pPr>
              <w:spacing w:before="10" w:line="260" w:lineRule="exact"/>
              <w:rPr>
                <w:sz w:val="26"/>
                <w:szCs w:val="26"/>
              </w:rPr>
            </w:pPr>
          </w:p>
          <w:p w:rsidR="009C61FF" w:rsidRDefault="009C61FF" w:rsidP="009C61FF">
            <w:pPr>
              <w:ind w:left="40"/>
              <w:rPr>
                <w:sz w:val="24"/>
                <w:szCs w:val="24"/>
              </w:rPr>
            </w:pPr>
            <w:r>
              <w:rPr>
                <w:rFonts w:ascii="Times New Roman" w:eastAsia="Times New Roman" w:hAnsi="Times New Roman" w:cs="Times New Roman"/>
                <w:sz w:val="24"/>
                <w:szCs w:val="24"/>
              </w:rPr>
              <w:t>3.</w:t>
            </w:r>
          </w:p>
        </w:tc>
        <w:tc>
          <w:tcPr>
            <w:tcW w:w="5628" w:type="dxa"/>
            <w:tcBorders>
              <w:top w:val="nil"/>
              <w:left w:val="nil"/>
              <w:bottom w:val="nil"/>
              <w:right w:val="nil"/>
            </w:tcBorders>
          </w:tcPr>
          <w:p w:rsidR="009C61FF" w:rsidRDefault="009C61FF" w:rsidP="009C61FF">
            <w:pPr>
              <w:spacing w:before="57"/>
              <w:ind w:left="124"/>
              <w:rPr>
                <w:sz w:val="24"/>
                <w:szCs w:val="24"/>
              </w:rPr>
            </w:pP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sional.</w:t>
            </w:r>
          </w:p>
          <w:p w:rsidR="009C61FF" w:rsidRDefault="009C61FF" w:rsidP="009C61FF">
            <w:pPr>
              <w:spacing w:before="7" w:line="120" w:lineRule="exact"/>
              <w:rPr>
                <w:sz w:val="13"/>
                <w:szCs w:val="13"/>
              </w:rPr>
            </w:pPr>
          </w:p>
          <w:p w:rsidR="009C61FF" w:rsidRDefault="009C61FF" w:rsidP="009C61FF">
            <w:pPr>
              <w:ind w:left="124"/>
              <w:rPr>
                <w:sz w:val="24"/>
                <w:szCs w:val="24"/>
              </w:rPr>
            </w:pP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p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la</w:t>
            </w:r>
            <w:r>
              <w:rPr>
                <w:rFonts w:ascii="Times New Roman" w:eastAsia="Times New Roman" w:hAnsi="Times New Roman" w:cs="Times New Roman"/>
                <w:sz w:val="24"/>
                <w:szCs w:val="24"/>
              </w:rPr>
              <w:t>por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p>
        </w:tc>
        <w:tc>
          <w:tcPr>
            <w:tcW w:w="860" w:type="dxa"/>
            <w:tcBorders>
              <w:top w:val="nil"/>
              <w:left w:val="nil"/>
              <w:bottom w:val="nil"/>
              <w:right w:val="nil"/>
            </w:tcBorders>
          </w:tcPr>
          <w:p w:rsidR="009C61FF" w:rsidRDefault="009C61FF" w:rsidP="009C61FF"/>
        </w:tc>
        <w:tc>
          <w:tcPr>
            <w:tcW w:w="618" w:type="dxa"/>
            <w:tcBorders>
              <w:top w:val="nil"/>
              <w:left w:val="nil"/>
              <w:bottom w:val="nil"/>
              <w:right w:val="nil"/>
            </w:tcBorders>
          </w:tcPr>
          <w:p w:rsidR="009C61FF" w:rsidRDefault="009C61FF" w:rsidP="009C61FF"/>
        </w:tc>
      </w:tr>
    </w:tbl>
    <w:p w:rsidR="009C61FF" w:rsidRDefault="009C61FF" w:rsidP="009C61FF">
      <w:pPr>
        <w:spacing w:before="8" w:line="160" w:lineRule="exact"/>
        <w:rPr>
          <w:sz w:val="17"/>
          <w:szCs w:val="17"/>
        </w:rPr>
      </w:pPr>
    </w:p>
    <w:p w:rsidR="009C61FF" w:rsidRDefault="009C61FF" w:rsidP="009C61FF">
      <w:pPr>
        <w:spacing w:before="29"/>
        <w:ind w:left="588"/>
        <w:rPr>
          <w:sz w:val="24"/>
          <w:szCs w:val="24"/>
        </w:rPr>
      </w:pPr>
      <w:r>
        <w:rPr>
          <w:rFonts w:ascii="Times New Roman" w:eastAsia="Times New Roman" w:hAnsi="Times New Roman" w:cs="Times New Roman"/>
          <w:b/>
          <w:sz w:val="24"/>
          <w:szCs w:val="24"/>
        </w:rPr>
        <w:t xml:space="preserve">I.     </w:t>
      </w:r>
      <w:r>
        <w:rPr>
          <w:rFonts w:ascii="Times New Roman" w:eastAsia="Times New Roman" w:hAnsi="Times New Roman" w:cs="Times New Roman"/>
          <w:b/>
          <w:spacing w:val="53"/>
          <w:sz w:val="24"/>
          <w:szCs w:val="24"/>
        </w:rPr>
        <w:t xml:space="preserve"> </w:t>
      </w:r>
      <w:r>
        <w:rPr>
          <w:rFonts w:ascii="Times New Roman" w:eastAsia="Times New Roman" w:hAnsi="Times New Roman" w:cs="Times New Roman"/>
          <w:b/>
          <w:sz w:val="24"/>
          <w:szCs w:val="24"/>
        </w:rPr>
        <w:t>Ad</w:t>
      </w:r>
      <w:r>
        <w:rPr>
          <w:rFonts w:ascii="Times New Roman" w:eastAsia="Times New Roman" w:hAnsi="Times New Roman" w:cs="Times New Roman"/>
          <w:b/>
          <w:spacing w:val="-3"/>
          <w:sz w:val="24"/>
          <w:szCs w:val="24"/>
        </w:rPr>
        <w:t>m</w:t>
      </w:r>
      <w:r>
        <w:rPr>
          <w:rFonts w:ascii="Times New Roman" w:eastAsia="Times New Roman" w:hAnsi="Times New Roman" w:cs="Times New Roman"/>
          <w:b/>
          <w:sz w:val="24"/>
          <w:szCs w:val="24"/>
        </w:rPr>
        <w:t>in</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 A</w:t>
      </w:r>
      <w:r>
        <w:rPr>
          <w:rFonts w:ascii="Times New Roman" w:eastAsia="Times New Roman" w:hAnsi="Times New Roman" w:cs="Times New Roman"/>
          <w:b/>
          <w:spacing w:val="1"/>
          <w:sz w:val="24"/>
          <w:szCs w:val="24"/>
        </w:rPr>
        <w:t>d</w:t>
      </w:r>
      <w:r>
        <w:rPr>
          <w:rFonts w:ascii="Times New Roman" w:eastAsia="Times New Roman" w:hAnsi="Times New Roman" w:cs="Times New Roman"/>
          <w:b/>
          <w:spacing w:val="-3"/>
          <w:sz w:val="24"/>
          <w:szCs w:val="24"/>
        </w:rPr>
        <w:t>m</w:t>
      </w:r>
      <w:r>
        <w:rPr>
          <w:rFonts w:ascii="Times New Roman" w:eastAsia="Times New Roman" w:hAnsi="Times New Roman" w:cs="Times New Roman"/>
          <w:b/>
          <w:sz w:val="24"/>
          <w:szCs w:val="24"/>
        </w:rPr>
        <w:t>in</w:t>
      </w:r>
      <w:r>
        <w:rPr>
          <w:rFonts w:ascii="Times New Roman" w:eastAsia="Times New Roman" w:hAnsi="Times New Roman" w:cs="Times New Roman"/>
          <w:b/>
          <w:spacing w:val="3"/>
          <w:sz w:val="24"/>
          <w:szCs w:val="24"/>
        </w:rPr>
        <w:t xml:space="preserve"> </w:t>
      </w: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1"/>
          <w:sz w:val="24"/>
          <w:szCs w:val="24"/>
        </w:rPr>
        <w:t>ud</w:t>
      </w:r>
      <w:r>
        <w:rPr>
          <w:rFonts w:ascii="Times New Roman" w:eastAsia="Times New Roman" w:hAnsi="Times New Roman" w:cs="Times New Roman"/>
          <w:b/>
          <w:sz w:val="24"/>
          <w:szCs w:val="24"/>
        </w:rPr>
        <w:t>a</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g</w:t>
      </w:r>
    </w:p>
    <w:p w:rsidR="009C61FF" w:rsidRDefault="009C61FF" w:rsidP="009C61FF">
      <w:pPr>
        <w:spacing w:before="4"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lah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u</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 xml:space="preserve"> </w:t>
      </w:r>
      <w:proofErr w:type="gramStart"/>
      <w:r>
        <w:rPr>
          <w:rFonts w:ascii="Times New Roman" w:eastAsia="Times New Roman" w:hAnsi="Times New Roman" w:cs="Times New Roman"/>
          <w:sz w:val="24"/>
          <w:szCs w:val="24"/>
        </w:rPr>
        <w:t>Admin :</w:t>
      </w:r>
      <w:proofErr w:type="gramEnd"/>
    </w:p>
    <w:p w:rsidR="009C61FF" w:rsidRDefault="009C61FF" w:rsidP="009C61FF">
      <w:pPr>
        <w:spacing w:before="7" w:line="120" w:lineRule="exact"/>
        <w:rPr>
          <w:sz w:val="13"/>
          <w:szCs w:val="13"/>
        </w:rPr>
      </w:pP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invoi</w:t>
      </w:r>
      <w:r>
        <w:rPr>
          <w:rFonts w:ascii="Times New Roman" w:eastAsia="Times New Roman" w:hAnsi="Times New Roman" w:cs="Times New Roman"/>
          <w:i/>
          <w:spacing w:val="-1"/>
          <w:sz w:val="24"/>
          <w:szCs w:val="24"/>
        </w:rPr>
        <w:t>ce</w:t>
      </w:r>
      <w:r>
        <w:rPr>
          <w:rFonts w:ascii="Times New Roman" w:eastAsia="Times New Roman" w:hAnsi="Times New Roman" w:cs="Times New Roman"/>
          <w:sz w:val="24"/>
          <w:szCs w:val="24"/>
        </w:rPr>
        <w:t>.</w:t>
      </w:r>
    </w:p>
    <w:p w:rsidR="009C61FF" w:rsidRDefault="009C61FF" w:rsidP="009C61FF">
      <w:pPr>
        <w:ind w:left="11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rima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klien</w:t>
      </w:r>
    </w:p>
    <w:p w:rsidR="009C61FF" w:rsidRPr="009C61FF" w:rsidRDefault="009C61FF" w:rsidP="009C61FF">
      <w:pPr>
        <w:spacing w:before="29"/>
        <w:ind w:left="1155"/>
        <w:rPr>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por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k</w:t>
      </w:r>
      <w:r>
        <w:rPr>
          <w:rFonts w:ascii="Times New Roman" w:eastAsia="Times New Roman" w:hAnsi="Times New Roman" w:cs="Times New Roman"/>
          <w:sz w:val="24"/>
          <w:szCs w:val="24"/>
        </w:rPr>
        <w:t>e 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 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knis</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 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kh</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bulan ke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rviso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w:t>
      </w:r>
    </w:p>
    <w:p w:rsidR="009C61FF" w:rsidRPr="009C61FF" w:rsidRDefault="009C61FF" w:rsidP="009C61FF">
      <w:pPr>
        <w:ind w:left="1155"/>
        <w:rPr>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da</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tar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stok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p>
    <w:p w:rsidR="009C61FF" w:rsidRDefault="009C61FF" w:rsidP="009C61FF">
      <w:pPr>
        <w:ind w:left="11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gece</w:t>
      </w:r>
      <w:r>
        <w:rPr>
          <w:rFonts w:ascii="Times New Roman" w:eastAsia="Times New Roman" w:hAnsi="Times New Roman" w:cs="Times New Roman"/>
          <w:sz w:val="24"/>
          <w:szCs w:val="24"/>
        </w:rPr>
        <w:t xml:space="preserve">k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w:t>
      </w:r>
    </w:p>
    <w:p w:rsidR="009C61FF" w:rsidRDefault="009C61FF" w:rsidP="009C61FF">
      <w:pPr>
        <w:rPr>
          <w:rFonts w:ascii="Times New Roman" w:eastAsia="Times New Roman" w:hAnsi="Times New Roman" w:cs="Times New Roman"/>
          <w:sz w:val="24"/>
          <w:szCs w:val="24"/>
        </w:rPr>
      </w:pPr>
    </w:p>
    <w:p w:rsidR="009C61FF" w:rsidRDefault="009C61FF" w:rsidP="009C61FF">
      <w:pPr>
        <w:ind w:left="588"/>
        <w:rPr>
          <w:sz w:val="24"/>
          <w:szCs w:val="24"/>
        </w:rPr>
      </w:pPr>
      <w:r>
        <w:rPr>
          <w:rFonts w:ascii="Times New Roman" w:eastAsia="Times New Roman" w:hAnsi="Times New Roman" w:cs="Times New Roman"/>
          <w:b/>
          <w:sz w:val="24"/>
          <w:szCs w:val="24"/>
        </w:rPr>
        <w:t xml:space="preserve">3.2   </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z w:val="24"/>
          <w:szCs w:val="24"/>
        </w:rPr>
        <w:t>Ana</w:t>
      </w:r>
      <w:r>
        <w:rPr>
          <w:rFonts w:ascii="Times New Roman" w:eastAsia="Times New Roman" w:hAnsi="Times New Roman" w:cs="Times New Roman"/>
          <w:b/>
          <w:spacing w:val="1"/>
          <w:sz w:val="24"/>
          <w:szCs w:val="24"/>
        </w:rPr>
        <w:t>l</w:t>
      </w:r>
      <w:r>
        <w:rPr>
          <w:rFonts w:ascii="Times New Roman" w:eastAsia="Times New Roman" w:hAnsi="Times New Roman" w:cs="Times New Roman"/>
          <w:b/>
          <w:sz w:val="24"/>
          <w:szCs w:val="24"/>
        </w:rPr>
        <w:t xml:space="preserve">isa </w:t>
      </w:r>
      <w:r>
        <w:rPr>
          <w:rFonts w:ascii="Times New Roman" w:eastAsia="Times New Roman" w:hAnsi="Times New Roman" w:cs="Times New Roman"/>
          <w:b/>
          <w:spacing w:val="1"/>
          <w:sz w:val="24"/>
          <w:szCs w:val="24"/>
        </w:rPr>
        <w:t>S</w:t>
      </w:r>
      <w:r>
        <w:rPr>
          <w:rFonts w:ascii="Times New Roman" w:eastAsia="Times New Roman" w:hAnsi="Times New Roman" w:cs="Times New Roman"/>
          <w:b/>
          <w:sz w:val="24"/>
          <w:szCs w:val="24"/>
        </w:rPr>
        <w:t>ist</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m</w:t>
      </w:r>
    </w:p>
    <w:p w:rsidR="009C61FF" w:rsidRDefault="009C61FF" w:rsidP="009C61FF">
      <w:pPr>
        <w:spacing w:before="2" w:line="120" w:lineRule="exact"/>
        <w:rPr>
          <w:sz w:val="13"/>
          <w:szCs w:val="13"/>
        </w:rPr>
      </w:pPr>
    </w:p>
    <w:p w:rsidR="009C61FF" w:rsidRDefault="009C61FF" w:rsidP="009C61FF">
      <w:pPr>
        <w:spacing w:line="359" w:lineRule="auto"/>
        <w:ind w:left="588" w:right="83" w:firstLine="566"/>
        <w:rPr>
          <w:sz w:val="24"/>
          <w:szCs w:val="24"/>
        </w:rPr>
      </w:pPr>
      <w:r>
        <w:rPr>
          <w:rFonts w:ascii="Times New Roman" w:eastAsia="Times New Roman" w:hAnsi="Times New Roman" w:cs="Times New Roman"/>
          <w:sz w:val="24"/>
          <w:szCs w:val="24"/>
        </w:rPr>
        <w:t>An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sa</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lan</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teknisi</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lask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ra</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tail</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rikut:</w:t>
      </w:r>
    </w:p>
    <w:p w:rsidR="009C61FF" w:rsidRDefault="009C61FF" w:rsidP="009C61FF">
      <w:pPr>
        <w:spacing w:before="4" w:line="160" w:lineRule="exact"/>
        <w:rPr>
          <w:sz w:val="17"/>
          <w:szCs w:val="17"/>
        </w:rPr>
      </w:pPr>
    </w:p>
    <w:p w:rsidR="009C61FF" w:rsidRDefault="009C61FF" w:rsidP="009C61FF">
      <w:pPr>
        <w:ind w:left="588"/>
        <w:rPr>
          <w:sz w:val="24"/>
          <w:szCs w:val="24"/>
        </w:rPr>
      </w:pPr>
      <w:r>
        <w:rPr>
          <w:rFonts w:ascii="Times New Roman" w:eastAsia="Times New Roman" w:hAnsi="Times New Roman" w:cs="Times New Roman"/>
          <w:b/>
          <w:sz w:val="24"/>
          <w:szCs w:val="24"/>
        </w:rPr>
        <w:t>3.2.1</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an</w:t>
      </w:r>
      <w:r>
        <w:rPr>
          <w:rFonts w:ascii="Times New Roman" w:eastAsia="Times New Roman" w:hAnsi="Times New Roman" w:cs="Times New Roman"/>
          <w:b/>
          <w:spacing w:val="1"/>
          <w:sz w:val="24"/>
          <w:szCs w:val="24"/>
        </w:rPr>
        <w:t xml:space="preserve"> S</w:t>
      </w:r>
      <w:r>
        <w:rPr>
          <w:rFonts w:ascii="Times New Roman" w:eastAsia="Times New Roman" w:hAnsi="Times New Roman" w:cs="Times New Roman"/>
          <w:b/>
          <w:sz w:val="24"/>
          <w:szCs w:val="24"/>
        </w:rPr>
        <w:t>ist</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m</w:t>
      </w:r>
    </w:p>
    <w:p w:rsidR="009C61FF" w:rsidRDefault="009C61FF" w:rsidP="009C61FF">
      <w:pPr>
        <w:spacing w:before="13" w:line="280" w:lineRule="exact"/>
        <w:rPr>
          <w:sz w:val="28"/>
          <w:szCs w:val="28"/>
        </w:rPr>
      </w:pPr>
    </w:p>
    <w:p w:rsidR="009C61FF" w:rsidRDefault="009C61FF" w:rsidP="009C61FF">
      <w:pPr>
        <w:spacing w:line="359" w:lineRule="auto"/>
        <w:ind w:left="588" w:right="80" w:firstLine="720"/>
        <w:jc w:val="both"/>
        <w:rPr>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y</w:t>
      </w:r>
      <w:r>
        <w:rPr>
          <w:rFonts w:ascii="Times New Roman" w:eastAsia="Times New Roman" w:hAnsi="Times New Roman" w:cs="Times New Roman"/>
          <w:i/>
          <w:spacing w:val="2"/>
          <w:sz w:val="24"/>
          <w:szCs w:val="24"/>
        </w:rPr>
        <w:t>s</w:t>
      </w:r>
      <w:r>
        <w:rPr>
          <w:rFonts w:ascii="Times New Roman" w:eastAsia="Times New Roman" w:hAnsi="Times New Roman" w:cs="Times New Roman"/>
          <w:i/>
          <w:sz w:val="24"/>
          <w:szCs w:val="24"/>
        </w:rPr>
        <w:t>tem O</w:t>
      </w:r>
      <w:r>
        <w:rPr>
          <w:rFonts w:ascii="Times New Roman" w:eastAsia="Times New Roman" w:hAnsi="Times New Roman" w:cs="Times New Roman"/>
          <w:i/>
          <w:spacing w:val="-1"/>
          <w:sz w:val="24"/>
          <w:szCs w:val="24"/>
        </w:rPr>
        <w:t>ve</w:t>
      </w:r>
      <w:r>
        <w:rPr>
          <w:rFonts w:ascii="Times New Roman" w:eastAsia="Times New Roman" w:hAnsi="Times New Roman" w:cs="Times New Roman"/>
          <w:i/>
          <w:spacing w:val="2"/>
          <w:sz w:val="24"/>
          <w:szCs w:val="24"/>
        </w:rPr>
        <w:t>r</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ie</w:t>
      </w:r>
      <w:r>
        <w:rPr>
          <w:rFonts w:ascii="Times New Roman" w:eastAsia="Times New Roman" w:hAnsi="Times New Roman" w:cs="Times New Roman"/>
          <w:i/>
          <w:spacing w:val="1"/>
          <w:sz w:val="24"/>
          <w:szCs w:val="24"/>
        </w:rPr>
        <w:t>w</w:t>
      </w:r>
      <w:r>
        <w:rPr>
          <w:rFonts w:ascii="Times New Roman" w:eastAsia="Times New Roman" w:hAnsi="Times New Roman" w:cs="Times New Roman"/>
          <w:sz w:val="24"/>
          <w:szCs w:val="24"/>
        </w:rPr>
        <w:t>) meu</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teknisi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Media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olus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ndo</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7"/>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masih meng</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tsapp,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osed</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r</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untuk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 xml:space="preserve">lan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seba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proofErr w:type="gramStart"/>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rikut :</w:t>
      </w:r>
      <w:proofErr w:type="gramEnd"/>
    </w:p>
    <w:p w:rsidR="009C61FF" w:rsidRDefault="009C61FF" w:rsidP="009C61FF">
      <w:pPr>
        <w:spacing w:before="5" w:line="160" w:lineRule="exact"/>
        <w:rPr>
          <w:sz w:val="16"/>
          <w:szCs w:val="16"/>
        </w:rPr>
      </w:pPr>
    </w:p>
    <w:p w:rsidR="009C61FF" w:rsidRDefault="009C61FF" w:rsidP="009C61FF">
      <w:pPr>
        <w:spacing w:line="360" w:lineRule="auto"/>
        <w:ind w:left="588" w:right="81" w:firstLine="720"/>
        <w:jc w:val="both"/>
        <w:rPr>
          <w:sz w:val="24"/>
          <w:szCs w:val="24"/>
        </w:rPr>
      </w:pP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ma,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rima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 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 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lui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telfo</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lalu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jal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invoi</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t</w:t>
      </w:r>
      <w:r>
        <w:rPr>
          <w:rFonts w:ascii="Times New Roman" w:eastAsia="Times New Roman" w:hAnsi="Times New Roman" w:cs="Times New Roman"/>
          <w:sz w:val="24"/>
          <w:szCs w:val="24"/>
        </w:rPr>
        <w:t>a lapo</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 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lkan kunju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meng</w:t>
      </w:r>
      <w:r>
        <w:rPr>
          <w:rFonts w:ascii="Times New Roman" w:eastAsia="Times New Roman" w:hAnsi="Times New Roman" w:cs="Times New Roman"/>
          <w:spacing w:val="-1"/>
          <w:sz w:val="24"/>
          <w:szCs w:val="24"/>
        </w:rPr>
        <w:t>ece</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 xml:space="preserve">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9C61FF" w:rsidRDefault="009C61FF" w:rsidP="009C61FF">
      <w:pPr>
        <w:spacing w:before="8" w:line="160" w:lineRule="exact"/>
        <w:rPr>
          <w:sz w:val="16"/>
          <w:szCs w:val="16"/>
        </w:rPr>
      </w:pPr>
    </w:p>
    <w:p w:rsidR="009C61FF" w:rsidRDefault="009C61FF" w:rsidP="009C61FF">
      <w:pPr>
        <w:spacing w:line="359" w:lineRule="auto"/>
        <w:ind w:left="588" w:right="81" w:firstLine="720"/>
        <w:jc w:val="both"/>
        <w:rPr>
          <w:sz w:val="24"/>
          <w:szCs w:val="24"/>
        </w:rPr>
      </w:pPr>
      <w:r>
        <w:rPr>
          <w:rFonts w:ascii="Times New Roman" w:eastAsia="Times New Roman" w:hAnsi="Times New Roman" w:cs="Times New Roman"/>
          <w:spacing w:val="-3"/>
          <w:sz w:val="24"/>
          <w:szCs w:val="24"/>
        </w:rPr>
        <w:lastRenderedPageBreak/>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 </w:t>
      </w:r>
      <w:r>
        <w:rPr>
          <w:rFonts w:ascii="Times New Roman" w:eastAsia="Times New Roman" w:hAnsi="Times New Roman" w:cs="Times New Roman"/>
          <w:spacing w:val="3"/>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rima</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kl</w:t>
      </w:r>
      <w:r>
        <w:rPr>
          <w:rFonts w:ascii="Times New Roman" w:eastAsia="Times New Roman" w:hAnsi="Times New Roman" w:cs="Times New Roman"/>
          <w:spacing w:val="1"/>
          <w:sz w:val="24"/>
          <w:szCs w:val="24"/>
        </w:rPr>
        <w:t>ie</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lalu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 teknisi 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jad</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 mend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lami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h, memb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ntukan teknisi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rkunjun</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lalu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ntukan tekn</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si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rkunju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mbuat lapo</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 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o</w:t>
      </w:r>
      <w:r>
        <w:rPr>
          <w:rFonts w:ascii="Times New Roman" w:eastAsia="Times New Roman" w:hAnsi="Times New Roman" w:cs="Times New Roman"/>
          <w:sz w:val="24"/>
          <w:szCs w:val="24"/>
        </w:rPr>
        <w:t>up wh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tsapp.</w:t>
      </w:r>
    </w:p>
    <w:p w:rsidR="009C61FF" w:rsidRDefault="009C61FF" w:rsidP="009C61FF">
      <w:pPr>
        <w:spacing w:before="5" w:line="160" w:lineRule="exact"/>
        <w:rPr>
          <w:sz w:val="16"/>
          <w:szCs w:val="16"/>
        </w:rPr>
      </w:pPr>
    </w:p>
    <w:p w:rsidR="009C61FF" w:rsidRDefault="009C61FF" w:rsidP="009C61FF">
      <w:pPr>
        <w:spacing w:line="360" w:lineRule="auto"/>
        <w:ind w:left="588" w:right="82" w:firstLine="720"/>
        <w:jc w:val="both"/>
        <w:rPr>
          <w:sz w:val="24"/>
          <w:szCs w:val="24"/>
        </w:rPr>
      </w:pP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i</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lui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roup</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wh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tsapp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ra</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mem</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rsi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g</w:t>
      </w:r>
      <w:proofErr w:type="gramEnd"/>
      <w:r>
        <w:rPr>
          <w:rFonts w:ascii="Times New Roman" w:eastAsia="Times New Roman" w:hAnsi="Times New Roman" w:cs="Times New Roman"/>
          <w:spacing w:val="-1"/>
          <w:sz w:val="24"/>
          <w:szCs w:val="24"/>
        </w:rPr>
        <w:t>-</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 dibu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melihat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lokasi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 meng</w:t>
      </w:r>
      <w:r>
        <w:rPr>
          <w:rFonts w:ascii="Times New Roman" w:eastAsia="Times New Roman" w:hAnsi="Times New Roman" w:cs="Times New Roman"/>
          <w:spacing w:val="-3"/>
          <w:sz w:val="24"/>
          <w:szCs w:val="24"/>
        </w:rPr>
        <w:t>g</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i/>
          <w:sz w:val="24"/>
          <w:szCs w:val="24"/>
        </w:rPr>
        <w:t>maps goo</w:t>
      </w:r>
      <w:r>
        <w:rPr>
          <w:rFonts w:ascii="Times New Roman" w:eastAsia="Times New Roman" w:hAnsi="Times New Roman" w:cs="Times New Roman"/>
          <w:i/>
          <w:spacing w:val="2"/>
          <w:sz w:val="24"/>
          <w:szCs w:val="24"/>
        </w:rPr>
        <w:t>g</w:t>
      </w:r>
      <w:r>
        <w:rPr>
          <w:rFonts w:ascii="Times New Roman" w:eastAsia="Times New Roman" w:hAnsi="Times New Roman" w:cs="Times New Roman"/>
          <w:i/>
          <w:sz w:val="24"/>
          <w:szCs w:val="24"/>
        </w:rPr>
        <w:t>le</w:t>
      </w:r>
      <w:r>
        <w:rPr>
          <w:rFonts w:ascii="Times New Roman" w:eastAsia="Times New Roman" w:hAnsi="Times New Roman" w:cs="Times New Roman"/>
          <w:i/>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 sur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9C61FF" w:rsidRDefault="009C61FF" w:rsidP="009C61FF">
      <w:pPr>
        <w:spacing w:before="5" w:line="160" w:lineRule="exact"/>
        <w:rPr>
          <w:sz w:val="16"/>
          <w:szCs w:val="16"/>
        </w:rPr>
      </w:pPr>
    </w:p>
    <w:p w:rsidR="009C61FF" w:rsidRDefault="009C61FF" w:rsidP="009C61FF">
      <w:pPr>
        <w:spacing w:line="360" w:lineRule="auto"/>
        <w:ind w:left="588" w:right="82" w:firstLine="720"/>
        <w:jc w:val="both"/>
        <w:rPr>
          <w:sz w:val="24"/>
          <w:szCs w:val="24"/>
        </w:rPr>
        <w:sectPr w:rsidR="009C61FF">
          <w:pgSz w:w="11920" w:h="16840"/>
          <w:pgMar w:top="960" w:right="1580" w:bottom="280" w:left="1680" w:header="731" w:footer="0" w:gutter="0"/>
          <w:cols w:space="720"/>
        </w:sectPr>
      </w:pP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mpat,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mpain</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teknisi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mpat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maka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meng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4"/>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maka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tugas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invoi</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ri</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 kl</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j</w:t>
      </w:r>
      <w:r>
        <w:rPr>
          <w:rFonts w:ascii="Times New Roman" w:eastAsia="Times New Roman" w:hAnsi="Times New Roman" w:cs="Times New Roman"/>
          <w:spacing w:val="3"/>
          <w:sz w:val="24"/>
          <w:szCs w:val="24"/>
        </w:rPr>
        <w:t>u</w:t>
      </w:r>
      <w:r>
        <w:rPr>
          <w:rFonts w:ascii="Times New Roman" w:eastAsia="Times New Roman" w:hAnsi="Times New Roman" w:cs="Times New Roman"/>
          <w:sz w:val="24"/>
          <w:szCs w:val="24"/>
        </w:rPr>
        <w:t>ga membu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por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2"/>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les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ian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 group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dw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rik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w:t>
      </w:r>
      <w:r>
        <w:rPr>
          <w:rFonts w:ascii="Times New Roman" w:eastAsia="Times New Roman" w:hAnsi="Times New Roman" w:cs="Times New Roman"/>
          <w:spacing w:val="1"/>
          <w:sz w:val="24"/>
          <w:szCs w:val="24"/>
        </w:rPr>
        <w:t>i</w:t>
      </w:r>
    </w:p>
    <w:p w:rsidR="009C61FF" w:rsidRDefault="009C61FF" w:rsidP="009C61FF">
      <w:pPr>
        <w:spacing w:line="200" w:lineRule="exact"/>
      </w:pPr>
    </w:p>
    <w:p w:rsidR="009C61FF" w:rsidRDefault="009C61FF" w:rsidP="009C61FF">
      <w:pPr>
        <w:spacing w:line="200" w:lineRule="exact"/>
      </w:pPr>
    </w:p>
    <w:p w:rsidR="009C61FF" w:rsidRDefault="009C61FF" w:rsidP="009C61FF">
      <w:pPr>
        <w:spacing w:before="29"/>
        <w:ind w:left="588"/>
        <w:rPr>
          <w:sz w:val="24"/>
          <w:szCs w:val="24"/>
        </w:rPr>
      </w:pPr>
      <w:r>
        <w:rPr>
          <w:rFonts w:ascii="Times New Roman" w:eastAsia="Times New Roman" w:hAnsi="Times New Roman" w:cs="Times New Roman"/>
          <w:b/>
          <w:sz w:val="24"/>
          <w:szCs w:val="24"/>
        </w:rPr>
        <w:t xml:space="preserve">3.3   </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z w:val="24"/>
          <w:szCs w:val="24"/>
        </w:rPr>
        <w:t>Ana</w:t>
      </w:r>
      <w:r>
        <w:rPr>
          <w:rFonts w:ascii="Times New Roman" w:eastAsia="Times New Roman" w:hAnsi="Times New Roman" w:cs="Times New Roman"/>
          <w:b/>
          <w:spacing w:val="1"/>
          <w:sz w:val="24"/>
          <w:szCs w:val="24"/>
        </w:rPr>
        <w:t>l</w:t>
      </w:r>
      <w:r>
        <w:rPr>
          <w:rFonts w:ascii="Times New Roman" w:eastAsia="Times New Roman" w:hAnsi="Times New Roman" w:cs="Times New Roman"/>
          <w:b/>
          <w:sz w:val="24"/>
          <w:szCs w:val="24"/>
        </w:rPr>
        <w:t xml:space="preserve">isa </w:t>
      </w:r>
      <w:r>
        <w:rPr>
          <w:rFonts w:ascii="Times New Roman" w:eastAsia="Times New Roman" w:hAnsi="Times New Roman" w:cs="Times New Roman"/>
          <w:b/>
          <w:spacing w:val="-2"/>
          <w:sz w:val="24"/>
          <w:szCs w:val="24"/>
        </w:rPr>
        <w:t>F</w:t>
      </w:r>
      <w:r>
        <w:rPr>
          <w:rFonts w:ascii="Times New Roman" w:eastAsia="Times New Roman" w:hAnsi="Times New Roman" w:cs="Times New Roman"/>
          <w:b/>
          <w:spacing w:val="1"/>
          <w:sz w:val="24"/>
          <w:szCs w:val="24"/>
        </w:rPr>
        <w:t>un</w:t>
      </w:r>
      <w:r>
        <w:rPr>
          <w:rFonts w:ascii="Times New Roman" w:eastAsia="Times New Roman" w:hAnsi="Times New Roman" w:cs="Times New Roman"/>
          <w:b/>
          <w:sz w:val="24"/>
          <w:szCs w:val="24"/>
        </w:rPr>
        <w:t>gsio</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al</w:t>
      </w:r>
    </w:p>
    <w:p w:rsidR="009C61FF" w:rsidRDefault="009C61FF" w:rsidP="009C61FF">
      <w:pPr>
        <w:spacing w:before="2" w:line="120" w:lineRule="exact"/>
        <w:rPr>
          <w:sz w:val="13"/>
          <w:szCs w:val="13"/>
        </w:rPr>
      </w:pPr>
    </w:p>
    <w:p w:rsidR="009C61FF" w:rsidRDefault="009C61FF" w:rsidP="009C61FF">
      <w:pPr>
        <w:ind w:left="1308"/>
        <w:rPr>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pa</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butuhan</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melipu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i</w:t>
      </w:r>
    </w:p>
    <w:p w:rsidR="009C61FF" w:rsidRDefault="009C61FF" w:rsidP="009C61FF">
      <w:pPr>
        <w:spacing w:before="9" w:line="120" w:lineRule="exact"/>
        <w:rPr>
          <w:sz w:val="13"/>
          <w:szCs w:val="13"/>
        </w:rPr>
      </w:pPr>
    </w:p>
    <w:p w:rsidR="009C61FF" w:rsidRDefault="009C61FF" w:rsidP="009C61FF">
      <w:pPr>
        <w:ind w:left="588"/>
        <w:rPr>
          <w:sz w:val="24"/>
          <w:szCs w:val="24"/>
        </w:rPr>
      </w:pPr>
      <w:r>
        <w:rPr>
          <w:rFonts w:ascii="Times New Roman" w:eastAsia="Times New Roman" w:hAnsi="Times New Roman" w:cs="Times New Roman"/>
          <w:sz w:val="24"/>
          <w:szCs w:val="24"/>
        </w:rPr>
        <w:t>An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butuhan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gsion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 dan non </w:t>
      </w:r>
      <w:r>
        <w:rPr>
          <w:rFonts w:ascii="Times New Roman" w:eastAsia="Times New Roman" w:hAnsi="Times New Roman" w:cs="Times New Roman"/>
          <w:spacing w:val="-2"/>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sio</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 seb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i </w:t>
      </w:r>
      <w:proofErr w:type="gramStart"/>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rikut :</w:t>
      </w:r>
      <w:proofErr w:type="gramEnd"/>
    </w:p>
    <w:p w:rsidR="009C61FF" w:rsidRDefault="009C61FF" w:rsidP="009C61FF">
      <w:pPr>
        <w:spacing w:before="2" w:line="140" w:lineRule="exact"/>
        <w:rPr>
          <w:sz w:val="14"/>
          <w:szCs w:val="14"/>
        </w:rPr>
      </w:pPr>
    </w:p>
    <w:p w:rsidR="009C61FF" w:rsidRDefault="009C61FF" w:rsidP="009C61FF">
      <w:pPr>
        <w:ind w:left="588"/>
        <w:rPr>
          <w:sz w:val="24"/>
          <w:szCs w:val="24"/>
        </w:rPr>
      </w:pPr>
      <w:r>
        <w:rPr>
          <w:rFonts w:ascii="Times New Roman" w:eastAsia="Times New Roman" w:hAnsi="Times New Roman" w:cs="Times New Roman"/>
          <w:b/>
          <w:sz w:val="24"/>
          <w:szCs w:val="24"/>
        </w:rPr>
        <w:t xml:space="preserve">A.    </w:t>
      </w:r>
      <w:r>
        <w:rPr>
          <w:rFonts w:ascii="Times New Roman" w:eastAsia="Times New Roman" w:hAnsi="Times New Roman" w:cs="Times New Roman"/>
          <w:b/>
          <w:spacing w:val="34"/>
          <w:sz w:val="24"/>
          <w:szCs w:val="24"/>
        </w:rPr>
        <w:t xml:space="preserve"> </w:t>
      </w:r>
      <w:r>
        <w:rPr>
          <w:rFonts w:ascii="Times New Roman" w:eastAsia="Times New Roman" w:hAnsi="Times New Roman" w:cs="Times New Roman"/>
          <w:b/>
          <w:spacing w:val="-2"/>
          <w:sz w:val="24"/>
          <w:szCs w:val="24"/>
        </w:rPr>
        <w:t>K</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bu</w:t>
      </w:r>
      <w:r>
        <w:rPr>
          <w:rFonts w:ascii="Times New Roman" w:eastAsia="Times New Roman" w:hAnsi="Times New Roman" w:cs="Times New Roman"/>
          <w:b/>
          <w:sz w:val="24"/>
          <w:szCs w:val="24"/>
        </w:rPr>
        <w:t>tu</w:t>
      </w:r>
      <w:r>
        <w:rPr>
          <w:rFonts w:ascii="Times New Roman" w:eastAsia="Times New Roman" w:hAnsi="Times New Roman" w:cs="Times New Roman"/>
          <w:b/>
          <w:spacing w:val="1"/>
          <w:sz w:val="24"/>
          <w:szCs w:val="24"/>
        </w:rPr>
        <w:t>h</w:t>
      </w:r>
      <w:r>
        <w:rPr>
          <w:rFonts w:ascii="Times New Roman" w:eastAsia="Times New Roman" w:hAnsi="Times New Roman" w:cs="Times New Roman"/>
          <w:b/>
          <w:sz w:val="24"/>
          <w:szCs w:val="24"/>
        </w:rPr>
        <w:t>an</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pacing w:val="-3"/>
          <w:sz w:val="24"/>
          <w:szCs w:val="24"/>
        </w:rPr>
        <w:t>F</w:t>
      </w:r>
      <w:r>
        <w:rPr>
          <w:rFonts w:ascii="Times New Roman" w:eastAsia="Times New Roman" w:hAnsi="Times New Roman" w:cs="Times New Roman"/>
          <w:b/>
          <w:spacing w:val="1"/>
          <w:sz w:val="24"/>
          <w:szCs w:val="24"/>
        </w:rPr>
        <w:t>un</w:t>
      </w:r>
      <w:r>
        <w:rPr>
          <w:rFonts w:ascii="Times New Roman" w:eastAsia="Times New Roman" w:hAnsi="Times New Roman" w:cs="Times New Roman"/>
          <w:b/>
          <w:sz w:val="24"/>
          <w:szCs w:val="24"/>
        </w:rPr>
        <w:t>gsio</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al</w:t>
      </w:r>
    </w:p>
    <w:p w:rsidR="009C61FF" w:rsidRDefault="009C61FF" w:rsidP="009C61FF">
      <w:pPr>
        <w:spacing w:before="4" w:line="120" w:lineRule="exact"/>
        <w:rPr>
          <w:sz w:val="13"/>
          <w:szCs w:val="13"/>
        </w:rPr>
      </w:pPr>
    </w:p>
    <w:p w:rsidR="009C61FF" w:rsidRDefault="009C61FF" w:rsidP="009C61FF">
      <w:pPr>
        <w:spacing w:line="260" w:lineRule="exact"/>
        <w:ind w:left="1155"/>
        <w:rPr>
          <w:sz w:val="24"/>
          <w:szCs w:val="24"/>
        </w:rPr>
        <w:sectPr w:rsidR="009C61FF">
          <w:pgSz w:w="11920" w:h="16840"/>
          <w:pgMar w:top="960" w:right="1140" w:bottom="280" w:left="1680" w:header="731" w:footer="0" w:gutter="0"/>
          <w:cols w:space="720"/>
        </w:sectPr>
      </w:pPr>
      <w:r>
        <w:rPr>
          <w:rFonts w:ascii="Times New Roman" w:eastAsia="Times New Roman" w:hAnsi="Times New Roman" w:cs="Times New Roman"/>
          <w:position w:val="-1"/>
          <w:sz w:val="24"/>
          <w:szCs w:val="24"/>
        </w:rPr>
        <w:t>K</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 xml:space="preserve">butuhan </w:t>
      </w:r>
      <w:r>
        <w:rPr>
          <w:rFonts w:ascii="Times New Roman" w:eastAsia="Times New Roman" w:hAnsi="Times New Roman" w:cs="Times New Roman"/>
          <w:spacing w:val="-1"/>
          <w:position w:val="-1"/>
          <w:sz w:val="24"/>
          <w:szCs w:val="24"/>
        </w:rPr>
        <w:t>f</w:t>
      </w:r>
      <w:r>
        <w:rPr>
          <w:rFonts w:ascii="Times New Roman" w:eastAsia="Times New Roman" w:hAnsi="Times New Roman" w:cs="Times New Roman"/>
          <w:position w:val="-1"/>
          <w:sz w:val="24"/>
          <w:szCs w:val="24"/>
        </w:rPr>
        <w:t>u</w:t>
      </w:r>
      <w:r>
        <w:rPr>
          <w:rFonts w:ascii="Times New Roman" w:eastAsia="Times New Roman" w:hAnsi="Times New Roman" w:cs="Times New Roman"/>
          <w:spacing w:val="2"/>
          <w:position w:val="-1"/>
          <w:sz w:val="24"/>
          <w:szCs w:val="24"/>
        </w:rPr>
        <w:t>n</w:t>
      </w:r>
      <w:r>
        <w:rPr>
          <w:rFonts w:ascii="Times New Roman" w:eastAsia="Times New Roman" w:hAnsi="Times New Roman" w:cs="Times New Roman"/>
          <w:spacing w:val="-2"/>
          <w:position w:val="-1"/>
          <w:sz w:val="24"/>
          <w:szCs w:val="24"/>
        </w:rPr>
        <w:t>g</w:t>
      </w:r>
      <w:r>
        <w:rPr>
          <w:rFonts w:ascii="Times New Roman" w:eastAsia="Times New Roman" w:hAnsi="Times New Roman" w:cs="Times New Roman"/>
          <w:position w:val="-1"/>
          <w:sz w:val="24"/>
          <w:szCs w:val="24"/>
        </w:rPr>
        <w:t xml:space="preserve">sional </w:t>
      </w:r>
      <w:r>
        <w:rPr>
          <w:rFonts w:ascii="Times New Roman" w:eastAsia="Times New Roman" w:hAnsi="Times New Roman" w:cs="Times New Roman"/>
          <w:spacing w:val="3"/>
          <w:position w:val="-1"/>
          <w:sz w:val="24"/>
          <w:szCs w:val="24"/>
        </w:rPr>
        <w:t>m</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mbah</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s ha</w:t>
      </w:r>
      <w:r>
        <w:rPr>
          <w:rFonts w:ascii="Times New Roman" w:eastAsia="Times New Roman" w:hAnsi="Times New Roman" w:cs="Times New Roman"/>
          <w:spacing w:val="1"/>
          <w:position w:val="-1"/>
          <w:sz w:val="24"/>
          <w:szCs w:val="24"/>
        </w:rPr>
        <w:t>l</w:t>
      </w:r>
      <w:r>
        <w:rPr>
          <w:rFonts w:ascii="Times New Roman" w:eastAsia="Times New Roman" w:hAnsi="Times New Roman" w:cs="Times New Roman"/>
          <w:spacing w:val="-1"/>
          <w:position w:val="-1"/>
          <w:sz w:val="24"/>
          <w:szCs w:val="24"/>
        </w:rPr>
        <w:t>-</w:t>
      </w:r>
      <w:r>
        <w:rPr>
          <w:rFonts w:ascii="Times New Roman" w:eastAsia="Times New Roman" w:hAnsi="Times New Roman" w:cs="Times New Roman"/>
          <w:spacing w:val="2"/>
          <w:position w:val="-1"/>
          <w:sz w:val="24"/>
          <w:szCs w:val="24"/>
        </w:rPr>
        <w:t>h</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l</w:t>
      </w:r>
      <w:r>
        <w:rPr>
          <w:rFonts w:ascii="Times New Roman" w:eastAsia="Times New Roman" w:hAnsi="Times New Roman" w:cs="Times New Roman"/>
          <w:spacing w:val="5"/>
          <w:position w:val="-1"/>
          <w:sz w:val="24"/>
          <w:szCs w:val="24"/>
        </w:rPr>
        <w:t xml:space="preserve"> </w:t>
      </w:r>
      <w:r>
        <w:rPr>
          <w:rFonts w:ascii="Times New Roman" w:eastAsia="Times New Roman" w:hAnsi="Times New Roman" w:cs="Times New Roman"/>
          <w:spacing w:val="-5"/>
          <w:position w:val="-1"/>
          <w:sz w:val="24"/>
          <w:szCs w:val="24"/>
        </w:rPr>
        <w:t>y</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spacing w:val="2"/>
          <w:position w:val="-1"/>
          <w:sz w:val="24"/>
          <w:szCs w:val="24"/>
        </w:rPr>
        <w:t>n</w:t>
      </w:r>
      <w:r>
        <w:rPr>
          <w:rFonts w:ascii="Times New Roman" w:eastAsia="Times New Roman" w:hAnsi="Times New Roman" w:cs="Times New Roman"/>
          <w:position w:val="-1"/>
          <w:sz w:val="24"/>
          <w:szCs w:val="24"/>
        </w:rPr>
        <w:t>g</w:t>
      </w:r>
      <w:r>
        <w:rPr>
          <w:rFonts w:ascii="Times New Roman" w:eastAsia="Times New Roman" w:hAnsi="Times New Roman" w:cs="Times New Roman"/>
          <w:spacing w:val="-2"/>
          <w:position w:val="-1"/>
          <w:sz w:val="24"/>
          <w:szCs w:val="24"/>
        </w:rPr>
        <w:t xml:space="preserve"> </w:t>
      </w:r>
      <w:r>
        <w:rPr>
          <w:rFonts w:ascii="Times New Roman" w:eastAsia="Times New Roman" w:hAnsi="Times New Roman" w:cs="Times New Roman"/>
          <w:position w:val="-1"/>
          <w:sz w:val="24"/>
          <w:szCs w:val="24"/>
        </w:rPr>
        <w:t>b</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rhub</w:t>
      </w:r>
      <w:r>
        <w:rPr>
          <w:rFonts w:ascii="Times New Roman" w:eastAsia="Times New Roman" w:hAnsi="Times New Roman" w:cs="Times New Roman"/>
          <w:spacing w:val="-1"/>
          <w:position w:val="-1"/>
          <w:sz w:val="24"/>
          <w:szCs w:val="24"/>
        </w:rPr>
        <w:t>u</w:t>
      </w:r>
      <w:r>
        <w:rPr>
          <w:rFonts w:ascii="Times New Roman" w:eastAsia="Times New Roman" w:hAnsi="Times New Roman" w:cs="Times New Roman"/>
          <w:position w:val="-1"/>
          <w:sz w:val="24"/>
          <w:szCs w:val="24"/>
        </w:rPr>
        <w:t>ng</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n d</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spacing w:val="2"/>
          <w:position w:val="-1"/>
          <w:sz w:val="24"/>
          <w:szCs w:val="24"/>
        </w:rPr>
        <w:t>n</w:t>
      </w:r>
      <w:r>
        <w:rPr>
          <w:rFonts w:ascii="Times New Roman" w:eastAsia="Times New Roman" w:hAnsi="Times New Roman" w:cs="Times New Roman"/>
          <w:position w:val="-1"/>
          <w:sz w:val="24"/>
          <w:szCs w:val="24"/>
        </w:rPr>
        <w:t>g</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n</w:t>
      </w:r>
      <w:r>
        <w:rPr>
          <w:rFonts w:ascii="Times New Roman" w:eastAsia="Times New Roman" w:hAnsi="Times New Roman" w:cs="Times New Roman"/>
          <w:spacing w:val="2"/>
          <w:position w:val="-1"/>
          <w:sz w:val="24"/>
          <w:szCs w:val="24"/>
        </w:rPr>
        <w:t xml:space="preserve"> </w:t>
      </w:r>
      <w:r>
        <w:rPr>
          <w:rFonts w:ascii="Times New Roman" w:eastAsia="Times New Roman" w:hAnsi="Times New Roman" w:cs="Times New Roman"/>
          <w:position w:val="-1"/>
          <w:sz w:val="24"/>
          <w:szCs w:val="24"/>
        </w:rPr>
        <w:t>si</w:t>
      </w:r>
      <w:r>
        <w:rPr>
          <w:rFonts w:ascii="Times New Roman" w:eastAsia="Times New Roman" w:hAnsi="Times New Roman" w:cs="Times New Roman"/>
          <w:spacing w:val="1"/>
          <w:position w:val="-1"/>
          <w:sz w:val="24"/>
          <w:szCs w:val="24"/>
        </w:rPr>
        <w:t>s</w:t>
      </w:r>
      <w:r>
        <w:rPr>
          <w:rFonts w:ascii="Times New Roman" w:eastAsia="Times New Roman" w:hAnsi="Times New Roman" w:cs="Times New Roman"/>
          <w:position w:val="-1"/>
          <w:sz w:val="24"/>
          <w:szCs w:val="24"/>
        </w:rPr>
        <w:t>tem,</w:t>
      </w:r>
    </w:p>
    <w:p w:rsidR="009C61FF" w:rsidRDefault="009C61FF" w:rsidP="009C61FF">
      <w:pPr>
        <w:spacing w:before="2" w:line="140" w:lineRule="exact"/>
        <w:rPr>
          <w:sz w:val="14"/>
          <w:szCs w:val="14"/>
        </w:rPr>
      </w:pPr>
    </w:p>
    <w:p w:rsidR="009C61FF" w:rsidRDefault="009C61FF" w:rsidP="009C61FF">
      <w:pPr>
        <w:ind w:left="588" w:right="-56"/>
        <w:rPr>
          <w:sz w:val="24"/>
          <w:szCs w:val="24"/>
        </w:rPr>
      </w:pP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p>
    <w:p w:rsidR="009C61FF" w:rsidRDefault="009C61FF" w:rsidP="009C61FF">
      <w:pPr>
        <w:spacing w:before="7" w:line="140" w:lineRule="exact"/>
        <w:rPr>
          <w:sz w:val="15"/>
          <w:szCs w:val="15"/>
        </w:rPr>
      </w:pPr>
      <w:r>
        <w:br w:type="column"/>
      </w:r>
    </w:p>
    <w:p w:rsidR="009C61FF" w:rsidRDefault="009C61FF" w:rsidP="009C61FF">
      <w:pPr>
        <w:spacing w:line="200" w:lineRule="exact"/>
      </w:pPr>
    </w:p>
    <w:p w:rsidR="009C61FF" w:rsidRDefault="009C61FF" w:rsidP="009C61FF">
      <w:pPr>
        <w:spacing w:line="200" w:lineRule="exact"/>
      </w:pPr>
    </w:p>
    <w:p w:rsidR="009C61FF" w:rsidRDefault="009C61FF" w:rsidP="009C61FF">
      <w:pPr>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 xml:space="preserve">Aplikasi ini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dia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form</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 xml:space="preserve">lan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untuk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w:t>
      </w:r>
    </w:p>
    <w:p w:rsidR="009C61FF" w:rsidRDefault="009C61FF" w:rsidP="009C61FF">
      <w:pPr>
        <w:spacing w:before="7" w:line="120" w:lineRule="exact"/>
        <w:rPr>
          <w:sz w:val="13"/>
          <w:szCs w:val="13"/>
        </w:rPr>
      </w:pPr>
    </w:p>
    <w:p w:rsidR="009C61FF" w:rsidRDefault="009C61FF" w:rsidP="009C61FF">
      <w:pPr>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Aplikasi ini dap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ikan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w:t>
      </w:r>
      <w:r>
        <w:rPr>
          <w:rFonts w:ascii="Times New Roman" w:eastAsia="Times New Roman" w:hAnsi="Times New Roman" w:cs="Times New Roman"/>
          <w:spacing w:val="2"/>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l</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nt</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lui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 xml:space="preserve">google </w:t>
      </w:r>
      <w:r>
        <w:rPr>
          <w:rFonts w:ascii="Times New Roman" w:eastAsia="Times New Roman" w:hAnsi="Times New Roman" w:cs="Times New Roman"/>
          <w:i/>
          <w:spacing w:val="-1"/>
          <w:sz w:val="24"/>
          <w:szCs w:val="24"/>
        </w:rPr>
        <w:t>m</w:t>
      </w:r>
      <w:r>
        <w:rPr>
          <w:rFonts w:ascii="Times New Roman" w:eastAsia="Times New Roman" w:hAnsi="Times New Roman" w:cs="Times New Roman"/>
          <w:i/>
          <w:sz w:val="24"/>
          <w:szCs w:val="24"/>
        </w:rPr>
        <w:t>aps</w:t>
      </w:r>
      <w:r>
        <w:rPr>
          <w:rFonts w:ascii="Times New Roman" w:eastAsia="Times New Roman" w:hAnsi="Times New Roman" w:cs="Times New Roman"/>
          <w:sz w:val="24"/>
          <w:szCs w:val="24"/>
        </w:rPr>
        <w:t>.</w:t>
      </w:r>
    </w:p>
    <w:p w:rsidR="009C61FF" w:rsidRDefault="009C61FF" w:rsidP="009C61FF">
      <w:pPr>
        <w:spacing w:before="9" w:line="120" w:lineRule="exact"/>
        <w:rPr>
          <w:sz w:val="13"/>
          <w:szCs w:val="13"/>
        </w:rPr>
      </w:pPr>
    </w:p>
    <w:p w:rsidR="009C61FF" w:rsidRDefault="009C61FF" w:rsidP="009C61FF">
      <w:pPr>
        <w:spacing w:line="260" w:lineRule="exact"/>
        <w:rPr>
          <w:sz w:val="24"/>
          <w:szCs w:val="24"/>
        </w:rPr>
        <w:sectPr w:rsidR="009C61FF">
          <w:type w:val="continuous"/>
          <w:pgSz w:w="11920" w:h="16840"/>
          <w:pgMar w:top="1340" w:right="1140" w:bottom="280" w:left="1680" w:header="720" w:footer="720" w:gutter="0"/>
          <w:cols w:num="2" w:space="720" w:equalWidth="0">
            <w:col w:w="1133" w:space="22"/>
            <w:col w:w="7945"/>
          </w:cols>
        </w:sectPr>
      </w:pPr>
      <w:r>
        <w:rPr>
          <w:rFonts w:ascii="Times New Roman" w:eastAsia="Times New Roman" w:hAnsi="Times New Roman" w:cs="Times New Roman"/>
          <w:position w:val="-1"/>
          <w:sz w:val="24"/>
          <w:szCs w:val="24"/>
        </w:rPr>
        <w:t xml:space="preserve">3.   </w:t>
      </w:r>
      <w:r>
        <w:rPr>
          <w:rFonts w:ascii="Times New Roman" w:eastAsia="Times New Roman" w:hAnsi="Times New Roman" w:cs="Times New Roman"/>
          <w:spacing w:val="7"/>
          <w:position w:val="-1"/>
          <w:sz w:val="24"/>
          <w:szCs w:val="24"/>
        </w:rPr>
        <w:t xml:space="preserve"> </w:t>
      </w:r>
      <w:r>
        <w:rPr>
          <w:rFonts w:ascii="Times New Roman" w:eastAsia="Times New Roman" w:hAnsi="Times New Roman" w:cs="Times New Roman"/>
          <w:position w:val="-1"/>
          <w:sz w:val="24"/>
          <w:szCs w:val="24"/>
        </w:rPr>
        <w:t xml:space="preserve">Aplikasi ini </w:t>
      </w:r>
      <w:r>
        <w:rPr>
          <w:rFonts w:ascii="Times New Roman" w:eastAsia="Times New Roman" w:hAnsi="Times New Roman" w:cs="Times New Roman"/>
          <w:spacing w:val="1"/>
          <w:position w:val="-1"/>
          <w:sz w:val="24"/>
          <w:szCs w:val="24"/>
        </w:rPr>
        <w:t>m</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spacing w:val="2"/>
          <w:position w:val="-1"/>
          <w:sz w:val="24"/>
          <w:szCs w:val="24"/>
        </w:rPr>
        <w:t>n</w:t>
      </w:r>
      <w:r>
        <w:rPr>
          <w:rFonts w:ascii="Times New Roman" w:eastAsia="Times New Roman" w:hAnsi="Times New Roman" w:cs="Times New Roman"/>
          <w:spacing w:val="-5"/>
          <w:position w:val="-1"/>
          <w:sz w:val="24"/>
          <w:szCs w:val="24"/>
        </w:rPr>
        <w:t>y</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dia</w:t>
      </w:r>
      <w:r>
        <w:rPr>
          <w:rFonts w:ascii="Times New Roman" w:eastAsia="Times New Roman" w:hAnsi="Times New Roman" w:cs="Times New Roman"/>
          <w:spacing w:val="2"/>
          <w:position w:val="-1"/>
          <w:sz w:val="24"/>
          <w:szCs w:val="24"/>
        </w:rPr>
        <w:t>k</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n p</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rhitung</w:t>
      </w:r>
      <w:r>
        <w:rPr>
          <w:rFonts w:ascii="Times New Roman" w:eastAsia="Times New Roman" w:hAnsi="Times New Roman" w:cs="Times New Roman"/>
          <w:spacing w:val="-1"/>
          <w:position w:val="-1"/>
          <w:sz w:val="24"/>
          <w:szCs w:val="24"/>
        </w:rPr>
        <w:t>a</w:t>
      </w:r>
      <w:r>
        <w:rPr>
          <w:rFonts w:ascii="Times New Roman" w:eastAsia="Times New Roman" w:hAnsi="Times New Roman" w:cs="Times New Roman"/>
          <w:position w:val="-1"/>
          <w:sz w:val="24"/>
          <w:szCs w:val="24"/>
        </w:rPr>
        <w:t xml:space="preserve">n poin </w:t>
      </w:r>
      <w:r>
        <w:rPr>
          <w:rFonts w:ascii="Times New Roman" w:eastAsia="Times New Roman" w:hAnsi="Times New Roman" w:cs="Times New Roman"/>
          <w:spacing w:val="1"/>
          <w:position w:val="-1"/>
          <w:sz w:val="24"/>
          <w:szCs w:val="24"/>
        </w:rPr>
        <w:t>t</w:t>
      </w:r>
      <w:r>
        <w:rPr>
          <w:rFonts w:ascii="Times New Roman" w:eastAsia="Times New Roman" w:hAnsi="Times New Roman" w:cs="Times New Roman"/>
          <w:spacing w:val="-1"/>
          <w:position w:val="-1"/>
          <w:sz w:val="24"/>
          <w:szCs w:val="24"/>
        </w:rPr>
        <w:t>e</w:t>
      </w:r>
      <w:r>
        <w:rPr>
          <w:rFonts w:ascii="Times New Roman" w:eastAsia="Times New Roman" w:hAnsi="Times New Roman" w:cs="Times New Roman"/>
          <w:position w:val="-1"/>
          <w:sz w:val="24"/>
          <w:szCs w:val="24"/>
        </w:rPr>
        <w:t>knis</w:t>
      </w:r>
      <w:r>
        <w:rPr>
          <w:rFonts w:ascii="Times New Roman" w:eastAsia="Times New Roman" w:hAnsi="Times New Roman" w:cs="Times New Roman"/>
          <w:spacing w:val="1"/>
          <w:position w:val="-1"/>
          <w:sz w:val="24"/>
          <w:szCs w:val="24"/>
        </w:rPr>
        <w:t>i</w:t>
      </w:r>
      <w:r>
        <w:rPr>
          <w:rFonts w:ascii="Times New Roman" w:eastAsia="Times New Roman" w:hAnsi="Times New Roman" w:cs="Times New Roman"/>
          <w:position w:val="-1"/>
          <w:sz w:val="24"/>
          <w:szCs w:val="24"/>
        </w:rPr>
        <w:t>.</w:t>
      </w:r>
    </w:p>
    <w:p w:rsidR="009C61FF" w:rsidRDefault="009C61FF" w:rsidP="009C61FF">
      <w:pPr>
        <w:spacing w:before="7" w:line="140" w:lineRule="exact"/>
        <w:rPr>
          <w:sz w:val="14"/>
          <w:szCs w:val="14"/>
        </w:rPr>
      </w:pPr>
    </w:p>
    <w:p w:rsidR="009C61FF" w:rsidRDefault="009C61FF" w:rsidP="009C61FF">
      <w:pPr>
        <w:ind w:left="588"/>
        <w:rPr>
          <w:sz w:val="24"/>
          <w:szCs w:val="24"/>
        </w:rPr>
      </w:pP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b/>
          <w:spacing w:val="46"/>
          <w:sz w:val="24"/>
          <w:szCs w:val="24"/>
        </w:rPr>
        <w:t xml:space="preserve"> </w:t>
      </w:r>
      <w:r>
        <w:rPr>
          <w:rFonts w:ascii="Times New Roman" w:eastAsia="Times New Roman" w:hAnsi="Times New Roman" w:cs="Times New Roman"/>
          <w:b/>
          <w:spacing w:val="-2"/>
          <w:sz w:val="24"/>
          <w:szCs w:val="24"/>
        </w:rPr>
        <w:t>K</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bu</w:t>
      </w:r>
      <w:r>
        <w:rPr>
          <w:rFonts w:ascii="Times New Roman" w:eastAsia="Times New Roman" w:hAnsi="Times New Roman" w:cs="Times New Roman"/>
          <w:b/>
          <w:sz w:val="24"/>
          <w:szCs w:val="24"/>
        </w:rPr>
        <w:t>tutu</w:t>
      </w:r>
      <w:r>
        <w:rPr>
          <w:rFonts w:ascii="Times New Roman" w:eastAsia="Times New Roman" w:hAnsi="Times New Roman" w:cs="Times New Roman"/>
          <w:b/>
          <w:spacing w:val="1"/>
          <w:sz w:val="24"/>
          <w:szCs w:val="24"/>
        </w:rPr>
        <w:t>h</w:t>
      </w:r>
      <w:r>
        <w:rPr>
          <w:rFonts w:ascii="Times New Roman" w:eastAsia="Times New Roman" w:hAnsi="Times New Roman" w:cs="Times New Roman"/>
          <w:b/>
          <w:sz w:val="24"/>
          <w:szCs w:val="24"/>
        </w:rPr>
        <w:t>an</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No</w:t>
      </w:r>
      <w:r>
        <w:rPr>
          <w:rFonts w:ascii="Times New Roman" w:eastAsia="Times New Roman" w:hAnsi="Times New Roman" w:cs="Times New Roman"/>
          <w:b/>
          <w:spacing w:val="2"/>
          <w:sz w:val="24"/>
          <w:szCs w:val="24"/>
        </w:rPr>
        <w:t>n</w:t>
      </w:r>
      <w:r>
        <w:rPr>
          <w:rFonts w:ascii="Times New Roman" w:eastAsia="Times New Roman" w:hAnsi="Times New Roman" w:cs="Times New Roman"/>
          <w:b/>
          <w:spacing w:val="-1"/>
          <w:sz w:val="24"/>
          <w:szCs w:val="24"/>
        </w:rPr>
        <w:t>-</w:t>
      </w:r>
      <w:r>
        <w:rPr>
          <w:rFonts w:ascii="Times New Roman" w:eastAsia="Times New Roman" w:hAnsi="Times New Roman" w:cs="Times New Roman"/>
          <w:b/>
          <w:spacing w:val="-3"/>
          <w:sz w:val="24"/>
          <w:szCs w:val="24"/>
        </w:rPr>
        <w:t>F</w:t>
      </w:r>
      <w:r>
        <w:rPr>
          <w:rFonts w:ascii="Times New Roman" w:eastAsia="Times New Roman" w:hAnsi="Times New Roman" w:cs="Times New Roman"/>
          <w:b/>
          <w:spacing w:val="1"/>
          <w:sz w:val="24"/>
          <w:szCs w:val="24"/>
        </w:rPr>
        <w:t>un</w:t>
      </w:r>
      <w:r>
        <w:rPr>
          <w:rFonts w:ascii="Times New Roman" w:eastAsia="Times New Roman" w:hAnsi="Times New Roman" w:cs="Times New Roman"/>
          <w:b/>
          <w:sz w:val="24"/>
          <w:szCs w:val="24"/>
        </w:rPr>
        <w:t>gsio</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al</w:t>
      </w:r>
    </w:p>
    <w:p w:rsidR="009C61FF" w:rsidRDefault="009C61FF" w:rsidP="009C61FF">
      <w:pPr>
        <w:spacing w:before="4" w:line="120" w:lineRule="exact"/>
        <w:rPr>
          <w:sz w:val="13"/>
          <w:szCs w:val="13"/>
        </w:rPr>
      </w:pPr>
    </w:p>
    <w:p w:rsidR="009C61FF" w:rsidRDefault="009C61FF" w:rsidP="009C61FF">
      <w:pPr>
        <w:spacing w:line="360" w:lineRule="auto"/>
        <w:ind w:left="588" w:right="520" w:firstLine="566"/>
        <w:jc w:val="both"/>
        <w:rPr>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butuhan</w:t>
      </w:r>
      <w:r>
        <w:rPr>
          <w:rFonts w:ascii="Times New Roman" w:eastAsia="Times New Roman" w:hAnsi="Times New Roman" w:cs="Times New Roman"/>
          <w:spacing w:val="59"/>
          <w:sz w:val="24"/>
          <w:szCs w:val="24"/>
        </w:rPr>
        <w:t xml:space="preserve"> </w:t>
      </w:r>
      <w:proofErr w:type="gramStart"/>
      <w:r>
        <w:rPr>
          <w:rFonts w:ascii="Times New Roman" w:eastAsia="Times New Roman" w:hAnsi="Times New Roman" w:cs="Times New Roman"/>
          <w:sz w:val="24"/>
          <w:szCs w:val="24"/>
        </w:rPr>
        <w:t>nonf</w:t>
      </w:r>
      <w:r>
        <w:rPr>
          <w:rFonts w:ascii="Times New Roman" w:eastAsia="Times New Roman" w:hAnsi="Times New Roman" w:cs="Times New Roman"/>
          <w:spacing w:val="-1"/>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sio</w:t>
      </w:r>
      <w:r>
        <w:rPr>
          <w:rFonts w:ascii="Times New Roman" w:eastAsia="Times New Roman" w:hAnsi="Times New Roman" w:cs="Times New Roman"/>
          <w:spacing w:val="3"/>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butuhan </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butuhan</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tau</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i/>
          <w:sz w:val="24"/>
          <w:szCs w:val="24"/>
        </w:rPr>
        <w:t>hard</w:t>
      </w:r>
      <w:r>
        <w:rPr>
          <w:rFonts w:ascii="Times New Roman" w:eastAsia="Times New Roman" w:hAnsi="Times New Roman" w:cs="Times New Roman"/>
          <w:i/>
          <w:spacing w:val="1"/>
          <w:sz w:val="24"/>
          <w:szCs w:val="24"/>
        </w:rPr>
        <w:t>w</w:t>
      </w:r>
      <w:r>
        <w:rPr>
          <w:rFonts w:ascii="Times New Roman" w:eastAsia="Times New Roman" w:hAnsi="Times New Roman" w:cs="Times New Roman"/>
          <w:i/>
          <w:sz w:val="24"/>
          <w:szCs w:val="24"/>
        </w:rPr>
        <w:t>are</w:t>
      </w:r>
      <w:r>
        <w:rPr>
          <w:rFonts w:ascii="Times New Roman" w:eastAsia="Times New Roman" w:hAnsi="Times New Roman" w:cs="Times New Roman"/>
          <w:i/>
          <w:spacing w:val="38"/>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z w:val="24"/>
          <w:szCs w:val="24"/>
        </w:rPr>
        <w:t xml:space="preserve">lunak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tau </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 xml:space="preserve">ware.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butuh</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non</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 xml:space="preserve">sional </w:t>
      </w:r>
      <w:proofErr w:type="gramStart"/>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puti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w:t>
      </w:r>
      <w:proofErr w:type="gramEnd"/>
    </w:p>
    <w:p w:rsidR="009C61FF" w:rsidRDefault="009C61FF" w:rsidP="009C61FF">
      <w:pPr>
        <w:spacing w:before="4"/>
        <w:ind w:left="1155"/>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ma 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stem</w:t>
      </w:r>
    </w:p>
    <w:p w:rsidR="009C61FF" w:rsidRDefault="009C61FF" w:rsidP="009C61FF">
      <w:pPr>
        <w:spacing w:before="9" w:line="120" w:lineRule="exact"/>
        <w:rPr>
          <w:sz w:val="13"/>
          <w:szCs w:val="13"/>
        </w:rPr>
      </w:pPr>
    </w:p>
    <w:p w:rsidR="009C61FF" w:rsidRDefault="009C61FF" w:rsidP="009C61FF">
      <w:pPr>
        <w:ind w:left="1582" w:right="1177"/>
        <w:jc w:val="both"/>
        <w:rPr>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dule </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Aplikasi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lan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teknisi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w:t>
      </w:r>
    </w:p>
    <w:p w:rsidR="009C61FF" w:rsidRDefault="009C61FF" w:rsidP="009C61FF">
      <w:pPr>
        <w:spacing w:before="7"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Aplikasi</w:t>
      </w:r>
    </w:p>
    <w:p w:rsidR="009C61FF" w:rsidRDefault="009C61FF" w:rsidP="009C61FF">
      <w:pPr>
        <w:spacing w:before="9" w:line="120" w:lineRule="exact"/>
        <w:rPr>
          <w:sz w:val="13"/>
          <w:szCs w:val="13"/>
        </w:rPr>
      </w:pPr>
    </w:p>
    <w:p w:rsidR="009C61FF" w:rsidRDefault="009C61FF" w:rsidP="009C61FF">
      <w:pPr>
        <w:spacing w:line="359" w:lineRule="auto"/>
        <w:ind w:left="1582" w:right="522"/>
        <w:jc w:val="both"/>
        <w:rPr>
          <w:sz w:val="24"/>
          <w:szCs w:val="24"/>
        </w:rPr>
      </w:pPr>
      <w:proofErr w:type="gramStart"/>
      <w:r>
        <w:rPr>
          <w:rFonts w:ascii="Times New Roman" w:eastAsia="Times New Roman" w:hAnsi="Times New Roman" w:cs="Times New Roman"/>
          <w:sz w:val="24"/>
          <w:szCs w:val="24"/>
        </w:rPr>
        <w:t>Untuk  memud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 xml:space="preserve">  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r</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lapo</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lam </w:t>
      </w:r>
      <w:r>
        <w:rPr>
          <w:rFonts w:ascii="Times New Roman" w:eastAsia="Times New Roman" w:hAnsi="Times New Roman" w:cs="Times New Roman"/>
          <w:i/>
          <w:sz w:val="24"/>
          <w:szCs w:val="24"/>
        </w:rPr>
        <w:t>smartphone</w:t>
      </w:r>
      <w:r>
        <w:rPr>
          <w:rFonts w:ascii="Times New Roman" w:eastAsia="Times New Roman" w:hAnsi="Times New Roman" w:cs="Times New Roman"/>
          <w:sz w:val="24"/>
          <w:szCs w:val="24"/>
        </w:rPr>
        <w:t>.</w:t>
      </w:r>
    </w:p>
    <w:p w:rsidR="009C61FF" w:rsidRDefault="009C61FF" w:rsidP="009C61FF">
      <w:pPr>
        <w:spacing w:before="7"/>
        <w:ind w:left="1155"/>
        <w:rPr>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Aplikasi bisa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 xml:space="preserve">smartphone </w:t>
      </w:r>
      <w:r>
        <w:rPr>
          <w:rFonts w:ascii="Times New Roman" w:eastAsia="Times New Roman" w:hAnsi="Times New Roman" w:cs="Times New Roman"/>
          <w:sz w:val="24"/>
          <w:szCs w:val="24"/>
        </w:rPr>
        <w:t>spesi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ikasi 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p>
    <w:p w:rsidR="009C61FF" w:rsidRDefault="009C61FF" w:rsidP="009C61FF">
      <w:pPr>
        <w:spacing w:before="7"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Aplikasi ha</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bisa di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op</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rat</w:t>
      </w:r>
      <w:r>
        <w:rPr>
          <w:rFonts w:ascii="Times New Roman" w:eastAsia="Times New Roman" w:hAnsi="Times New Roman" w:cs="Times New Roman"/>
          <w:i/>
          <w:spacing w:val="1"/>
          <w:sz w:val="24"/>
          <w:szCs w:val="24"/>
        </w:rPr>
        <w:t>i</w:t>
      </w:r>
      <w:r>
        <w:rPr>
          <w:rFonts w:ascii="Times New Roman" w:eastAsia="Times New Roman" w:hAnsi="Times New Roman" w:cs="Times New Roman"/>
          <w:i/>
          <w:sz w:val="24"/>
          <w:szCs w:val="24"/>
        </w:rPr>
        <w:t>ng s</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st</w:t>
      </w:r>
      <w:r>
        <w:rPr>
          <w:rFonts w:ascii="Times New Roman" w:eastAsia="Times New Roman" w:hAnsi="Times New Roman" w:cs="Times New Roman"/>
          <w:i/>
          <w:spacing w:val="2"/>
          <w:sz w:val="24"/>
          <w:szCs w:val="24"/>
        </w:rPr>
        <w:t>e</w:t>
      </w:r>
      <w:r>
        <w:rPr>
          <w:rFonts w:ascii="Times New Roman" w:eastAsia="Times New Roman" w:hAnsi="Times New Roman" w:cs="Times New Roman"/>
          <w:i/>
          <w:sz w:val="24"/>
          <w:szCs w:val="24"/>
        </w:rPr>
        <w:t xml:space="preserve">m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ndroid.</w:t>
      </w:r>
    </w:p>
    <w:p w:rsidR="009C61FF" w:rsidRDefault="009C61FF" w:rsidP="009C61FF">
      <w:pPr>
        <w:spacing w:before="9" w:line="120" w:lineRule="exact"/>
        <w:rPr>
          <w:sz w:val="13"/>
          <w:szCs w:val="13"/>
        </w:rPr>
      </w:pPr>
    </w:p>
    <w:p w:rsidR="009C61FF" w:rsidRDefault="009C61FF" w:rsidP="009C61FF">
      <w:pPr>
        <w:ind w:left="1155"/>
        <w:rPr>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Android stud</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o 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rus 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i/>
          <w:sz w:val="24"/>
          <w:szCs w:val="24"/>
        </w:rPr>
        <w:t>hard</w:t>
      </w:r>
      <w:r>
        <w:rPr>
          <w:rFonts w:ascii="Times New Roman" w:eastAsia="Times New Roman" w:hAnsi="Times New Roman" w:cs="Times New Roman"/>
          <w:i/>
          <w:spacing w:val="1"/>
          <w:sz w:val="24"/>
          <w:szCs w:val="24"/>
        </w:rPr>
        <w:t>w</w:t>
      </w:r>
      <w:r>
        <w:rPr>
          <w:rFonts w:ascii="Times New Roman" w:eastAsia="Times New Roman" w:hAnsi="Times New Roman" w:cs="Times New Roman"/>
          <w:i/>
          <w:sz w:val="24"/>
          <w:szCs w:val="24"/>
        </w:rPr>
        <w:t xml:space="preserve">are </w:t>
      </w:r>
      <w:r>
        <w:rPr>
          <w:rFonts w:ascii="Times New Roman" w:eastAsia="Times New Roman" w:hAnsi="Times New Roman" w:cs="Times New Roman"/>
          <w:sz w:val="24"/>
          <w:szCs w:val="24"/>
        </w:rPr>
        <w:t>sp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sifikasi tin</w:t>
      </w:r>
      <w:r>
        <w:rPr>
          <w:rFonts w:ascii="Times New Roman" w:eastAsia="Times New Roman" w:hAnsi="Times New Roman" w:cs="Times New Roman"/>
          <w:spacing w:val="-2"/>
          <w:sz w:val="24"/>
          <w:szCs w:val="24"/>
        </w:rPr>
        <w:t>gg</w:t>
      </w:r>
      <w:r>
        <w:rPr>
          <w:rFonts w:ascii="Times New Roman" w:eastAsia="Times New Roman" w:hAnsi="Times New Roman" w:cs="Times New Roman"/>
          <w:sz w:val="24"/>
          <w:szCs w:val="24"/>
        </w:rPr>
        <w:t>i</w:t>
      </w:r>
    </w:p>
    <w:p w:rsidR="009C61FF" w:rsidRDefault="009C61FF" w:rsidP="009C61FF">
      <w:pPr>
        <w:spacing w:before="8" w:line="120" w:lineRule="exact"/>
        <w:rPr>
          <w:sz w:val="13"/>
          <w:szCs w:val="13"/>
        </w:rPr>
      </w:pPr>
    </w:p>
    <w:p w:rsidR="009C61FF" w:rsidRDefault="009C61FF" w:rsidP="009C61FF">
      <w:pPr>
        <w:spacing w:line="200" w:lineRule="exact"/>
      </w:pPr>
    </w:p>
    <w:p w:rsidR="009C61FF" w:rsidRDefault="009C61FF" w:rsidP="009C61FF">
      <w:pPr>
        <w:spacing w:line="359" w:lineRule="auto"/>
        <w:ind w:left="588" w:right="524" w:firstLine="626"/>
        <w:jc w:val="both"/>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rikut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 spesi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ikasi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lunak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m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mbuat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proofErr w:type="gramStart"/>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 :</w:t>
      </w:r>
      <w:proofErr w:type="gramEnd"/>
    </w:p>
    <w:p w:rsidR="009C61FF" w:rsidRDefault="009C61FF" w:rsidP="009C61FF">
      <w:pPr>
        <w:spacing w:before="6" w:line="160" w:lineRule="exact"/>
        <w:rPr>
          <w:sz w:val="16"/>
          <w:szCs w:val="16"/>
        </w:rPr>
      </w:pPr>
    </w:p>
    <w:p w:rsidR="009C61FF" w:rsidRDefault="009C61FF" w:rsidP="009C61FF">
      <w:pPr>
        <w:ind w:left="3176"/>
        <w:rPr>
          <w:sz w:val="24"/>
          <w:szCs w:val="24"/>
        </w:rPr>
      </w:pPr>
      <w:r>
        <w:rPr>
          <w:rFonts w:ascii="Times New Roman" w:eastAsia="Times New Roman" w:hAnsi="Times New Roman" w:cs="Times New Roman"/>
          <w:b/>
          <w:sz w:val="24"/>
          <w:szCs w:val="24"/>
        </w:rPr>
        <w:t>Ta</w:t>
      </w:r>
      <w:r>
        <w:rPr>
          <w:rFonts w:ascii="Times New Roman" w:eastAsia="Times New Roman" w:hAnsi="Times New Roman" w:cs="Times New Roman"/>
          <w:b/>
          <w:spacing w:val="1"/>
          <w:sz w:val="24"/>
          <w:szCs w:val="24"/>
        </w:rPr>
        <w:t>b</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l 3.1</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l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sifikasi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p>
    <w:p w:rsidR="009C61FF" w:rsidRDefault="009C61FF" w:rsidP="009C61FF">
      <w:pPr>
        <w:spacing w:line="100" w:lineRule="exact"/>
        <w:rPr>
          <w:sz w:val="10"/>
          <w:szCs w:val="10"/>
        </w:rPr>
      </w:pPr>
    </w:p>
    <w:p w:rsidR="009C61FF" w:rsidRDefault="009C61FF" w:rsidP="009C61FF">
      <w:pPr>
        <w:spacing w:line="200" w:lineRule="exact"/>
      </w:pPr>
    </w:p>
    <w:tbl>
      <w:tblPr>
        <w:tblW w:w="0" w:type="auto"/>
        <w:tblInd w:w="1237" w:type="dxa"/>
        <w:tblLayout w:type="fixed"/>
        <w:tblCellMar>
          <w:left w:w="0" w:type="dxa"/>
          <w:right w:w="0" w:type="dxa"/>
        </w:tblCellMar>
        <w:tblLook w:val="01E0" w:firstRow="1" w:lastRow="1" w:firstColumn="1" w:lastColumn="1" w:noHBand="0" w:noVBand="0"/>
      </w:tblPr>
      <w:tblGrid>
        <w:gridCol w:w="3920"/>
        <w:gridCol w:w="3821"/>
      </w:tblGrid>
      <w:tr w:rsidR="009C61FF" w:rsidTr="009C61FF">
        <w:trPr>
          <w:trHeight w:hRule="exact" w:val="324"/>
        </w:trPr>
        <w:tc>
          <w:tcPr>
            <w:tcW w:w="3920" w:type="dxa"/>
            <w:tcBorders>
              <w:top w:val="single" w:sz="5" w:space="0" w:color="000000"/>
              <w:left w:val="single" w:sz="5" w:space="0" w:color="000000"/>
              <w:bottom w:val="single" w:sz="5" w:space="0" w:color="000000"/>
              <w:right w:val="single" w:sz="5" w:space="0" w:color="000000"/>
            </w:tcBorders>
          </w:tcPr>
          <w:p w:rsidR="009C61FF" w:rsidRDefault="009C61FF" w:rsidP="009C61FF">
            <w:pPr>
              <w:spacing w:before="10"/>
              <w:ind w:left="597"/>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un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Sof</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war</w:t>
            </w:r>
            <w:r>
              <w:rPr>
                <w:rFonts w:ascii="Times New Roman" w:eastAsia="Times New Roman" w:hAnsi="Times New Roman" w:cs="Times New Roman"/>
                <w:i/>
                <w:spacing w:val="1"/>
                <w:sz w:val="24"/>
                <w:szCs w:val="24"/>
              </w:rPr>
              <w:t>e</w:t>
            </w:r>
            <w:r>
              <w:rPr>
                <w:rFonts w:ascii="Times New Roman" w:eastAsia="Times New Roman" w:hAnsi="Times New Roman" w:cs="Times New Roman"/>
                <w:i/>
                <w:sz w:val="24"/>
                <w:szCs w:val="24"/>
              </w:rPr>
              <w:t>)</w:t>
            </w:r>
          </w:p>
        </w:tc>
        <w:tc>
          <w:tcPr>
            <w:tcW w:w="3821" w:type="dxa"/>
            <w:tcBorders>
              <w:top w:val="single" w:sz="5" w:space="0" w:color="000000"/>
              <w:left w:val="single" w:sz="5" w:space="0" w:color="000000"/>
              <w:bottom w:val="single" w:sz="5" w:space="0" w:color="000000"/>
              <w:right w:val="single" w:sz="5" w:space="0" w:color="000000"/>
            </w:tcBorders>
          </w:tcPr>
          <w:p w:rsidR="009C61FF" w:rsidRDefault="009C61FF" w:rsidP="009C61FF">
            <w:pPr>
              <w:spacing w:before="10"/>
              <w:ind w:left="510"/>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3"/>
                <w:sz w:val="24"/>
                <w:szCs w:val="24"/>
              </w:rPr>
              <w:t>(</w:t>
            </w:r>
            <w:r>
              <w:rPr>
                <w:rFonts w:ascii="Times New Roman" w:eastAsia="Times New Roman" w:hAnsi="Times New Roman" w:cs="Times New Roman"/>
                <w:i/>
                <w:sz w:val="24"/>
                <w:szCs w:val="24"/>
              </w:rPr>
              <w:t>Hardwar</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w:t>
            </w:r>
          </w:p>
        </w:tc>
      </w:tr>
      <w:tr w:rsidR="009C61FF" w:rsidTr="009C61FF">
        <w:trPr>
          <w:trHeight w:hRule="exact" w:val="324"/>
        </w:trPr>
        <w:tc>
          <w:tcPr>
            <w:tcW w:w="3920" w:type="dxa"/>
            <w:tcBorders>
              <w:top w:val="single" w:sz="5" w:space="0" w:color="000000"/>
              <w:left w:val="single" w:sz="5" w:space="0" w:color="000000"/>
              <w:bottom w:val="single" w:sz="5" w:space="0" w:color="000000"/>
              <w:right w:val="single" w:sz="5" w:space="0" w:color="000000"/>
            </w:tcBorders>
          </w:tcPr>
          <w:p w:rsidR="009C61FF" w:rsidRDefault="009C61FF" w:rsidP="009C61FF">
            <w:pPr>
              <w:spacing w:before="10"/>
              <w:ind w:left="100"/>
              <w:rPr>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w:t>
            </w:r>
            <w:r>
              <w:rPr>
                <w:rFonts w:ascii="Times New Roman" w:eastAsia="Times New Roman" w:hAnsi="Times New Roman" w:cs="Times New Roman"/>
                <w:sz w:val="24"/>
                <w:szCs w:val="24"/>
              </w:rPr>
              <w:t>indo</w:t>
            </w:r>
            <w:r>
              <w:rPr>
                <w:rFonts w:ascii="Times New Roman" w:eastAsia="Times New Roman" w:hAnsi="Times New Roman" w:cs="Times New Roman"/>
                <w:spacing w:val="-2"/>
                <w:sz w:val="24"/>
                <w:szCs w:val="24"/>
              </w:rPr>
              <w:t>w</w:t>
            </w:r>
            <w:r>
              <w:rPr>
                <w:rFonts w:ascii="Times New Roman" w:eastAsia="Times New Roman" w:hAnsi="Times New Roman" w:cs="Times New Roman"/>
                <w:sz w:val="24"/>
                <w:szCs w:val="24"/>
              </w:rPr>
              <w:t>s 7 pro</w:t>
            </w:r>
          </w:p>
        </w:tc>
        <w:tc>
          <w:tcPr>
            <w:tcW w:w="3821" w:type="dxa"/>
            <w:tcBorders>
              <w:top w:val="single" w:sz="5" w:space="0" w:color="000000"/>
              <w:left w:val="single" w:sz="5" w:space="0" w:color="000000"/>
              <w:bottom w:val="single" w:sz="5" w:space="0" w:color="000000"/>
              <w:right w:val="single" w:sz="5" w:space="0" w:color="000000"/>
            </w:tcBorders>
          </w:tcPr>
          <w:p w:rsidR="009C61FF" w:rsidRDefault="009C61FF" w:rsidP="009C61FF">
            <w:pPr>
              <w:spacing w:before="10"/>
              <w:ind w:left="102"/>
              <w:rPr>
                <w:sz w:val="24"/>
                <w:szCs w:val="24"/>
              </w:rPr>
            </w:pP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sor: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ntel Co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i5 </w:t>
            </w:r>
            <w:r>
              <w:rPr>
                <w:rFonts w:ascii="Times New Roman" w:eastAsia="Times New Roman" w:hAnsi="Times New Roman" w:cs="Times New Roman"/>
                <w:spacing w:val="3"/>
                <w:sz w:val="24"/>
                <w:szCs w:val="24"/>
              </w:rPr>
              <w:t>2</w:t>
            </w:r>
            <w:r>
              <w:rPr>
                <w:rFonts w:ascii="Times New Roman" w:eastAsia="Times New Roman" w:hAnsi="Times New Roman" w:cs="Times New Roman"/>
                <w:sz w:val="24"/>
                <w:szCs w:val="24"/>
              </w:rPr>
              <w:t>520M</w:t>
            </w:r>
          </w:p>
        </w:tc>
      </w:tr>
      <w:tr w:rsidR="009C61FF" w:rsidTr="009C61FF">
        <w:trPr>
          <w:trHeight w:hRule="exact" w:val="326"/>
        </w:trPr>
        <w:tc>
          <w:tcPr>
            <w:tcW w:w="3920" w:type="dxa"/>
            <w:vMerge w:val="restart"/>
            <w:tcBorders>
              <w:top w:val="single" w:sz="5" w:space="0" w:color="000000"/>
              <w:left w:val="single" w:sz="5" w:space="0" w:color="000000"/>
              <w:right w:val="single" w:sz="5" w:space="0" w:color="000000"/>
            </w:tcBorders>
          </w:tcPr>
          <w:p w:rsidR="009C61FF" w:rsidRDefault="009C61FF" w:rsidP="009C61FF">
            <w:pPr>
              <w:spacing w:before="12"/>
              <w:ind w:left="100"/>
              <w:rPr>
                <w:sz w:val="24"/>
                <w:szCs w:val="24"/>
              </w:rPr>
            </w:pPr>
            <w:r>
              <w:rPr>
                <w:rFonts w:ascii="Times New Roman" w:eastAsia="Times New Roman" w:hAnsi="Times New Roman" w:cs="Times New Roman"/>
                <w:i/>
                <w:sz w:val="24"/>
                <w:szCs w:val="24"/>
              </w:rPr>
              <w:t>S</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ript</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Edito</w:t>
            </w:r>
            <w:r>
              <w:rPr>
                <w:rFonts w:ascii="Times New Roman" w:eastAsia="Times New Roman" w:hAnsi="Times New Roman" w:cs="Times New Roman"/>
                <w:i/>
                <w:spacing w:val="1"/>
                <w:sz w:val="24"/>
                <w:szCs w:val="24"/>
              </w:rPr>
              <w:t>r</w:t>
            </w:r>
            <w:r>
              <w:rPr>
                <w:rFonts w:ascii="Times New Roman" w:eastAsia="Times New Roman" w:hAnsi="Times New Roman" w:cs="Times New Roman"/>
                <w:sz w:val="24"/>
                <w:szCs w:val="24"/>
              </w:rPr>
              <w:t>: And</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oid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2"/>
                <w:sz w:val="24"/>
                <w:szCs w:val="24"/>
              </w:rPr>
              <w:t>t</w:t>
            </w:r>
            <w:r>
              <w:rPr>
                <w:rFonts w:ascii="Times New Roman" w:eastAsia="Times New Roman" w:hAnsi="Times New Roman" w:cs="Times New Roman"/>
                <w:sz w:val="24"/>
                <w:szCs w:val="24"/>
              </w:rPr>
              <w:t>udio 3.3.2</w:t>
            </w:r>
          </w:p>
          <w:p w:rsidR="009C61FF" w:rsidRDefault="009C61FF" w:rsidP="009C61FF">
            <w:pPr>
              <w:spacing w:before="48"/>
              <w:ind w:left="100"/>
              <w:rPr>
                <w:sz w:val="24"/>
                <w:szCs w:val="24"/>
              </w:rPr>
            </w:pPr>
            <w:r>
              <w:rPr>
                <w:rFonts w:ascii="Times New Roman" w:eastAsia="Times New Roman" w:hAnsi="Times New Roman" w:cs="Times New Roman"/>
                <w:sz w:val="24"/>
                <w:szCs w:val="24"/>
              </w:rPr>
              <w:t>Not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v7.8.1</w:t>
            </w:r>
          </w:p>
        </w:tc>
        <w:tc>
          <w:tcPr>
            <w:tcW w:w="3821" w:type="dxa"/>
            <w:tcBorders>
              <w:top w:val="single" w:sz="5" w:space="0" w:color="000000"/>
              <w:left w:val="single" w:sz="5" w:space="0" w:color="000000"/>
              <w:bottom w:val="single" w:sz="5" w:space="0" w:color="000000"/>
              <w:right w:val="single" w:sz="5" w:space="0" w:color="000000"/>
            </w:tcBorders>
          </w:tcPr>
          <w:p w:rsidR="009C61FF" w:rsidRDefault="009C61FF" w:rsidP="009C61FF">
            <w:pPr>
              <w:spacing w:before="12"/>
              <w:ind w:left="102"/>
              <w:rPr>
                <w:sz w:val="24"/>
                <w:szCs w:val="24"/>
              </w:rPr>
            </w:pPr>
            <w:r>
              <w:rPr>
                <w:rFonts w:ascii="Times New Roman" w:eastAsia="Times New Roman" w:hAnsi="Times New Roman" w:cs="Times New Roman"/>
                <w:i/>
                <w:spacing w:val="-1"/>
                <w:sz w:val="24"/>
                <w:szCs w:val="24"/>
              </w:rPr>
              <w:t>Me</w:t>
            </w:r>
            <w:r>
              <w:rPr>
                <w:rFonts w:ascii="Times New Roman" w:eastAsia="Times New Roman" w:hAnsi="Times New Roman" w:cs="Times New Roman"/>
                <w:i/>
                <w:sz w:val="24"/>
                <w:szCs w:val="24"/>
              </w:rPr>
              <w:t>mory</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RAM: 6</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D</w:t>
            </w:r>
            <w:r>
              <w:rPr>
                <w:rFonts w:ascii="Times New Roman" w:eastAsia="Times New Roman" w:hAnsi="Times New Roman" w:cs="Times New Roman"/>
                <w:sz w:val="24"/>
                <w:szCs w:val="24"/>
              </w:rPr>
              <w:t>R3</w:t>
            </w:r>
          </w:p>
        </w:tc>
      </w:tr>
      <w:tr w:rsidR="009C61FF" w:rsidTr="009C61FF">
        <w:trPr>
          <w:trHeight w:hRule="exact" w:val="324"/>
        </w:trPr>
        <w:tc>
          <w:tcPr>
            <w:tcW w:w="3920" w:type="dxa"/>
            <w:vMerge/>
            <w:tcBorders>
              <w:left w:val="single" w:sz="5" w:space="0" w:color="000000"/>
              <w:right w:val="single" w:sz="5" w:space="0" w:color="000000"/>
            </w:tcBorders>
          </w:tcPr>
          <w:p w:rsidR="009C61FF" w:rsidRDefault="009C61FF" w:rsidP="009C61FF"/>
        </w:tc>
        <w:tc>
          <w:tcPr>
            <w:tcW w:w="3821" w:type="dxa"/>
            <w:tcBorders>
              <w:top w:val="single" w:sz="5" w:space="0" w:color="000000"/>
              <w:left w:val="single" w:sz="5" w:space="0" w:color="000000"/>
              <w:bottom w:val="single" w:sz="5" w:space="0" w:color="000000"/>
              <w:right w:val="single" w:sz="5" w:space="0" w:color="000000"/>
            </w:tcBorders>
          </w:tcPr>
          <w:p w:rsidR="009C61FF" w:rsidRDefault="009C61FF" w:rsidP="009C61FF">
            <w:pPr>
              <w:spacing w:before="10"/>
              <w:ind w:left="102"/>
              <w:rPr>
                <w:sz w:val="24"/>
                <w:szCs w:val="24"/>
              </w:rPr>
            </w:pP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G</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ntel(R)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HR 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hics 3000</w:t>
            </w:r>
          </w:p>
        </w:tc>
      </w:tr>
      <w:tr w:rsidR="009C61FF" w:rsidTr="009C61FF">
        <w:trPr>
          <w:trHeight w:hRule="exact" w:val="326"/>
        </w:trPr>
        <w:tc>
          <w:tcPr>
            <w:tcW w:w="3920" w:type="dxa"/>
            <w:vMerge/>
            <w:tcBorders>
              <w:left w:val="single" w:sz="5" w:space="0" w:color="000000"/>
              <w:bottom w:val="single" w:sz="5" w:space="0" w:color="000000"/>
              <w:right w:val="single" w:sz="5" w:space="0" w:color="000000"/>
            </w:tcBorders>
          </w:tcPr>
          <w:p w:rsidR="009C61FF" w:rsidRDefault="009C61FF" w:rsidP="009C61FF"/>
        </w:tc>
        <w:tc>
          <w:tcPr>
            <w:tcW w:w="3821" w:type="dxa"/>
            <w:tcBorders>
              <w:top w:val="single" w:sz="5" w:space="0" w:color="000000"/>
              <w:left w:val="single" w:sz="5" w:space="0" w:color="000000"/>
              <w:bottom w:val="single" w:sz="5" w:space="0" w:color="000000"/>
              <w:right w:val="single" w:sz="5" w:space="0" w:color="000000"/>
            </w:tcBorders>
          </w:tcPr>
          <w:p w:rsidR="009C61FF" w:rsidRDefault="009C61FF" w:rsidP="009C61FF">
            <w:pPr>
              <w:spacing w:before="12"/>
              <w:ind w:left="102"/>
              <w:rPr>
                <w:sz w:val="24"/>
                <w:szCs w:val="24"/>
              </w:rPr>
            </w:pPr>
            <w:r>
              <w:rPr>
                <w:rFonts w:ascii="Times New Roman" w:eastAsia="Times New Roman" w:hAnsi="Times New Roman" w:cs="Times New Roman"/>
                <w:i/>
                <w:sz w:val="24"/>
                <w:szCs w:val="24"/>
              </w:rPr>
              <w:t xml:space="preserve">Hard </w:t>
            </w:r>
            <w:r>
              <w:rPr>
                <w:rFonts w:ascii="Times New Roman" w:eastAsia="Times New Roman" w:hAnsi="Times New Roman" w:cs="Times New Roman"/>
                <w:i/>
                <w:spacing w:val="-1"/>
                <w:sz w:val="24"/>
                <w:szCs w:val="24"/>
              </w:rPr>
              <w:t>D</w:t>
            </w:r>
            <w:r>
              <w:rPr>
                <w:rFonts w:ascii="Times New Roman" w:eastAsia="Times New Roman" w:hAnsi="Times New Roman" w:cs="Times New Roman"/>
                <w:i/>
                <w:sz w:val="24"/>
                <w:szCs w:val="24"/>
              </w:rPr>
              <w:t>riv</w:t>
            </w:r>
            <w:r>
              <w:rPr>
                <w:rFonts w:ascii="Times New Roman" w:eastAsia="Times New Roman" w:hAnsi="Times New Roman" w:cs="Times New Roman"/>
                <w:i/>
                <w:spacing w:val="-1"/>
                <w:sz w:val="24"/>
                <w:szCs w:val="24"/>
              </w:rPr>
              <w:t>e</w:t>
            </w:r>
            <w:r>
              <w:rPr>
                <w:rFonts w:ascii="Times New Roman" w:eastAsia="Times New Roman" w:hAnsi="Times New Roman" w:cs="Times New Roman"/>
                <w:sz w:val="24"/>
                <w:szCs w:val="24"/>
              </w:rPr>
              <w:t>: 320</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D</w:t>
            </w:r>
            <w:r>
              <w:rPr>
                <w:rFonts w:ascii="Times New Roman" w:eastAsia="Times New Roman" w:hAnsi="Times New Roman" w:cs="Times New Roman"/>
                <w:sz w:val="24"/>
                <w:szCs w:val="24"/>
              </w:rPr>
              <w:t>D</w:t>
            </w:r>
          </w:p>
        </w:tc>
      </w:tr>
    </w:tbl>
    <w:p w:rsidR="009C61FF" w:rsidRDefault="009C61FF" w:rsidP="009C61FF">
      <w:pPr>
        <w:sectPr w:rsidR="009C61FF">
          <w:type w:val="continuous"/>
          <w:pgSz w:w="11920" w:h="16840"/>
          <w:pgMar w:top="1340" w:right="1140" w:bottom="280" w:left="1680" w:header="720" w:footer="720" w:gutter="0"/>
          <w:cols w:space="720"/>
        </w:sectPr>
      </w:pPr>
    </w:p>
    <w:p w:rsidR="009C61FF" w:rsidRDefault="009C61FF" w:rsidP="009C61FF">
      <w:pPr>
        <w:spacing w:line="200" w:lineRule="exact"/>
      </w:pPr>
    </w:p>
    <w:p w:rsidR="009C61FF" w:rsidRDefault="009C61FF" w:rsidP="009C61FF">
      <w:pPr>
        <w:spacing w:before="29"/>
        <w:ind w:left="588"/>
        <w:rPr>
          <w:sz w:val="24"/>
          <w:szCs w:val="24"/>
        </w:rPr>
      </w:pPr>
      <w:r>
        <w:rPr>
          <w:rFonts w:ascii="Times New Roman" w:eastAsia="Times New Roman" w:hAnsi="Times New Roman" w:cs="Times New Roman"/>
          <w:b/>
          <w:sz w:val="24"/>
          <w:szCs w:val="24"/>
        </w:rPr>
        <w:t xml:space="preserve">3.4     </w:t>
      </w:r>
      <w:r>
        <w:rPr>
          <w:rFonts w:ascii="Times New Roman" w:eastAsia="Times New Roman" w:hAnsi="Times New Roman" w:cs="Times New Roman"/>
          <w:b/>
          <w:spacing w:val="-3"/>
          <w:sz w:val="24"/>
          <w:szCs w:val="24"/>
        </w:rPr>
        <w:t>P</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oses Bis</w:t>
      </w:r>
      <w:r>
        <w:rPr>
          <w:rFonts w:ascii="Times New Roman" w:eastAsia="Times New Roman" w:hAnsi="Times New Roman" w:cs="Times New Roman"/>
          <w:b/>
          <w:spacing w:val="1"/>
          <w:sz w:val="24"/>
          <w:szCs w:val="24"/>
        </w:rPr>
        <w:t>n</w:t>
      </w:r>
      <w:r>
        <w:rPr>
          <w:rFonts w:ascii="Times New Roman" w:eastAsia="Times New Roman" w:hAnsi="Times New Roman" w:cs="Times New Roman"/>
          <w:b/>
          <w:sz w:val="24"/>
          <w:szCs w:val="24"/>
        </w:rPr>
        <w:t>is</w:t>
      </w:r>
    </w:p>
    <w:p w:rsidR="009C61FF" w:rsidRDefault="009C61FF" w:rsidP="009C61FF">
      <w:pPr>
        <w:spacing w:before="13" w:line="280" w:lineRule="exact"/>
        <w:rPr>
          <w:sz w:val="28"/>
          <w:szCs w:val="28"/>
        </w:rPr>
      </w:pPr>
    </w:p>
    <w:p w:rsidR="009C61FF" w:rsidRDefault="009C61FF" w:rsidP="009C61FF">
      <w:pPr>
        <w:spacing w:line="360" w:lineRule="auto"/>
        <w:ind w:left="588" w:right="1137" w:firstLine="677"/>
        <w:jc w:val="both"/>
        <w:rPr>
          <w:sz w:val="24"/>
          <w:szCs w:val="24"/>
        </w:rPr>
      </w:pPr>
      <w:proofErr w:type="gramStart"/>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isn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me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ra  </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rafik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lan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lan</w:t>
      </w:r>
      <w:r>
        <w:rPr>
          <w:rFonts w:ascii="Times New Roman" w:eastAsia="Times New Roman" w:hAnsi="Times New Roman" w:cs="Times New Roman"/>
          <w:spacing w:val="-3"/>
          <w:sz w:val="24"/>
          <w:szCs w:val="24"/>
        </w:rPr>
        <w:t>g</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u</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uta</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1"/>
          <w:sz w:val="24"/>
          <w:szCs w:val="24"/>
        </w:rPr>
        <w:t>-</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ru</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osed</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r</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z w:val="24"/>
          <w:szCs w:val="24"/>
        </w:rPr>
        <w:t>a</w:t>
      </w:r>
      <w:r>
        <w:rPr>
          <w:rFonts w:ascii="Times New Roman" w:eastAsia="Times New Roman" w:hAnsi="Times New Roman" w:cs="Times New Roman"/>
          <w:spacing w:val="56"/>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T  Media</w:t>
      </w:r>
      <w:r>
        <w:rPr>
          <w:rFonts w:ascii="Times New Roman" w:eastAsia="Times New Roman" w:hAnsi="Times New Roman" w:cs="Times New Roman"/>
          <w:spacing w:val="56"/>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ea</w:t>
      </w:r>
      <w:r>
        <w:rPr>
          <w:rFonts w:ascii="Times New Roman" w:eastAsia="Times New Roman" w:hAnsi="Times New Roman" w:cs="Times New Roman"/>
          <w:sz w:val="24"/>
          <w:szCs w:val="24"/>
        </w:rPr>
        <w:t>si</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olus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ndo.</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ros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 bisn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memb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ntu</w:t>
      </w:r>
      <w:r>
        <w:rPr>
          <w:rFonts w:ascii="Times New Roman" w:eastAsia="Times New Roman" w:hAnsi="Times New Roman" w:cs="Times New Roman"/>
          <w:spacing w:val="2"/>
          <w:sz w:val="24"/>
          <w:szCs w:val="24"/>
        </w:rPr>
        <w:t xml:space="preserve"> k</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a untuk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melihat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ntuk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ma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proofErr w:type="gramStart"/>
      <w:r>
        <w:rPr>
          <w:rFonts w:ascii="Times New Roman" w:eastAsia="Times New Roman" w:hAnsi="Times New Roman" w:cs="Times New Roman"/>
          <w:sz w:val="24"/>
          <w:szCs w:val="24"/>
        </w:rPr>
        <w:t>men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mp</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lkan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2"/>
          <w:sz w:val="24"/>
          <w:szCs w:val="24"/>
        </w:rPr>
        <w:t>g</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ma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si</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bo</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mb</w:t>
      </w:r>
      <w:r>
        <w:rPr>
          <w:rFonts w:ascii="Times New Roman" w:eastAsia="Times New Roman" w:hAnsi="Times New Roman" w:cs="Times New Roman"/>
          <w:sz w:val="24"/>
          <w:szCs w:val="24"/>
        </w:rPr>
        <w:t xml:space="preserve">ol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2"/>
          <w:sz w:val="24"/>
          <w:szCs w:val="24"/>
        </w:rPr>
        <w:t xml:space="preserve"> </w:t>
      </w:r>
      <w:proofErr w:type="gramStart"/>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rikut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oses bisn</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 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stem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njad</w:t>
      </w:r>
      <w:r>
        <w:rPr>
          <w:rFonts w:ascii="Times New Roman" w:eastAsia="Times New Roman" w:hAnsi="Times New Roman" w:cs="Times New Roman"/>
          <w:spacing w:val="-1"/>
          <w:sz w:val="24"/>
          <w:szCs w:val="24"/>
        </w:rPr>
        <w:t>wa</w:t>
      </w:r>
      <w:r>
        <w:rPr>
          <w:rFonts w:ascii="Times New Roman" w:eastAsia="Times New Roman" w:hAnsi="Times New Roman" w:cs="Times New Roman"/>
          <w:sz w:val="24"/>
          <w:szCs w:val="24"/>
        </w:rPr>
        <w:t>lan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teknisi 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Media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si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olus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ndo :</w:t>
      </w:r>
    </w:p>
    <w:p w:rsidR="009C61FF" w:rsidRDefault="009C61FF" w:rsidP="009C61FF">
      <w:pPr>
        <w:spacing w:line="200" w:lineRule="exact"/>
      </w:pPr>
    </w:p>
    <w:p w:rsidR="009C61FF" w:rsidRDefault="009C61FF" w:rsidP="009C61FF">
      <w:pPr>
        <w:spacing w:before="4" w:line="220" w:lineRule="exact"/>
      </w:pPr>
    </w:p>
    <w:p w:rsidR="009C61FF" w:rsidRDefault="009C61FF" w:rsidP="009C61FF">
      <w:pPr>
        <w:ind w:left="902"/>
      </w:pPr>
      <w:r>
        <w:rPr>
          <w:noProof/>
        </w:rPr>
        <w:drawing>
          <wp:inline distT="0" distB="0" distL="0" distR="0">
            <wp:extent cx="5514975" cy="3343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4975" cy="3343275"/>
                    </a:xfrm>
                    <a:prstGeom prst="rect">
                      <a:avLst/>
                    </a:prstGeom>
                    <a:noFill/>
                    <a:ln>
                      <a:noFill/>
                    </a:ln>
                  </pic:spPr>
                </pic:pic>
              </a:graphicData>
            </a:graphic>
          </wp:inline>
        </w:drawing>
      </w:r>
    </w:p>
    <w:p w:rsidR="009C61FF" w:rsidRDefault="009C61FF" w:rsidP="009C61FF">
      <w:pPr>
        <w:spacing w:before="15" w:line="280" w:lineRule="exact"/>
        <w:rPr>
          <w:sz w:val="28"/>
          <w:szCs w:val="28"/>
        </w:rPr>
      </w:pPr>
    </w:p>
    <w:p w:rsidR="009C61FF" w:rsidRDefault="009C61FF" w:rsidP="009C61FF">
      <w:pPr>
        <w:ind w:left="2377"/>
        <w:rPr>
          <w:sz w:val="24"/>
          <w:szCs w:val="24"/>
        </w:rPr>
      </w:pP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 xml:space="preserve">3.2 </w:t>
      </w:r>
      <w:r>
        <w:rPr>
          <w:rFonts w:ascii="Times New Roman" w:eastAsia="Times New Roman" w:hAnsi="Times New Roman" w:cs="Times New Roman"/>
          <w:i/>
          <w:sz w:val="24"/>
          <w:szCs w:val="24"/>
        </w:rPr>
        <w:t>Flo</w:t>
      </w:r>
      <w:r>
        <w:rPr>
          <w:rFonts w:ascii="Times New Roman" w:eastAsia="Times New Roman" w:hAnsi="Times New Roman" w:cs="Times New Roman"/>
          <w:i/>
          <w:spacing w:val="1"/>
          <w:sz w:val="24"/>
          <w:szCs w:val="24"/>
        </w:rPr>
        <w:t>w</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hart</w:t>
      </w:r>
      <w:r>
        <w:rPr>
          <w:rFonts w:ascii="Times New Roman" w:eastAsia="Times New Roman" w:hAnsi="Times New Roman" w:cs="Times New Roman"/>
          <w:i/>
          <w:spacing w:val="4"/>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p>
    <w:p w:rsidR="009C61FF" w:rsidRDefault="009C61FF" w:rsidP="009C61FF">
      <w:pPr>
        <w:spacing w:before="2" w:line="100" w:lineRule="exact"/>
        <w:rPr>
          <w:sz w:val="10"/>
          <w:szCs w:val="10"/>
        </w:rPr>
      </w:pP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b/>
          <w:sz w:val="24"/>
          <w:szCs w:val="24"/>
        </w:rPr>
        <w:t xml:space="preserve">3.5    </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z w:val="24"/>
          <w:szCs w:val="24"/>
        </w:rPr>
        <w:t>U</w:t>
      </w:r>
      <w:r>
        <w:rPr>
          <w:rFonts w:ascii="Times New Roman" w:eastAsia="Times New Roman" w:hAnsi="Times New Roman" w:cs="Times New Roman"/>
          <w:b/>
          <w:spacing w:val="-1"/>
          <w:sz w:val="24"/>
          <w:szCs w:val="24"/>
        </w:rPr>
        <w:t>M</w:t>
      </w:r>
      <w:r>
        <w:rPr>
          <w:rFonts w:ascii="Times New Roman" w:eastAsia="Times New Roman" w:hAnsi="Times New Roman" w:cs="Times New Roman"/>
          <w:b/>
          <w:sz w:val="24"/>
          <w:szCs w:val="24"/>
        </w:rPr>
        <w:t>L</w:t>
      </w:r>
      <w:r>
        <w:rPr>
          <w:rFonts w:ascii="Times New Roman" w:eastAsia="Times New Roman" w:hAnsi="Times New Roman" w:cs="Times New Roman"/>
          <w:b/>
          <w:spacing w:val="1"/>
          <w:sz w:val="24"/>
          <w:szCs w:val="24"/>
        </w:rPr>
        <w:t xml:space="preserve"> S</w:t>
      </w:r>
      <w:r>
        <w:rPr>
          <w:rFonts w:ascii="Times New Roman" w:eastAsia="Times New Roman" w:hAnsi="Times New Roman" w:cs="Times New Roman"/>
          <w:b/>
          <w:sz w:val="24"/>
          <w:szCs w:val="24"/>
        </w:rPr>
        <w:t>ist</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m</w:t>
      </w:r>
      <w:r>
        <w:rPr>
          <w:rFonts w:ascii="Times New Roman" w:eastAsia="Times New Roman" w:hAnsi="Times New Roman" w:cs="Times New Roman"/>
          <w:b/>
          <w:spacing w:val="-3"/>
          <w:sz w:val="24"/>
          <w:szCs w:val="24"/>
        </w:rPr>
        <w:t xml:space="preserve"> </w:t>
      </w:r>
      <w:r>
        <w:rPr>
          <w:rFonts w:ascii="Times New Roman" w:eastAsia="Times New Roman" w:hAnsi="Times New Roman" w:cs="Times New Roman"/>
          <w:b/>
          <w:sz w:val="24"/>
          <w:szCs w:val="24"/>
        </w:rPr>
        <w:t>B</w:t>
      </w:r>
      <w:r>
        <w:rPr>
          <w:rFonts w:ascii="Times New Roman" w:eastAsia="Times New Roman" w:hAnsi="Times New Roman" w:cs="Times New Roman"/>
          <w:b/>
          <w:spacing w:val="-1"/>
          <w:sz w:val="24"/>
          <w:szCs w:val="24"/>
        </w:rPr>
        <w:t>er</w:t>
      </w:r>
      <w:r>
        <w:rPr>
          <w:rFonts w:ascii="Times New Roman" w:eastAsia="Times New Roman" w:hAnsi="Times New Roman" w:cs="Times New Roman"/>
          <w:b/>
          <w:sz w:val="24"/>
          <w:szCs w:val="24"/>
        </w:rPr>
        <w:t>jalan</w:t>
      </w:r>
    </w:p>
    <w:p w:rsidR="009C61FF" w:rsidRDefault="009C61FF" w:rsidP="009C61FF">
      <w:pPr>
        <w:spacing w:before="2" w:line="120" w:lineRule="exact"/>
        <w:rPr>
          <w:sz w:val="13"/>
          <w:szCs w:val="13"/>
        </w:rPr>
      </w:pPr>
    </w:p>
    <w:p w:rsidR="009C61FF" w:rsidRDefault="009C61FF" w:rsidP="009C61FF">
      <w:pPr>
        <w:spacing w:line="360" w:lineRule="auto"/>
        <w:ind w:left="588" w:right="1138" w:firstLine="720"/>
        <w:jc w:val="both"/>
        <w:rPr>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rikut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i/>
          <w:sz w:val="24"/>
          <w:szCs w:val="24"/>
        </w:rPr>
        <w:t xml:space="preserve">Use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ase Diagram</w:t>
      </w:r>
      <w:r>
        <w:rPr>
          <w:rFonts w:ascii="Times New Roman" w:eastAsia="Times New Roman" w:hAnsi="Times New Roman" w:cs="Times New Roman"/>
          <w:i/>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i/>
          <w:sz w:val="24"/>
          <w:szCs w:val="24"/>
        </w:rPr>
        <w:t>A</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y Diagram</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 xml:space="preserve">tem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p>
    <w:p w:rsidR="009C61FF" w:rsidRDefault="009C61FF" w:rsidP="009C61FF">
      <w:pPr>
        <w:spacing w:line="200" w:lineRule="exact"/>
      </w:pPr>
    </w:p>
    <w:p w:rsidR="009C61FF" w:rsidRDefault="009C61FF" w:rsidP="009C61FF">
      <w:pPr>
        <w:spacing w:before="3" w:line="220" w:lineRule="exact"/>
      </w:pPr>
    </w:p>
    <w:p w:rsidR="009C61FF" w:rsidRDefault="009C61FF" w:rsidP="009C61FF">
      <w:pPr>
        <w:ind w:left="588"/>
        <w:rPr>
          <w:sz w:val="24"/>
          <w:szCs w:val="24"/>
        </w:rPr>
      </w:pPr>
      <w:r>
        <w:rPr>
          <w:rFonts w:ascii="Times New Roman" w:eastAsia="Times New Roman" w:hAnsi="Times New Roman" w:cs="Times New Roman"/>
          <w:b/>
          <w:sz w:val="24"/>
          <w:szCs w:val="24"/>
        </w:rPr>
        <w:t>3.5.1</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z w:val="24"/>
          <w:szCs w:val="24"/>
        </w:rPr>
        <w:t>Use</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 xml:space="preserve">Case </w:t>
      </w:r>
      <w:r>
        <w:rPr>
          <w:rFonts w:ascii="Times New Roman" w:eastAsia="Times New Roman" w:hAnsi="Times New Roman" w:cs="Times New Roman"/>
          <w:b/>
          <w:spacing w:val="-1"/>
          <w:sz w:val="24"/>
          <w:szCs w:val="24"/>
        </w:rPr>
        <w:t>D</w:t>
      </w:r>
      <w:r>
        <w:rPr>
          <w:rFonts w:ascii="Times New Roman" w:eastAsia="Times New Roman" w:hAnsi="Times New Roman" w:cs="Times New Roman"/>
          <w:b/>
          <w:sz w:val="24"/>
          <w:szCs w:val="24"/>
        </w:rPr>
        <w:t>iagr</w:t>
      </w:r>
      <w:r>
        <w:rPr>
          <w:rFonts w:ascii="Times New Roman" w:eastAsia="Times New Roman" w:hAnsi="Times New Roman" w:cs="Times New Roman"/>
          <w:b/>
          <w:spacing w:val="2"/>
          <w:sz w:val="24"/>
          <w:szCs w:val="24"/>
        </w:rPr>
        <w:t>a</w:t>
      </w:r>
      <w:r>
        <w:rPr>
          <w:rFonts w:ascii="Times New Roman" w:eastAsia="Times New Roman" w:hAnsi="Times New Roman" w:cs="Times New Roman"/>
          <w:b/>
          <w:sz w:val="24"/>
          <w:szCs w:val="24"/>
        </w:rPr>
        <w:t xml:space="preserve">m </w:t>
      </w:r>
      <w:r>
        <w:rPr>
          <w:rFonts w:ascii="Times New Roman" w:eastAsia="Times New Roman" w:hAnsi="Times New Roman" w:cs="Times New Roman"/>
          <w:b/>
          <w:spacing w:val="1"/>
          <w:sz w:val="24"/>
          <w:szCs w:val="24"/>
        </w:rPr>
        <w:t>S</w:t>
      </w:r>
      <w:r>
        <w:rPr>
          <w:rFonts w:ascii="Times New Roman" w:eastAsia="Times New Roman" w:hAnsi="Times New Roman" w:cs="Times New Roman"/>
          <w:b/>
          <w:sz w:val="24"/>
          <w:szCs w:val="24"/>
        </w:rPr>
        <w:t>ist</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m</w:t>
      </w:r>
      <w:r>
        <w:rPr>
          <w:rFonts w:ascii="Times New Roman" w:eastAsia="Times New Roman" w:hAnsi="Times New Roman" w:cs="Times New Roman"/>
          <w:b/>
          <w:spacing w:val="-3"/>
          <w:sz w:val="24"/>
          <w:szCs w:val="24"/>
        </w:rPr>
        <w:t xml:space="preserve"> </w:t>
      </w:r>
      <w:r>
        <w:rPr>
          <w:rFonts w:ascii="Times New Roman" w:eastAsia="Times New Roman" w:hAnsi="Times New Roman" w:cs="Times New Roman"/>
          <w:b/>
          <w:sz w:val="24"/>
          <w:szCs w:val="24"/>
        </w:rPr>
        <w:t>B</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jalan</w:t>
      </w:r>
    </w:p>
    <w:p w:rsidR="009C61FF" w:rsidRDefault="009C61FF" w:rsidP="009C61FF">
      <w:pPr>
        <w:spacing w:before="2" w:line="120" w:lineRule="exact"/>
        <w:rPr>
          <w:sz w:val="13"/>
          <w:szCs w:val="13"/>
        </w:rPr>
      </w:pPr>
    </w:p>
    <w:p w:rsidR="009C61FF" w:rsidRDefault="009C61FF" w:rsidP="009C61FF">
      <w:pPr>
        <w:ind w:left="1155"/>
        <w:rPr>
          <w:sz w:val="24"/>
          <w:szCs w:val="24"/>
        </w:rPr>
        <w:sectPr w:rsidR="009C61FF">
          <w:pgSz w:w="11920" w:h="16840"/>
          <w:pgMar w:top="960" w:right="520" w:bottom="280" w:left="1680" w:header="731" w:footer="0" w:gutter="0"/>
          <w:cols w:space="720"/>
        </w:sectPr>
      </w:pPr>
      <w:r>
        <w:rPr>
          <w:rFonts w:ascii="Times New Roman" w:eastAsia="Times New Roman" w:hAnsi="Times New Roman" w:cs="Times New Roman"/>
          <w:sz w:val="24"/>
          <w:szCs w:val="24"/>
        </w:rPr>
        <w:t>Ad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 d</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z w:val="24"/>
          <w:szCs w:val="24"/>
        </w:rPr>
        <w:t>U</w:t>
      </w:r>
      <w:r>
        <w:rPr>
          <w:rFonts w:ascii="Times New Roman" w:eastAsia="Times New Roman" w:hAnsi="Times New Roman" w:cs="Times New Roman"/>
          <w:i/>
          <w:spacing w:val="2"/>
          <w:sz w:val="24"/>
          <w:szCs w:val="24"/>
        </w:rPr>
        <w:t>s</w:t>
      </w:r>
      <w:r>
        <w:rPr>
          <w:rFonts w:ascii="Times New Roman" w:eastAsia="Times New Roman" w:hAnsi="Times New Roman" w:cs="Times New Roman"/>
          <w:i/>
          <w:sz w:val="24"/>
          <w:szCs w:val="24"/>
        </w:rPr>
        <w:t>e</w:t>
      </w:r>
      <w:r>
        <w:rPr>
          <w:rFonts w:ascii="Times New Roman" w:eastAsia="Times New Roman" w:hAnsi="Times New Roman" w:cs="Times New Roman"/>
          <w:i/>
          <w:spacing w:val="2"/>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ase </w:t>
      </w:r>
      <w:r>
        <w:rPr>
          <w:rFonts w:ascii="Times New Roman" w:eastAsia="Times New Roman" w:hAnsi="Times New Roman" w:cs="Times New Roman"/>
          <w:i/>
          <w:spacing w:val="-1"/>
          <w:sz w:val="24"/>
          <w:szCs w:val="24"/>
        </w:rPr>
        <w:t>D</w:t>
      </w:r>
      <w:r>
        <w:rPr>
          <w:rFonts w:ascii="Times New Roman" w:eastAsia="Times New Roman" w:hAnsi="Times New Roman" w:cs="Times New Roman"/>
          <w:i/>
          <w:sz w:val="24"/>
          <w:szCs w:val="24"/>
        </w:rPr>
        <w:t xml:space="preserve">iagram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Be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 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rikut :</w:t>
      </w:r>
    </w:p>
    <w:p w:rsidR="009C61FF" w:rsidRDefault="009C61FF" w:rsidP="009C61FF">
      <w:pPr>
        <w:spacing w:before="9" w:line="100" w:lineRule="exact"/>
        <w:rPr>
          <w:sz w:val="10"/>
          <w:szCs w:val="10"/>
        </w:rPr>
      </w:pPr>
    </w:p>
    <w:p w:rsidR="009C61FF" w:rsidRDefault="009C61FF" w:rsidP="009C61FF">
      <w:pPr>
        <w:spacing w:line="200" w:lineRule="exact"/>
      </w:pPr>
    </w:p>
    <w:p w:rsidR="009C61FF" w:rsidRDefault="009C61FF" w:rsidP="009C61FF">
      <w:pPr>
        <w:spacing w:line="200" w:lineRule="exact"/>
      </w:pPr>
    </w:p>
    <w:p w:rsidR="009C61FF" w:rsidRDefault="009C61FF" w:rsidP="009C61FF">
      <w:pPr>
        <w:spacing w:line="200" w:lineRule="exact"/>
      </w:pPr>
    </w:p>
    <w:p w:rsidR="009C61FF" w:rsidRDefault="009C61FF" w:rsidP="009C61FF">
      <w:pPr>
        <w:spacing w:line="200" w:lineRule="exact"/>
      </w:pPr>
    </w:p>
    <w:p w:rsidR="009C61FF" w:rsidRDefault="009C61FF" w:rsidP="009C61FF">
      <w:pPr>
        <w:spacing w:line="200" w:lineRule="exact"/>
      </w:pPr>
    </w:p>
    <w:p w:rsidR="009C61FF" w:rsidRDefault="009C61FF" w:rsidP="009C61FF">
      <w:pPr>
        <w:spacing w:before="29"/>
        <w:ind w:left="1155"/>
        <w:rPr>
          <w:sz w:val="24"/>
          <w:szCs w:val="24"/>
        </w:rPr>
      </w:pPr>
      <w:r>
        <w:rPr>
          <w:rFonts w:ascii="Times New Roman" w:eastAsia="Times New Roman" w:hAnsi="Times New Roman" w:cs="Times New Roman"/>
          <w:sz w:val="24"/>
          <w:szCs w:val="24"/>
        </w:rPr>
        <w:t>1.   Use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Adm</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n :</w:t>
      </w:r>
      <w:proofErr w:type="gramEnd"/>
    </w:p>
    <w:p w:rsidR="009C61FF" w:rsidRDefault="009C61FF" w:rsidP="009C61FF">
      <w:pPr>
        <w:spacing w:before="4" w:line="140" w:lineRule="exact"/>
        <w:rPr>
          <w:sz w:val="14"/>
          <w:szCs w:val="14"/>
        </w:rPr>
      </w:pPr>
    </w:p>
    <w:p w:rsidR="009C61FF" w:rsidRDefault="009C61FF" w:rsidP="009C61FF">
      <w:pPr>
        <w:spacing w:line="200" w:lineRule="exact"/>
      </w:pPr>
    </w:p>
    <w:p w:rsidR="009C61FF" w:rsidRDefault="009C61FF" w:rsidP="009C61FF">
      <w:pPr>
        <w:ind w:left="1256"/>
      </w:pPr>
      <w:r>
        <w:rPr>
          <w:noProof/>
        </w:rPr>
        <w:drawing>
          <wp:inline distT="0" distB="0" distL="0" distR="0">
            <wp:extent cx="4210050" cy="2257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10050" cy="2257425"/>
                    </a:xfrm>
                    <a:prstGeom prst="rect">
                      <a:avLst/>
                    </a:prstGeom>
                    <a:noFill/>
                    <a:ln>
                      <a:noFill/>
                    </a:ln>
                  </pic:spPr>
                </pic:pic>
              </a:graphicData>
            </a:graphic>
          </wp:inline>
        </w:drawing>
      </w:r>
    </w:p>
    <w:p w:rsidR="009C61FF" w:rsidRDefault="009C61FF" w:rsidP="009C61FF">
      <w:pPr>
        <w:spacing w:before="14" w:line="280" w:lineRule="exact"/>
        <w:rPr>
          <w:sz w:val="28"/>
          <w:szCs w:val="28"/>
        </w:rPr>
      </w:pPr>
    </w:p>
    <w:p w:rsidR="009C61FF" w:rsidRDefault="009C61FF" w:rsidP="009C61FF">
      <w:pPr>
        <w:ind w:left="1798" w:right="1333"/>
        <w:jc w:val="center"/>
        <w:rPr>
          <w:sz w:val="24"/>
          <w:szCs w:val="24"/>
        </w:rPr>
      </w:pP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b/>
          <w:spacing w:val="1"/>
          <w:sz w:val="24"/>
          <w:szCs w:val="24"/>
        </w:rPr>
        <w:t>.</w:t>
      </w:r>
      <w:r>
        <w:rPr>
          <w:rFonts w:ascii="Times New Roman" w:eastAsia="Times New Roman" w:hAnsi="Times New Roman" w:cs="Times New Roman"/>
          <w:b/>
          <w:sz w:val="24"/>
          <w:szCs w:val="24"/>
        </w:rPr>
        <w:t xml:space="preserve">3 </w:t>
      </w:r>
      <w:r>
        <w:rPr>
          <w:rFonts w:ascii="Times New Roman" w:eastAsia="Times New Roman" w:hAnsi="Times New Roman" w:cs="Times New Roman"/>
          <w:i/>
          <w:sz w:val="24"/>
          <w:szCs w:val="24"/>
        </w:rPr>
        <w:t>U</w:t>
      </w:r>
      <w:r>
        <w:rPr>
          <w:rFonts w:ascii="Times New Roman" w:eastAsia="Times New Roman" w:hAnsi="Times New Roman" w:cs="Times New Roman"/>
          <w:i/>
          <w:spacing w:val="2"/>
          <w:sz w:val="24"/>
          <w:szCs w:val="24"/>
        </w:rPr>
        <w:t>s</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ase </w:t>
      </w:r>
      <w:r>
        <w:rPr>
          <w:rFonts w:ascii="Times New Roman" w:eastAsia="Times New Roman" w:hAnsi="Times New Roman" w:cs="Times New Roman"/>
          <w:i/>
          <w:spacing w:val="1"/>
          <w:sz w:val="24"/>
          <w:szCs w:val="24"/>
        </w:rPr>
        <w:t>D</w:t>
      </w:r>
      <w:r>
        <w:rPr>
          <w:rFonts w:ascii="Times New Roman" w:eastAsia="Times New Roman" w:hAnsi="Times New Roman" w:cs="Times New Roman"/>
          <w:i/>
          <w:sz w:val="24"/>
          <w:szCs w:val="24"/>
        </w:rPr>
        <w:t xml:space="preserve">iagram </w:t>
      </w:r>
      <w:r>
        <w:rPr>
          <w:rFonts w:ascii="Times New Roman" w:eastAsia="Times New Roman" w:hAnsi="Times New Roman" w:cs="Times New Roman"/>
          <w:sz w:val="24"/>
          <w:szCs w:val="24"/>
        </w:rPr>
        <w:t xml:space="preserve">Admin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Be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p>
    <w:p w:rsidR="009C61FF" w:rsidRDefault="009C61FF" w:rsidP="009C61FF">
      <w:pPr>
        <w:spacing w:before="18" w:line="280" w:lineRule="exact"/>
        <w:rPr>
          <w:sz w:val="28"/>
          <w:szCs w:val="28"/>
        </w:rPr>
      </w:pPr>
    </w:p>
    <w:p w:rsidR="009C61FF" w:rsidRDefault="009C61FF" w:rsidP="009C61FF">
      <w:pPr>
        <w:ind w:left="1155"/>
        <w:rPr>
          <w:sz w:val="24"/>
          <w:szCs w:val="24"/>
        </w:rPr>
      </w:pPr>
      <w:r>
        <w:rPr>
          <w:rFonts w:ascii="Times New Roman" w:eastAsia="Times New Roman" w:hAnsi="Times New Roman" w:cs="Times New Roman"/>
          <w:sz w:val="24"/>
          <w:szCs w:val="24"/>
        </w:rPr>
        <w:t>2.   Use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proofErr w:type="gramEnd"/>
    </w:p>
    <w:p w:rsidR="009C61FF" w:rsidRDefault="009C61FF" w:rsidP="009C61FF">
      <w:pPr>
        <w:spacing w:before="2" w:line="140" w:lineRule="exact"/>
        <w:rPr>
          <w:sz w:val="14"/>
          <w:szCs w:val="14"/>
        </w:rPr>
      </w:pPr>
    </w:p>
    <w:p w:rsidR="009C61FF" w:rsidRDefault="009C61FF" w:rsidP="009C61FF">
      <w:pPr>
        <w:spacing w:line="200" w:lineRule="exact"/>
      </w:pPr>
    </w:p>
    <w:p w:rsidR="009C61FF" w:rsidRDefault="009C61FF" w:rsidP="009C61FF">
      <w:pPr>
        <w:ind w:left="1106"/>
      </w:pPr>
      <w:r>
        <w:rPr>
          <w:noProof/>
        </w:rPr>
        <w:drawing>
          <wp:inline distT="0" distB="0" distL="0" distR="0">
            <wp:extent cx="440055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00550" cy="2476500"/>
                    </a:xfrm>
                    <a:prstGeom prst="rect">
                      <a:avLst/>
                    </a:prstGeom>
                    <a:noFill/>
                    <a:ln>
                      <a:noFill/>
                    </a:ln>
                  </pic:spPr>
                </pic:pic>
              </a:graphicData>
            </a:graphic>
          </wp:inline>
        </w:drawing>
      </w:r>
    </w:p>
    <w:p w:rsidR="009C61FF" w:rsidRDefault="009C61FF" w:rsidP="009C61FF">
      <w:pPr>
        <w:spacing w:before="8" w:line="280" w:lineRule="exact"/>
        <w:rPr>
          <w:sz w:val="28"/>
          <w:szCs w:val="28"/>
        </w:rPr>
      </w:pPr>
    </w:p>
    <w:p w:rsidR="009C61FF" w:rsidRDefault="009C61FF" w:rsidP="009C61FF">
      <w:pPr>
        <w:ind w:left="1402" w:right="937"/>
        <w:jc w:val="center"/>
        <w:rPr>
          <w:sz w:val="24"/>
          <w:szCs w:val="24"/>
        </w:rPr>
        <w:sectPr w:rsidR="009C61FF">
          <w:pgSz w:w="11920" w:h="16840"/>
          <w:pgMar w:top="960" w:right="1580" w:bottom="280" w:left="1680" w:header="731" w:footer="0" w:gutter="0"/>
          <w:cols w:space="720"/>
        </w:sectPr>
      </w:pP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b/>
          <w:spacing w:val="1"/>
          <w:sz w:val="24"/>
          <w:szCs w:val="24"/>
        </w:rPr>
        <w:t>.</w:t>
      </w:r>
      <w:r>
        <w:rPr>
          <w:rFonts w:ascii="Times New Roman" w:eastAsia="Times New Roman" w:hAnsi="Times New Roman" w:cs="Times New Roman"/>
          <w:b/>
          <w:sz w:val="24"/>
          <w:szCs w:val="24"/>
        </w:rPr>
        <w:t xml:space="preserve">4 </w:t>
      </w:r>
      <w:r>
        <w:rPr>
          <w:rFonts w:ascii="Times New Roman" w:eastAsia="Times New Roman" w:hAnsi="Times New Roman" w:cs="Times New Roman"/>
          <w:i/>
          <w:sz w:val="24"/>
          <w:szCs w:val="24"/>
        </w:rPr>
        <w:t>U</w:t>
      </w:r>
      <w:r>
        <w:rPr>
          <w:rFonts w:ascii="Times New Roman" w:eastAsia="Times New Roman" w:hAnsi="Times New Roman" w:cs="Times New Roman"/>
          <w:i/>
          <w:spacing w:val="2"/>
          <w:sz w:val="24"/>
          <w:szCs w:val="24"/>
        </w:rPr>
        <w:t>s</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ase </w:t>
      </w:r>
      <w:r>
        <w:rPr>
          <w:rFonts w:ascii="Times New Roman" w:eastAsia="Times New Roman" w:hAnsi="Times New Roman" w:cs="Times New Roman"/>
          <w:i/>
          <w:spacing w:val="1"/>
          <w:sz w:val="24"/>
          <w:szCs w:val="24"/>
        </w:rPr>
        <w:t>D</w:t>
      </w:r>
      <w:r>
        <w:rPr>
          <w:rFonts w:ascii="Times New Roman" w:eastAsia="Times New Roman" w:hAnsi="Times New Roman" w:cs="Times New Roman"/>
          <w:i/>
          <w:sz w:val="24"/>
          <w:szCs w:val="24"/>
        </w:rPr>
        <w:t xml:space="preserve">iagram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1"/>
          <w:sz w:val="24"/>
          <w:szCs w:val="24"/>
        </w:rPr>
        <w:t xml:space="preserve"> 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Be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p>
    <w:p w:rsidR="009C61FF" w:rsidRDefault="009C61FF" w:rsidP="009C61FF">
      <w:pPr>
        <w:spacing w:line="200" w:lineRule="exact"/>
      </w:pPr>
    </w:p>
    <w:p w:rsidR="009C61FF" w:rsidRDefault="009C61FF" w:rsidP="009C61FF">
      <w:pPr>
        <w:spacing w:line="200" w:lineRule="exact"/>
      </w:pPr>
    </w:p>
    <w:p w:rsidR="009C61FF" w:rsidRDefault="009C61FF" w:rsidP="009C61FF">
      <w:pPr>
        <w:spacing w:before="16" w:line="280" w:lineRule="exact"/>
        <w:rPr>
          <w:sz w:val="28"/>
          <w:szCs w:val="28"/>
        </w:rPr>
      </w:pPr>
    </w:p>
    <w:p w:rsidR="009C61FF" w:rsidRDefault="009C61FF" w:rsidP="009C61FF">
      <w:pPr>
        <w:spacing w:before="29"/>
        <w:ind w:left="1155"/>
        <w:rPr>
          <w:sz w:val="24"/>
          <w:szCs w:val="24"/>
        </w:rPr>
      </w:pPr>
      <w:r>
        <w:rPr>
          <w:rFonts w:ascii="Times New Roman" w:eastAsia="Times New Roman" w:hAnsi="Times New Roman" w:cs="Times New Roman"/>
          <w:sz w:val="24"/>
          <w:szCs w:val="24"/>
        </w:rPr>
        <w:t>3.   Use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ra</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si :</w:t>
      </w:r>
      <w:proofErr w:type="gramEnd"/>
    </w:p>
    <w:p w:rsidR="009C61FF" w:rsidRDefault="009C61FF" w:rsidP="009C61FF">
      <w:pPr>
        <w:spacing w:before="3" w:line="140" w:lineRule="exact"/>
        <w:rPr>
          <w:sz w:val="14"/>
          <w:szCs w:val="14"/>
        </w:rPr>
      </w:pPr>
    </w:p>
    <w:p w:rsidR="009C61FF" w:rsidRDefault="009C61FF" w:rsidP="009C61FF">
      <w:pPr>
        <w:spacing w:line="200" w:lineRule="exact"/>
      </w:pPr>
    </w:p>
    <w:p w:rsidR="009C61FF" w:rsidRDefault="009C61FF" w:rsidP="009C61FF">
      <w:pPr>
        <w:ind w:left="1235"/>
      </w:pPr>
      <w:r>
        <w:rPr>
          <w:noProof/>
        </w:rPr>
        <w:drawing>
          <wp:inline distT="0" distB="0" distL="0" distR="0">
            <wp:extent cx="4248150" cy="2419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8150" cy="2419350"/>
                    </a:xfrm>
                    <a:prstGeom prst="rect">
                      <a:avLst/>
                    </a:prstGeom>
                    <a:noFill/>
                    <a:ln>
                      <a:noFill/>
                    </a:ln>
                  </pic:spPr>
                </pic:pic>
              </a:graphicData>
            </a:graphic>
          </wp:inline>
        </w:drawing>
      </w:r>
    </w:p>
    <w:p w:rsidR="009C61FF" w:rsidRDefault="009C61FF" w:rsidP="009C61FF">
      <w:pPr>
        <w:spacing w:before="7" w:line="280" w:lineRule="exact"/>
        <w:rPr>
          <w:sz w:val="28"/>
          <w:szCs w:val="28"/>
        </w:rPr>
      </w:pPr>
    </w:p>
    <w:p w:rsidR="009C61FF" w:rsidRDefault="009C61FF" w:rsidP="009C61FF">
      <w:pPr>
        <w:ind w:left="2128" w:right="1664"/>
        <w:jc w:val="center"/>
        <w:rPr>
          <w:sz w:val="24"/>
          <w:szCs w:val="24"/>
        </w:rPr>
      </w:pP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 xml:space="preserve">3.5 </w:t>
      </w:r>
      <w:r>
        <w:rPr>
          <w:rFonts w:ascii="Times New Roman" w:eastAsia="Times New Roman" w:hAnsi="Times New Roman" w:cs="Times New Roman"/>
          <w:i/>
          <w:sz w:val="24"/>
          <w:szCs w:val="24"/>
        </w:rPr>
        <w:t>U</w:t>
      </w:r>
      <w:r>
        <w:rPr>
          <w:rFonts w:ascii="Times New Roman" w:eastAsia="Times New Roman" w:hAnsi="Times New Roman" w:cs="Times New Roman"/>
          <w:i/>
          <w:spacing w:val="2"/>
          <w:sz w:val="24"/>
          <w:szCs w:val="24"/>
        </w:rPr>
        <w:t>s</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 xml:space="preserve">ase </w:t>
      </w:r>
      <w:r>
        <w:rPr>
          <w:rFonts w:ascii="Times New Roman" w:eastAsia="Times New Roman" w:hAnsi="Times New Roman" w:cs="Times New Roman"/>
          <w:i/>
          <w:spacing w:val="1"/>
          <w:sz w:val="24"/>
          <w:szCs w:val="24"/>
        </w:rPr>
        <w:t>D</w:t>
      </w:r>
      <w:r>
        <w:rPr>
          <w:rFonts w:ascii="Times New Roman" w:eastAsia="Times New Roman" w:hAnsi="Times New Roman" w:cs="Times New Roman"/>
          <w:i/>
          <w:sz w:val="24"/>
          <w:szCs w:val="24"/>
        </w:rPr>
        <w:t xml:space="preserve">iagram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
    <w:p w:rsidR="009C61FF" w:rsidRDefault="009C61FF" w:rsidP="009C61FF">
      <w:pPr>
        <w:spacing w:before="8" w:line="100" w:lineRule="exact"/>
        <w:rPr>
          <w:sz w:val="11"/>
          <w:szCs w:val="11"/>
        </w:rPr>
      </w:pPr>
    </w:p>
    <w:p w:rsidR="009C61FF" w:rsidRDefault="009C61FF" w:rsidP="009C61FF">
      <w:pPr>
        <w:spacing w:line="200" w:lineRule="exact"/>
      </w:pPr>
    </w:p>
    <w:p w:rsidR="009C61FF" w:rsidRDefault="009C61FF" w:rsidP="009C61FF">
      <w:pPr>
        <w:spacing w:line="200" w:lineRule="exact"/>
      </w:pPr>
    </w:p>
    <w:p w:rsidR="009C61FF" w:rsidRDefault="009C61FF" w:rsidP="009C61FF">
      <w:pPr>
        <w:spacing w:line="200" w:lineRule="exact"/>
      </w:pPr>
    </w:p>
    <w:p w:rsidR="009C61FF" w:rsidRDefault="009C61FF" w:rsidP="009C61FF">
      <w:pPr>
        <w:ind w:left="550" w:right="3982"/>
        <w:jc w:val="center"/>
        <w:rPr>
          <w:sz w:val="24"/>
          <w:szCs w:val="24"/>
        </w:rPr>
      </w:pPr>
      <w:r>
        <w:rPr>
          <w:rFonts w:ascii="Times New Roman" w:eastAsia="Times New Roman" w:hAnsi="Times New Roman" w:cs="Times New Roman"/>
          <w:b/>
          <w:sz w:val="24"/>
          <w:szCs w:val="24"/>
        </w:rPr>
        <w:t>3.5.2</w:t>
      </w:r>
      <w:r>
        <w:rPr>
          <w:rFonts w:ascii="Times New Roman" w:eastAsia="Times New Roman" w:hAnsi="Times New Roman" w:cs="Times New Roman"/>
          <w:b/>
          <w:spacing w:val="26"/>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b/>
          <w:spacing w:val="-1"/>
          <w:sz w:val="24"/>
          <w:szCs w:val="24"/>
        </w:rPr>
        <w:t>c</w:t>
      </w:r>
      <w:r>
        <w:rPr>
          <w:rFonts w:ascii="Times New Roman" w:eastAsia="Times New Roman" w:hAnsi="Times New Roman" w:cs="Times New Roman"/>
          <w:b/>
          <w:sz w:val="24"/>
          <w:szCs w:val="24"/>
        </w:rPr>
        <w:t xml:space="preserve">tivity </w:t>
      </w:r>
      <w:r>
        <w:rPr>
          <w:rFonts w:ascii="Times New Roman" w:eastAsia="Times New Roman" w:hAnsi="Times New Roman" w:cs="Times New Roman"/>
          <w:b/>
          <w:spacing w:val="-1"/>
          <w:sz w:val="24"/>
          <w:szCs w:val="24"/>
        </w:rPr>
        <w:t>D</w:t>
      </w:r>
      <w:r>
        <w:rPr>
          <w:rFonts w:ascii="Times New Roman" w:eastAsia="Times New Roman" w:hAnsi="Times New Roman" w:cs="Times New Roman"/>
          <w:b/>
          <w:sz w:val="24"/>
          <w:szCs w:val="24"/>
        </w:rPr>
        <w:t>iagr</w:t>
      </w:r>
      <w:r>
        <w:rPr>
          <w:rFonts w:ascii="Times New Roman" w:eastAsia="Times New Roman" w:hAnsi="Times New Roman" w:cs="Times New Roman"/>
          <w:b/>
          <w:spacing w:val="2"/>
          <w:sz w:val="24"/>
          <w:szCs w:val="24"/>
        </w:rPr>
        <w:t>a</w:t>
      </w:r>
      <w:r>
        <w:rPr>
          <w:rFonts w:ascii="Times New Roman" w:eastAsia="Times New Roman" w:hAnsi="Times New Roman" w:cs="Times New Roman"/>
          <w:b/>
          <w:sz w:val="24"/>
          <w:szCs w:val="24"/>
        </w:rPr>
        <w:t xml:space="preserve">m </w:t>
      </w:r>
      <w:r>
        <w:rPr>
          <w:rFonts w:ascii="Times New Roman" w:eastAsia="Times New Roman" w:hAnsi="Times New Roman" w:cs="Times New Roman"/>
          <w:b/>
          <w:spacing w:val="1"/>
          <w:sz w:val="24"/>
          <w:szCs w:val="24"/>
        </w:rPr>
        <w:t>S</w:t>
      </w:r>
      <w:r>
        <w:rPr>
          <w:rFonts w:ascii="Times New Roman" w:eastAsia="Times New Roman" w:hAnsi="Times New Roman" w:cs="Times New Roman"/>
          <w:b/>
          <w:sz w:val="24"/>
          <w:szCs w:val="24"/>
        </w:rPr>
        <w:t>ist</w:t>
      </w:r>
      <w:r>
        <w:rPr>
          <w:rFonts w:ascii="Times New Roman" w:eastAsia="Times New Roman" w:hAnsi="Times New Roman" w:cs="Times New Roman"/>
          <w:b/>
          <w:spacing w:val="1"/>
          <w:sz w:val="24"/>
          <w:szCs w:val="24"/>
        </w:rPr>
        <w:t>e</w:t>
      </w:r>
      <w:r>
        <w:rPr>
          <w:rFonts w:ascii="Times New Roman" w:eastAsia="Times New Roman" w:hAnsi="Times New Roman" w:cs="Times New Roman"/>
          <w:b/>
          <w:sz w:val="24"/>
          <w:szCs w:val="24"/>
        </w:rPr>
        <w:t>m</w:t>
      </w:r>
      <w:r>
        <w:rPr>
          <w:rFonts w:ascii="Times New Roman" w:eastAsia="Times New Roman" w:hAnsi="Times New Roman" w:cs="Times New Roman"/>
          <w:b/>
          <w:spacing w:val="-3"/>
          <w:sz w:val="24"/>
          <w:szCs w:val="24"/>
        </w:rPr>
        <w:t xml:space="preserve"> </w:t>
      </w:r>
      <w:r>
        <w:rPr>
          <w:rFonts w:ascii="Times New Roman" w:eastAsia="Times New Roman" w:hAnsi="Times New Roman" w:cs="Times New Roman"/>
          <w:b/>
          <w:sz w:val="24"/>
          <w:szCs w:val="24"/>
        </w:rPr>
        <w:t>B</w:t>
      </w:r>
      <w:r>
        <w:rPr>
          <w:rFonts w:ascii="Times New Roman" w:eastAsia="Times New Roman" w:hAnsi="Times New Roman" w:cs="Times New Roman"/>
          <w:b/>
          <w:spacing w:val="1"/>
          <w:sz w:val="24"/>
          <w:szCs w:val="24"/>
        </w:rPr>
        <w:t>e</w:t>
      </w:r>
      <w:r>
        <w:rPr>
          <w:rFonts w:ascii="Times New Roman" w:eastAsia="Times New Roman" w:hAnsi="Times New Roman" w:cs="Times New Roman"/>
          <w:b/>
          <w:spacing w:val="-1"/>
          <w:sz w:val="24"/>
          <w:szCs w:val="24"/>
        </w:rPr>
        <w:t>r</w:t>
      </w:r>
      <w:r>
        <w:rPr>
          <w:rFonts w:ascii="Times New Roman" w:eastAsia="Times New Roman" w:hAnsi="Times New Roman" w:cs="Times New Roman"/>
          <w:b/>
          <w:sz w:val="24"/>
          <w:szCs w:val="24"/>
        </w:rPr>
        <w:t>jalan</w:t>
      </w:r>
    </w:p>
    <w:p w:rsidR="009C61FF" w:rsidRDefault="009C61FF" w:rsidP="009C61FF">
      <w:pPr>
        <w:spacing w:before="2" w:line="120" w:lineRule="exact"/>
        <w:rPr>
          <w:sz w:val="13"/>
          <w:szCs w:val="13"/>
        </w:rPr>
      </w:pPr>
    </w:p>
    <w:p w:rsidR="009C61FF" w:rsidRDefault="009C61FF" w:rsidP="009C61FF">
      <w:pPr>
        <w:ind w:left="1155"/>
        <w:rPr>
          <w:sz w:val="24"/>
          <w:szCs w:val="24"/>
        </w:rPr>
      </w:pPr>
      <w:proofErr w:type="gramStart"/>
      <w:r>
        <w:rPr>
          <w:rFonts w:ascii="Times New Roman" w:eastAsia="Times New Roman" w:hAnsi="Times New Roman" w:cs="Times New Roman"/>
          <w:sz w:val="24"/>
          <w:szCs w:val="24"/>
        </w:rPr>
        <w:t>Ad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pun  </w:t>
      </w:r>
      <w:r>
        <w:rPr>
          <w:rFonts w:ascii="Times New Roman" w:eastAsia="Times New Roman" w:hAnsi="Times New Roman" w:cs="Times New Roman"/>
          <w:i/>
          <w:sz w:val="24"/>
          <w:szCs w:val="24"/>
        </w:rPr>
        <w:t>A</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y</w:t>
      </w:r>
      <w:proofErr w:type="gramEnd"/>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Diagr</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m</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 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 be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ikut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
    <w:p w:rsidR="009C61FF" w:rsidRDefault="009C61FF" w:rsidP="009C61FF">
      <w:pPr>
        <w:spacing w:before="2" w:line="140" w:lineRule="exact"/>
        <w:rPr>
          <w:sz w:val="15"/>
          <w:szCs w:val="15"/>
        </w:rPr>
      </w:pPr>
    </w:p>
    <w:p w:rsidR="009C61FF" w:rsidRDefault="009C61FF" w:rsidP="009C61FF">
      <w:pPr>
        <w:spacing w:line="200" w:lineRule="exact"/>
      </w:pP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vi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da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 s</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 xml:space="preserve">i </w:t>
      </w:r>
      <w:proofErr w:type="gramStart"/>
      <w:r>
        <w:rPr>
          <w:rFonts w:ascii="Times New Roman" w:eastAsia="Times New Roman" w:hAnsi="Times New Roman" w:cs="Times New Roman"/>
          <w:sz w:val="24"/>
          <w:szCs w:val="24"/>
        </w:rPr>
        <w:t>Adm</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 :</w:t>
      </w:r>
      <w:proofErr w:type="gramEnd"/>
    </w:p>
    <w:p w:rsidR="009C61FF" w:rsidRDefault="009C61FF" w:rsidP="009C61FF">
      <w:pPr>
        <w:spacing w:before="3" w:line="140" w:lineRule="exact"/>
        <w:rPr>
          <w:sz w:val="14"/>
          <w:szCs w:val="14"/>
        </w:rPr>
      </w:pPr>
    </w:p>
    <w:p w:rsidR="009C61FF" w:rsidRDefault="009C61FF" w:rsidP="009C61FF">
      <w:pPr>
        <w:ind w:left="2606"/>
      </w:pPr>
      <w:r>
        <w:rPr>
          <w:noProof/>
        </w:rPr>
        <w:lastRenderedPageBreak/>
        <w:drawing>
          <wp:inline distT="0" distB="0" distL="0" distR="0">
            <wp:extent cx="2486025" cy="3505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86025" cy="3505200"/>
                    </a:xfrm>
                    <a:prstGeom prst="rect">
                      <a:avLst/>
                    </a:prstGeom>
                    <a:noFill/>
                    <a:ln>
                      <a:noFill/>
                    </a:ln>
                  </pic:spPr>
                </pic:pic>
              </a:graphicData>
            </a:graphic>
          </wp:inline>
        </w:drawing>
      </w:r>
    </w:p>
    <w:p w:rsidR="009C61FF" w:rsidRDefault="009C61FF" w:rsidP="009C61FF">
      <w:pPr>
        <w:spacing w:before="6" w:line="120" w:lineRule="exact"/>
        <w:rPr>
          <w:sz w:val="12"/>
          <w:szCs w:val="12"/>
        </w:rPr>
      </w:pPr>
    </w:p>
    <w:p w:rsidR="009C61FF" w:rsidRDefault="009C61FF" w:rsidP="009C61FF">
      <w:pPr>
        <w:ind w:left="1887" w:right="1424"/>
        <w:jc w:val="center"/>
        <w:rPr>
          <w:sz w:val="24"/>
          <w:szCs w:val="24"/>
        </w:rPr>
        <w:sectPr w:rsidR="009C61FF">
          <w:pgSz w:w="11920" w:h="16840"/>
          <w:pgMar w:top="960" w:right="1580" w:bottom="280" w:left="1680" w:header="731" w:footer="0" w:gutter="0"/>
          <w:cols w:space="720"/>
        </w:sectPr>
      </w:pP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b/>
          <w:spacing w:val="1"/>
          <w:sz w:val="24"/>
          <w:szCs w:val="24"/>
        </w:rPr>
        <w:t>.</w:t>
      </w:r>
      <w:r>
        <w:rPr>
          <w:rFonts w:ascii="Times New Roman" w:eastAsia="Times New Roman" w:hAnsi="Times New Roman" w:cs="Times New Roman"/>
          <w:b/>
          <w:sz w:val="24"/>
          <w:szCs w:val="24"/>
        </w:rPr>
        <w:t xml:space="preserve">6 </w:t>
      </w:r>
      <w:r>
        <w:rPr>
          <w:rFonts w:ascii="Times New Roman" w:eastAsia="Times New Roman" w:hAnsi="Times New Roman" w:cs="Times New Roman"/>
          <w:i/>
          <w:spacing w:val="2"/>
          <w:sz w:val="24"/>
          <w:szCs w:val="24"/>
        </w:rPr>
        <w:t>A</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y</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gram</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 xml:space="preserve">Admin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Be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p>
    <w:p w:rsidR="009C61FF" w:rsidRDefault="009C61FF" w:rsidP="009C61FF">
      <w:pPr>
        <w:spacing w:line="200" w:lineRule="exact"/>
      </w:pPr>
    </w:p>
    <w:p w:rsidR="009C61FF" w:rsidRDefault="009C61FF" w:rsidP="009C61FF">
      <w:pPr>
        <w:spacing w:line="200" w:lineRule="exact"/>
      </w:pPr>
    </w:p>
    <w:p w:rsidR="009C61FF" w:rsidRDefault="009C61FF" w:rsidP="009C61FF">
      <w:pPr>
        <w:spacing w:line="200" w:lineRule="exact"/>
      </w:pPr>
    </w:p>
    <w:p w:rsidR="009C61FF" w:rsidRDefault="009C61FF" w:rsidP="009C61FF">
      <w:pPr>
        <w:spacing w:line="200" w:lineRule="exact"/>
      </w:pPr>
    </w:p>
    <w:p w:rsidR="009C61FF" w:rsidRDefault="009C61FF" w:rsidP="009C61FF">
      <w:pPr>
        <w:spacing w:line="200" w:lineRule="exact"/>
      </w:pPr>
    </w:p>
    <w:p w:rsidR="009C61FF" w:rsidRDefault="009C61FF" w:rsidP="009C61FF">
      <w:pPr>
        <w:spacing w:before="10" w:line="260" w:lineRule="exact"/>
        <w:rPr>
          <w:sz w:val="26"/>
          <w:szCs w:val="26"/>
        </w:rPr>
      </w:pPr>
    </w:p>
    <w:p w:rsidR="009C61FF" w:rsidRDefault="009C61FF" w:rsidP="009C61FF">
      <w:pPr>
        <w:spacing w:before="29"/>
        <w:ind w:left="588"/>
        <w:rPr>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vi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da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 s</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i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 </w:t>
      </w:r>
      <w:proofErr w:type="gramStart"/>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p>
    <w:p w:rsidR="009C61FF" w:rsidRDefault="009C61FF" w:rsidP="009C61FF">
      <w:pPr>
        <w:spacing w:before="7" w:line="140" w:lineRule="exact"/>
        <w:rPr>
          <w:sz w:val="14"/>
          <w:szCs w:val="14"/>
        </w:rPr>
      </w:pPr>
    </w:p>
    <w:p w:rsidR="009C61FF" w:rsidRDefault="009C61FF" w:rsidP="009C61FF">
      <w:pPr>
        <w:ind w:left="3064"/>
      </w:pPr>
      <w:r>
        <w:rPr>
          <w:noProof/>
        </w:rPr>
        <w:drawing>
          <wp:inline distT="0" distB="0" distL="0" distR="0">
            <wp:extent cx="2181225" cy="3600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81225" cy="3600450"/>
                    </a:xfrm>
                    <a:prstGeom prst="rect">
                      <a:avLst/>
                    </a:prstGeom>
                    <a:noFill/>
                    <a:ln>
                      <a:noFill/>
                    </a:ln>
                  </pic:spPr>
                </pic:pic>
              </a:graphicData>
            </a:graphic>
          </wp:inline>
        </w:drawing>
      </w:r>
    </w:p>
    <w:p w:rsidR="009C61FF" w:rsidRDefault="009C61FF" w:rsidP="009C61FF">
      <w:pPr>
        <w:spacing w:before="2" w:line="120" w:lineRule="exact"/>
        <w:rPr>
          <w:sz w:val="13"/>
          <w:szCs w:val="13"/>
        </w:rPr>
      </w:pPr>
    </w:p>
    <w:p w:rsidR="009C61FF" w:rsidRDefault="009C61FF" w:rsidP="009C61FF">
      <w:pPr>
        <w:ind w:left="1812"/>
        <w:rPr>
          <w:sz w:val="24"/>
          <w:szCs w:val="24"/>
        </w:rPr>
      </w:pPr>
      <w:r>
        <w:rPr>
          <w:rFonts w:ascii="Times New Roman" w:eastAsia="Times New Roman" w:hAnsi="Times New Roman" w:cs="Times New Roman"/>
          <w:b/>
          <w:spacing w:val="-2"/>
          <w:sz w:val="24"/>
          <w:szCs w:val="24"/>
        </w:rPr>
        <w:t>G</w:t>
      </w:r>
      <w:r>
        <w:rPr>
          <w:rFonts w:ascii="Times New Roman" w:eastAsia="Times New Roman" w:hAnsi="Times New Roman" w:cs="Times New Roman"/>
          <w:b/>
          <w:spacing w:val="2"/>
          <w:sz w:val="24"/>
          <w:szCs w:val="24"/>
        </w:rPr>
        <w:t>a</w:t>
      </w:r>
      <w:r>
        <w:rPr>
          <w:rFonts w:ascii="Times New Roman" w:eastAsia="Times New Roman" w:hAnsi="Times New Roman" w:cs="Times New Roman"/>
          <w:b/>
          <w:spacing w:val="-3"/>
          <w:sz w:val="24"/>
          <w:szCs w:val="24"/>
        </w:rPr>
        <w:t>m</w:t>
      </w:r>
      <w:r>
        <w:rPr>
          <w:rFonts w:ascii="Times New Roman" w:eastAsia="Times New Roman" w:hAnsi="Times New Roman" w:cs="Times New Roman"/>
          <w:b/>
          <w:spacing w:val="1"/>
          <w:sz w:val="24"/>
          <w:szCs w:val="24"/>
        </w:rPr>
        <w:t>b</w:t>
      </w:r>
      <w:r>
        <w:rPr>
          <w:rFonts w:ascii="Times New Roman" w:eastAsia="Times New Roman" w:hAnsi="Times New Roman" w:cs="Times New Roman"/>
          <w:b/>
          <w:sz w:val="24"/>
          <w:szCs w:val="24"/>
        </w:rPr>
        <w:t>ar</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b/>
          <w:spacing w:val="1"/>
          <w:sz w:val="24"/>
          <w:szCs w:val="24"/>
        </w:rPr>
        <w:t>.</w:t>
      </w:r>
      <w:r>
        <w:rPr>
          <w:rFonts w:ascii="Times New Roman" w:eastAsia="Times New Roman" w:hAnsi="Times New Roman" w:cs="Times New Roman"/>
          <w:b/>
          <w:sz w:val="24"/>
          <w:szCs w:val="24"/>
        </w:rPr>
        <w:t xml:space="preserve">7 </w:t>
      </w:r>
      <w:r>
        <w:rPr>
          <w:rFonts w:ascii="Times New Roman" w:eastAsia="Times New Roman" w:hAnsi="Times New Roman" w:cs="Times New Roman"/>
          <w:i/>
          <w:spacing w:val="2"/>
          <w:sz w:val="24"/>
          <w:szCs w:val="24"/>
        </w:rPr>
        <w:t>A</w:t>
      </w:r>
      <w:r>
        <w:rPr>
          <w:rFonts w:ascii="Times New Roman" w:eastAsia="Times New Roman" w:hAnsi="Times New Roman" w:cs="Times New Roman"/>
          <w:i/>
          <w:spacing w:val="-1"/>
          <w:sz w:val="24"/>
          <w:szCs w:val="24"/>
        </w:rPr>
        <w:t>c</w:t>
      </w:r>
      <w:r>
        <w:rPr>
          <w:rFonts w:ascii="Times New Roman" w:eastAsia="Times New Roman" w:hAnsi="Times New Roman" w:cs="Times New Roman"/>
          <w:i/>
          <w:sz w:val="24"/>
          <w:szCs w:val="24"/>
        </w:rPr>
        <w:t>t</w:t>
      </w:r>
      <w:r>
        <w:rPr>
          <w:rFonts w:ascii="Times New Roman" w:eastAsia="Times New Roman" w:hAnsi="Times New Roman" w:cs="Times New Roman"/>
          <w:i/>
          <w:spacing w:val="1"/>
          <w:sz w:val="24"/>
          <w:szCs w:val="24"/>
        </w:rPr>
        <w:t>i</w:t>
      </w:r>
      <w:r>
        <w:rPr>
          <w:rFonts w:ascii="Times New Roman" w:eastAsia="Times New Roman" w:hAnsi="Times New Roman" w:cs="Times New Roman"/>
          <w:i/>
          <w:spacing w:val="-1"/>
          <w:sz w:val="24"/>
          <w:szCs w:val="24"/>
        </w:rPr>
        <w:t>v</w:t>
      </w:r>
      <w:r>
        <w:rPr>
          <w:rFonts w:ascii="Times New Roman" w:eastAsia="Times New Roman" w:hAnsi="Times New Roman" w:cs="Times New Roman"/>
          <w:i/>
          <w:sz w:val="24"/>
          <w:szCs w:val="24"/>
        </w:rPr>
        <w:t>i</w:t>
      </w:r>
      <w:r>
        <w:rPr>
          <w:rFonts w:ascii="Times New Roman" w:eastAsia="Times New Roman" w:hAnsi="Times New Roman" w:cs="Times New Roman"/>
          <w:i/>
          <w:spacing w:val="1"/>
          <w:sz w:val="24"/>
          <w:szCs w:val="24"/>
        </w:rPr>
        <w:t>t</w:t>
      </w:r>
      <w:r>
        <w:rPr>
          <w:rFonts w:ascii="Times New Roman" w:eastAsia="Times New Roman" w:hAnsi="Times New Roman" w:cs="Times New Roman"/>
          <w:i/>
          <w:sz w:val="24"/>
          <w:szCs w:val="24"/>
        </w:rPr>
        <w:t>y</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Di</w:t>
      </w:r>
      <w:r>
        <w:rPr>
          <w:rFonts w:ascii="Times New Roman" w:eastAsia="Times New Roman" w:hAnsi="Times New Roman" w:cs="Times New Roman"/>
          <w:i/>
          <w:spacing w:val="2"/>
          <w:sz w:val="24"/>
          <w:szCs w:val="24"/>
        </w:rPr>
        <w:t>a</w:t>
      </w:r>
      <w:r>
        <w:rPr>
          <w:rFonts w:ascii="Times New Roman" w:eastAsia="Times New Roman" w:hAnsi="Times New Roman" w:cs="Times New Roman"/>
          <w:i/>
          <w:sz w:val="24"/>
          <w:szCs w:val="24"/>
        </w:rPr>
        <w:t>gram</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la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knisi</w:t>
      </w:r>
      <w:r>
        <w:rPr>
          <w:rFonts w:ascii="Times New Roman" w:eastAsia="Times New Roman" w:hAnsi="Times New Roman" w:cs="Times New Roman"/>
          <w:spacing w:val="1"/>
          <w:sz w:val="24"/>
          <w:szCs w:val="24"/>
        </w:rPr>
        <w:t xml:space="preserve"> 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te</w:t>
      </w:r>
      <w:r>
        <w:rPr>
          <w:rFonts w:ascii="Times New Roman" w:eastAsia="Times New Roman" w:hAnsi="Times New Roman" w:cs="Times New Roman"/>
          <w:sz w:val="24"/>
          <w:szCs w:val="24"/>
        </w:rPr>
        <w:t xml:space="preserve">m </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p>
    <w:p w:rsidR="009C61FF" w:rsidRDefault="009C61FF" w:rsidP="009C61FF">
      <w:pPr>
        <w:spacing w:line="200" w:lineRule="exact"/>
      </w:pPr>
    </w:p>
    <w:p w:rsidR="009C61FF" w:rsidRDefault="009C61FF" w:rsidP="009C61FF">
      <w:pPr>
        <w:ind w:left="588"/>
        <w:rPr>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vi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g</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 da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i s</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 xml:space="preserve">i </w:t>
      </w:r>
      <w:proofErr w:type="gramStart"/>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k</w:t>
      </w:r>
      <w:r>
        <w:rPr>
          <w:rFonts w:ascii="Times New Roman" w:eastAsia="Times New Roman" w:hAnsi="Times New Roman" w:cs="Times New Roman"/>
          <w:sz w:val="24"/>
          <w:szCs w:val="24"/>
        </w:rPr>
        <w:t>nisi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p>
    <w:p w:rsidR="009C61FF" w:rsidRDefault="009C61FF" w:rsidP="009C61FF">
      <w:pPr>
        <w:spacing w:before="6" w:line="140" w:lineRule="exact"/>
        <w:rPr>
          <w:sz w:val="14"/>
          <w:szCs w:val="14"/>
        </w:rPr>
      </w:pPr>
    </w:p>
    <w:p w:rsidR="009C61FF" w:rsidRDefault="009C61FF" w:rsidP="009C61FF">
      <w:pPr>
        <w:ind w:left="3145"/>
        <w:sectPr w:rsidR="009C61FF">
          <w:pgSz w:w="11920" w:h="16840"/>
          <w:pgMar w:top="960" w:right="1580" w:bottom="280" w:left="1680" w:header="731" w:footer="0" w:gutter="0"/>
          <w:cols w:space="720"/>
        </w:sectPr>
      </w:pPr>
      <w:r>
        <w:rPr>
          <w:noProof/>
        </w:rPr>
        <w:lastRenderedPageBreak/>
        <w:drawing>
          <wp:inline distT="0" distB="0" distL="0" distR="0">
            <wp:extent cx="217170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71700" cy="3543300"/>
                    </a:xfrm>
                    <a:prstGeom prst="rect">
                      <a:avLst/>
                    </a:prstGeom>
                    <a:noFill/>
                    <a:ln>
                      <a:noFill/>
                    </a:ln>
                  </pic:spPr>
                </pic:pic>
              </a:graphicData>
            </a:graphic>
          </wp:inline>
        </w:drawing>
      </w:r>
    </w:p>
    <w:p w:rsidR="009C61FF" w:rsidRDefault="009C61FF" w:rsidP="009C61FF">
      <w:pPr>
        <w:rPr>
          <w:sz w:val="24"/>
          <w:szCs w:val="24"/>
        </w:rPr>
        <w:sectPr w:rsidR="009C61FF">
          <w:pgSz w:w="11920" w:h="16840"/>
          <w:pgMar w:top="960" w:right="1560" w:bottom="280" w:left="1680" w:header="731" w:footer="0" w:gutter="0"/>
          <w:cols w:space="720"/>
        </w:sectPr>
      </w:pPr>
    </w:p>
    <w:p w:rsidR="009C61FF" w:rsidRPr="00BA39E1" w:rsidRDefault="009C61FF" w:rsidP="009C61FF">
      <w:pPr>
        <w:spacing w:before="29"/>
        <w:rPr>
          <w:sz w:val="24"/>
          <w:szCs w:val="24"/>
        </w:rPr>
      </w:pPr>
    </w:p>
    <w:sectPr w:rsidR="009C61FF" w:rsidRPr="00BA39E1" w:rsidSect="00680814">
      <w:footerReference w:type="default" r:id="rId32"/>
      <w:pgSz w:w="11906" w:h="16838" w:code="9"/>
      <w:pgMar w:top="1701" w:right="1466"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F9A" w:rsidRDefault="00AE6F9A" w:rsidP="00311DDD">
      <w:pPr>
        <w:spacing w:after="0" w:line="240" w:lineRule="auto"/>
      </w:pPr>
      <w:r>
        <w:separator/>
      </w:r>
    </w:p>
  </w:endnote>
  <w:endnote w:type="continuationSeparator" w:id="0">
    <w:p w:rsidR="00AE6F9A" w:rsidRDefault="00AE6F9A" w:rsidP="00311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2406547"/>
      <w:docPartObj>
        <w:docPartGallery w:val="Page Numbers (Bottom of Page)"/>
        <w:docPartUnique/>
      </w:docPartObj>
    </w:sdtPr>
    <w:sdtEndPr>
      <w:rPr>
        <w:noProof/>
      </w:rPr>
    </w:sdtEndPr>
    <w:sdtContent>
      <w:p w:rsidR="00E93DA9" w:rsidRDefault="00E93DA9">
        <w:pPr>
          <w:pStyle w:val="Footer"/>
          <w:jc w:val="center"/>
        </w:pPr>
        <w:r>
          <w:fldChar w:fldCharType="begin"/>
        </w:r>
        <w:r>
          <w:instrText xml:space="preserve"> PAGE   \* MERGEFORMAT </w:instrText>
        </w:r>
        <w:r>
          <w:fldChar w:fldCharType="separate"/>
        </w:r>
        <w:r w:rsidR="000D11AD">
          <w:rPr>
            <w:noProof/>
          </w:rPr>
          <w:t>42</w:t>
        </w:r>
        <w:r>
          <w:rPr>
            <w:noProof/>
          </w:rPr>
          <w:fldChar w:fldCharType="end"/>
        </w:r>
      </w:p>
    </w:sdtContent>
  </w:sdt>
  <w:p w:rsidR="00E93DA9" w:rsidRDefault="00E93DA9">
    <w:pPr>
      <w:pStyle w:val="Footer"/>
    </w:pPr>
  </w:p>
  <w:p w:rsidR="00E93DA9" w:rsidRDefault="00E93DA9"/>
  <w:p w:rsidR="00E93DA9" w:rsidRDefault="00E93DA9"/>
  <w:p w:rsidR="00E93DA9" w:rsidRDefault="00E93DA9"/>
  <w:p w:rsidR="00E93DA9" w:rsidRDefault="00E93DA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F9A" w:rsidRDefault="00AE6F9A" w:rsidP="00311DDD">
      <w:pPr>
        <w:spacing w:after="0" w:line="240" w:lineRule="auto"/>
      </w:pPr>
      <w:r>
        <w:separator/>
      </w:r>
    </w:p>
  </w:footnote>
  <w:footnote w:type="continuationSeparator" w:id="0">
    <w:p w:rsidR="00AE6F9A" w:rsidRDefault="00AE6F9A" w:rsidP="00311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DA9" w:rsidRDefault="00E93DA9">
    <w:pPr>
      <w:spacing w:line="0" w:lineRule="atLeast"/>
      <w:rPr>
        <w:sz w:val="0"/>
        <w:szCs w:val="0"/>
      </w:rPr>
    </w:pPr>
  </w:p>
  <w:p w:rsidR="00E93DA9" w:rsidRDefault="00E93DA9"/>
  <w:p w:rsidR="00E93DA9" w:rsidRDefault="00E93DA9"/>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DA9" w:rsidRDefault="00E93DA9">
    <w:pPr>
      <w:spacing w:line="180" w:lineRule="exact"/>
      <w:rPr>
        <w:sz w:val="19"/>
        <w:szCs w:val="19"/>
      </w:rPr>
    </w:pPr>
    <w:r>
      <w:rPr>
        <w:sz w:val="20"/>
        <w:szCs w:val="20"/>
      </w:rPr>
      <w:pict>
        <v:shapetype id="_x0000_t202" coordsize="21600,21600" o:spt="202" path="m,l,21600r21600,l21600,xe">
          <v:stroke joinstyle="miter"/>
          <v:path gradientshapeok="t" o:connecttype="rect"/>
        </v:shapetype>
        <v:shape id="_x0000_s2049" type="#_x0000_t202" style="position:absolute;margin-left:496.35pt;margin-top:35.55pt;width:16pt;height:14pt;z-index:-251658752;mso-position-horizontal-relative:page;mso-position-vertical-relative:page" filled="f" stroked="f">
          <v:textbox style="mso-next-textbox:#_x0000_s2049" inset="0,0,0,0">
            <w:txbxContent>
              <w:p w:rsidR="00E93DA9" w:rsidRDefault="00E93DA9">
                <w:pPr>
                  <w:spacing w:line="260" w:lineRule="exact"/>
                  <w:ind w:left="40"/>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0D11AD">
                  <w:rPr>
                    <w:rFonts w:ascii="Times New Roman" w:eastAsia="Times New Roman" w:hAnsi="Times New Roman" w:cs="Times New Roman"/>
                    <w:noProof/>
                    <w:sz w:val="24"/>
                    <w:szCs w:val="24"/>
                  </w:rPr>
                  <w:t>22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172A5"/>
    <w:multiLevelType w:val="hybridMultilevel"/>
    <w:tmpl w:val="B080C8C0"/>
    <w:lvl w:ilvl="0" w:tplc="59C8E6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986CBA"/>
    <w:multiLevelType w:val="hybridMultilevel"/>
    <w:tmpl w:val="AD345736"/>
    <w:lvl w:ilvl="0" w:tplc="739EF72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58447E8"/>
    <w:multiLevelType w:val="multilevel"/>
    <w:tmpl w:val="84B6C38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07725D41"/>
    <w:multiLevelType w:val="multilevel"/>
    <w:tmpl w:val="BF1E6B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F2003F3"/>
    <w:multiLevelType w:val="multilevel"/>
    <w:tmpl w:val="E52AF7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5046C1E"/>
    <w:multiLevelType w:val="hybridMultilevel"/>
    <w:tmpl w:val="0DC8F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C5BFF"/>
    <w:multiLevelType w:val="hybridMultilevel"/>
    <w:tmpl w:val="ACC6AE90"/>
    <w:lvl w:ilvl="0" w:tplc="906602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ADD4E04"/>
    <w:multiLevelType w:val="hybridMultilevel"/>
    <w:tmpl w:val="8732EC2E"/>
    <w:lvl w:ilvl="0" w:tplc="7B8638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CA54C5"/>
    <w:multiLevelType w:val="hybridMultilevel"/>
    <w:tmpl w:val="5B4CF234"/>
    <w:lvl w:ilvl="0" w:tplc="B7D4AEB2">
      <w:start w:val="1"/>
      <w:numFmt w:val="decimal"/>
      <w:lvlText w:val="%1."/>
      <w:lvlJc w:val="left"/>
      <w:pPr>
        <w:ind w:left="1050" w:hanging="4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23AA5862"/>
    <w:multiLevelType w:val="multilevel"/>
    <w:tmpl w:val="F2D2FB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A5F4203"/>
    <w:multiLevelType w:val="hybridMultilevel"/>
    <w:tmpl w:val="2C12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90819"/>
    <w:multiLevelType w:val="hybridMultilevel"/>
    <w:tmpl w:val="419A3150"/>
    <w:lvl w:ilvl="0" w:tplc="BCAEFC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A03544D"/>
    <w:multiLevelType w:val="hybridMultilevel"/>
    <w:tmpl w:val="CEE85A78"/>
    <w:lvl w:ilvl="0" w:tplc="B5FE5D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A2425A7"/>
    <w:multiLevelType w:val="multilevel"/>
    <w:tmpl w:val="CC0EB2F8"/>
    <w:lvl w:ilvl="0">
      <w:start w:val="1"/>
      <w:numFmt w:val="decimal"/>
      <w:lvlText w:val="%1."/>
      <w:lvlJc w:val="left"/>
      <w:pPr>
        <w:ind w:left="180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4" w15:restartNumberingAfterBreak="0">
    <w:nsid w:val="3A5F0D07"/>
    <w:multiLevelType w:val="hybridMultilevel"/>
    <w:tmpl w:val="3D60DE42"/>
    <w:lvl w:ilvl="0" w:tplc="77FCA53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3EBD0D4D"/>
    <w:multiLevelType w:val="hybridMultilevel"/>
    <w:tmpl w:val="B816AEC8"/>
    <w:lvl w:ilvl="0" w:tplc="3E7A4A3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30307B7"/>
    <w:multiLevelType w:val="hybridMultilevel"/>
    <w:tmpl w:val="8752EBE8"/>
    <w:lvl w:ilvl="0" w:tplc="FC18CC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5DD49B5"/>
    <w:multiLevelType w:val="hybridMultilevel"/>
    <w:tmpl w:val="707CAABC"/>
    <w:lvl w:ilvl="0" w:tplc="092E8CC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52F7CD8"/>
    <w:multiLevelType w:val="hybridMultilevel"/>
    <w:tmpl w:val="D6A28D30"/>
    <w:lvl w:ilvl="0" w:tplc="9DAA2D1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6932770D"/>
    <w:multiLevelType w:val="hybridMultilevel"/>
    <w:tmpl w:val="D79E50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9E1D32"/>
    <w:multiLevelType w:val="hybridMultilevel"/>
    <w:tmpl w:val="7766E2B8"/>
    <w:lvl w:ilvl="0" w:tplc="B6A43B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BB527C4"/>
    <w:multiLevelType w:val="multilevel"/>
    <w:tmpl w:val="085E4DE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7ECF27F8"/>
    <w:multiLevelType w:val="hybridMultilevel"/>
    <w:tmpl w:val="50D68368"/>
    <w:lvl w:ilvl="0" w:tplc="973AFE6C">
      <w:start w:val="1"/>
      <w:numFmt w:val="decimal"/>
      <w:lvlText w:val="%1."/>
      <w:lvlJc w:val="left"/>
      <w:pPr>
        <w:ind w:left="1800" w:hanging="360"/>
      </w:pPr>
      <w:rPr>
        <w:rFonts w:ascii="Times New Roman" w:eastAsiaTheme="minorHAnsi"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20"/>
  </w:num>
  <w:num w:numId="3">
    <w:abstractNumId w:val="15"/>
  </w:num>
  <w:num w:numId="4">
    <w:abstractNumId w:val="22"/>
  </w:num>
  <w:num w:numId="5">
    <w:abstractNumId w:val="14"/>
  </w:num>
  <w:num w:numId="6">
    <w:abstractNumId w:val="5"/>
  </w:num>
  <w:num w:numId="7">
    <w:abstractNumId w:val="10"/>
  </w:num>
  <w:num w:numId="8">
    <w:abstractNumId w:val="18"/>
  </w:num>
  <w:num w:numId="9">
    <w:abstractNumId w:val="11"/>
  </w:num>
  <w:num w:numId="10">
    <w:abstractNumId w:val="13"/>
  </w:num>
  <w:num w:numId="11">
    <w:abstractNumId w:val="0"/>
  </w:num>
  <w:num w:numId="12">
    <w:abstractNumId w:val="16"/>
  </w:num>
  <w:num w:numId="13">
    <w:abstractNumId w:val="19"/>
  </w:num>
  <w:num w:numId="14">
    <w:abstractNumId w:val="21"/>
  </w:num>
  <w:num w:numId="15">
    <w:abstractNumId w:val="17"/>
  </w:num>
  <w:num w:numId="16">
    <w:abstractNumId w:val="2"/>
  </w:num>
  <w:num w:numId="17">
    <w:abstractNumId w:val="8"/>
  </w:num>
  <w:num w:numId="18">
    <w:abstractNumId w:val="9"/>
  </w:num>
  <w:num w:numId="19">
    <w:abstractNumId w:val="7"/>
  </w:num>
  <w:num w:numId="20">
    <w:abstractNumId w:val="3"/>
  </w:num>
  <w:num w:numId="21">
    <w:abstractNumId w:val="1"/>
  </w:num>
  <w:num w:numId="22">
    <w:abstractNumId w:val="1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5CE"/>
    <w:rsid w:val="000007D8"/>
    <w:rsid w:val="000069DE"/>
    <w:rsid w:val="000767DB"/>
    <w:rsid w:val="000B2624"/>
    <w:rsid w:val="000B5AA4"/>
    <w:rsid w:val="000C4966"/>
    <w:rsid w:val="000D11AD"/>
    <w:rsid w:val="000D1220"/>
    <w:rsid w:val="000D6F16"/>
    <w:rsid w:val="000F2F2E"/>
    <w:rsid w:val="00105C7F"/>
    <w:rsid w:val="001409AE"/>
    <w:rsid w:val="001535A2"/>
    <w:rsid w:val="00171E2C"/>
    <w:rsid w:val="00196D43"/>
    <w:rsid w:val="001D5860"/>
    <w:rsid w:val="001F556F"/>
    <w:rsid w:val="002277A7"/>
    <w:rsid w:val="00251294"/>
    <w:rsid w:val="00262219"/>
    <w:rsid w:val="00262CC6"/>
    <w:rsid w:val="00271782"/>
    <w:rsid w:val="00287001"/>
    <w:rsid w:val="0028762A"/>
    <w:rsid w:val="002B16CD"/>
    <w:rsid w:val="002B4F83"/>
    <w:rsid w:val="002E70CE"/>
    <w:rsid w:val="00307D95"/>
    <w:rsid w:val="00310B29"/>
    <w:rsid w:val="00311DDD"/>
    <w:rsid w:val="00356F6D"/>
    <w:rsid w:val="00393542"/>
    <w:rsid w:val="003B0B59"/>
    <w:rsid w:val="003D135C"/>
    <w:rsid w:val="003E7091"/>
    <w:rsid w:val="00440FB8"/>
    <w:rsid w:val="00441D31"/>
    <w:rsid w:val="004465F2"/>
    <w:rsid w:val="00462330"/>
    <w:rsid w:val="004B476B"/>
    <w:rsid w:val="004D7351"/>
    <w:rsid w:val="004E69C1"/>
    <w:rsid w:val="004F3FAA"/>
    <w:rsid w:val="004F798C"/>
    <w:rsid w:val="00554762"/>
    <w:rsid w:val="00583C37"/>
    <w:rsid w:val="005B3BE1"/>
    <w:rsid w:val="005B512A"/>
    <w:rsid w:val="005D17BE"/>
    <w:rsid w:val="005E0256"/>
    <w:rsid w:val="005E4BEB"/>
    <w:rsid w:val="005F2C98"/>
    <w:rsid w:val="005F3046"/>
    <w:rsid w:val="005F4592"/>
    <w:rsid w:val="006042E9"/>
    <w:rsid w:val="0062571F"/>
    <w:rsid w:val="00636467"/>
    <w:rsid w:val="0067168C"/>
    <w:rsid w:val="00680814"/>
    <w:rsid w:val="0069710E"/>
    <w:rsid w:val="006A3EF1"/>
    <w:rsid w:val="006C6266"/>
    <w:rsid w:val="006D19DD"/>
    <w:rsid w:val="006D22B5"/>
    <w:rsid w:val="006D3854"/>
    <w:rsid w:val="006E7A69"/>
    <w:rsid w:val="006F3791"/>
    <w:rsid w:val="00706394"/>
    <w:rsid w:val="007154E1"/>
    <w:rsid w:val="0072787C"/>
    <w:rsid w:val="00733084"/>
    <w:rsid w:val="007353E4"/>
    <w:rsid w:val="007414CF"/>
    <w:rsid w:val="00787811"/>
    <w:rsid w:val="0079174E"/>
    <w:rsid w:val="007A5540"/>
    <w:rsid w:val="007C328F"/>
    <w:rsid w:val="007D0609"/>
    <w:rsid w:val="007E0E38"/>
    <w:rsid w:val="007E7730"/>
    <w:rsid w:val="007F5E73"/>
    <w:rsid w:val="0081458B"/>
    <w:rsid w:val="00832727"/>
    <w:rsid w:val="00835A77"/>
    <w:rsid w:val="00851A13"/>
    <w:rsid w:val="0088558C"/>
    <w:rsid w:val="008903CE"/>
    <w:rsid w:val="008B7F3C"/>
    <w:rsid w:val="008E1E6F"/>
    <w:rsid w:val="008F0E42"/>
    <w:rsid w:val="0090508A"/>
    <w:rsid w:val="00926DB6"/>
    <w:rsid w:val="00935308"/>
    <w:rsid w:val="00957946"/>
    <w:rsid w:val="00990B93"/>
    <w:rsid w:val="009B3F1B"/>
    <w:rsid w:val="009B673D"/>
    <w:rsid w:val="009C61FF"/>
    <w:rsid w:val="009E527E"/>
    <w:rsid w:val="009F1DA9"/>
    <w:rsid w:val="009F42B3"/>
    <w:rsid w:val="00A04835"/>
    <w:rsid w:val="00A2610D"/>
    <w:rsid w:val="00A42CD4"/>
    <w:rsid w:val="00A45327"/>
    <w:rsid w:val="00A479BC"/>
    <w:rsid w:val="00A54377"/>
    <w:rsid w:val="00A54D39"/>
    <w:rsid w:val="00A5699D"/>
    <w:rsid w:val="00A57261"/>
    <w:rsid w:val="00A65F83"/>
    <w:rsid w:val="00A84891"/>
    <w:rsid w:val="00A95360"/>
    <w:rsid w:val="00AB0088"/>
    <w:rsid w:val="00AD4E91"/>
    <w:rsid w:val="00AE3EE2"/>
    <w:rsid w:val="00AE6F9A"/>
    <w:rsid w:val="00B048BC"/>
    <w:rsid w:val="00B16127"/>
    <w:rsid w:val="00B3176D"/>
    <w:rsid w:val="00B60138"/>
    <w:rsid w:val="00BA39E1"/>
    <w:rsid w:val="00BA7E36"/>
    <w:rsid w:val="00BB7E09"/>
    <w:rsid w:val="00BD56D0"/>
    <w:rsid w:val="00C102CC"/>
    <w:rsid w:val="00C10D16"/>
    <w:rsid w:val="00C32D04"/>
    <w:rsid w:val="00C567C3"/>
    <w:rsid w:val="00C648E0"/>
    <w:rsid w:val="00C66100"/>
    <w:rsid w:val="00C7729A"/>
    <w:rsid w:val="00C8219D"/>
    <w:rsid w:val="00C94EC4"/>
    <w:rsid w:val="00CA3AFF"/>
    <w:rsid w:val="00CC21DD"/>
    <w:rsid w:val="00CC42C4"/>
    <w:rsid w:val="00CC4640"/>
    <w:rsid w:val="00CD1C24"/>
    <w:rsid w:val="00CD5AA4"/>
    <w:rsid w:val="00D07A01"/>
    <w:rsid w:val="00D125CE"/>
    <w:rsid w:val="00D203B6"/>
    <w:rsid w:val="00D262F2"/>
    <w:rsid w:val="00D26D55"/>
    <w:rsid w:val="00D341AF"/>
    <w:rsid w:val="00D50838"/>
    <w:rsid w:val="00D53290"/>
    <w:rsid w:val="00D774C4"/>
    <w:rsid w:val="00DC16D2"/>
    <w:rsid w:val="00DC1EC4"/>
    <w:rsid w:val="00DD658F"/>
    <w:rsid w:val="00DE0496"/>
    <w:rsid w:val="00DE7176"/>
    <w:rsid w:val="00DF4F8D"/>
    <w:rsid w:val="00E12986"/>
    <w:rsid w:val="00E17F39"/>
    <w:rsid w:val="00E3111B"/>
    <w:rsid w:val="00E354D8"/>
    <w:rsid w:val="00E560EE"/>
    <w:rsid w:val="00E72FDB"/>
    <w:rsid w:val="00E817B4"/>
    <w:rsid w:val="00E823AD"/>
    <w:rsid w:val="00E93DA9"/>
    <w:rsid w:val="00E94015"/>
    <w:rsid w:val="00E9500C"/>
    <w:rsid w:val="00EA2E59"/>
    <w:rsid w:val="00EC142D"/>
    <w:rsid w:val="00ED5060"/>
    <w:rsid w:val="00ED69BE"/>
    <w:rsid w:val="00EE4211"/>
    <w:rsid w:val="00F006F7"/>
    <w:rsid w:val="00F126AF"/>
    <w:rsid w:val="00F317BE"/>
    <w:rsid w:val="00F3692D"/>
    <w:rsid w:val="00F501DC"/>
    <w:rsid w:val="00F52868"/>
    <w:rsid w:val="00F569EA"/>
    <w:rsid w:val="00F71694"/>
    <w:rsid w:val="00F74FE0"/>
    <w:rsid w:val="00F81D56"/>
    <w:rsid w:val="00FA0016"/>
    <w:rsid w:val="00FA0510"/>
    <w:rsid w:val="00FA16D9"/>
    <w:rsid w:val="00FA44B8"/>
    <w:rsid w:val="00FD4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386C60B"/>
  <w15:chartTrackingRefBased/>
  <w15:docId w15:val="{41748569-FB69-4C3D-94AA-14F9E4FE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70CE"/>
    <w:pPr>
      <w:keepNext/>
      <w:numPr>
        <w:numId w:val="16"/>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2E70CE"/>
    <w:pPr>
      <w:keepNext/>
      <w:numPr>
        <w:ilvl w:val="1"/>
        <w:numId w:val="16"/>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2E70CE"/>
    <w:pPr>
      <w:keepNext/>
      <w:numPr>
        <w:ilvl w:val="2"/>
        <w:numId w:val="16"/>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E70CE"/>
    <w:pPr>
      <w:keepNext/>
      <w:numPr>
        <w:ilvl w:val="3"/>
        <w:numId w:val="16"/>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2E70CE"/>
    <w:pPr>
      <w:numPr>
        <w:ilvl w:val="4"/>
        <w:numId w:val="16"/>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2E70CE"/>
    <w:pPr>
      <w:numPr>
        <w:ilvl w:val="5"/>
        <w:numId w:val="16"/>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2E70CE"/>
    <w:pPr>
      <w:numPr>
        <w:ilvl w:val="6"/>
        <w:numId w:val="16"/>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2E70CE"/>
    <w:pPr>
      <w:numPr>
        <w:ilvl w:val="7"/>
        <w:numId w:val="16"/>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2E70CE"/>
    <w:pPr>
      <w:numPr>
        <w:ilvl w:val="8"/>
        <w:numId w:val="16"/>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5CE"/>
    <w:pPr>
      <w:ind w:left="720"/>
      <w:contextualSpacing/>
    </w:pPr>
  </w:style>
  <w:style w:type="paragraph" w:styleId="Header">
    <w:name w:val="header"/>
    <w:basedOn w:val="Normal"/>
    <w:link w:val="HeaderChar"/>
    <w:uiPriority w:val="99"/>
    <w:unhideWhenUsed/>
    <w:rsid w:val="00311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DDD"/>
  </w:style>
  <w:style w:type="paragraph" w:styleId="Footer">
    <w:name w:val="footer"/>
    <w:basedOn w:val="Normal"/>
    <w:link w:val="FooterChar"/>
    <w:uiPriority w:val="99"/>
    <w:unhideWhenUsed/>
    <w:rsid w:val="00311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DDD"/>
  </w:style>
  <w:style w:type="character" w:customStyle="1" w:styleId="fontstyle01">
    <w:name w:val="fontstyle01"/>
    <w:basedOn w:val="DefaultParagraphFont"/>
    <w:rsid w:val="004F798C"/>
    <w:rPr>
      <w:rFonts w:ascii="Helvetica" w:hAnsi="Helvetica" w:hint="default"/>
      <w:b w:val="0"/>
      <w:bCs w:val="0"/>
      <w:i w:val="0"/>
      <w:iCs w:val="0"/>
      <w:color w:val="000000"/>
      <w:sz w:val="26"/>
      <w:szCs w:val="26"/>
    </w:rPr>
  </w:style>
  <w:style w:type="character" w:customStyle="1" w:styleId="Heading1Char">
    <w:name w:val="Heading 1 Char"/>
    <w:basedOn w:val="DefaultParagraphFont"/>
    <w:link w:val="Heading1"/>
    <w:uiPriority w:val="9"/>
    <w:rsid w:val="002E70CE"/>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E70CE"/>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E70CE"/>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E70CE"/>
    <w:rPr>
      <w:rFonts w:eastAsiaTheme="minorEastAsia"/>
      <w:b/>
      <w:bCs/>
      <w:sz w:val="28"/>
      <w:szCs w:val="28"/>
    </w:rPr>
  </w:style>
  <w:style w:type="character" w:customStyle="1" w:styleId="Heading5Char">
    <w:name w:val="Heading 5 Char"/>
    <w:basedOn w:val="DefaultParagraphFont"/>
    <w:link w:val="Heading5"/>
    <w:uiPriority w:val="9"/>
    <w:semiHidden/>
    <w:rsid w:val="002E70CE"/>
    <w:rPr>
      <w:rFonts w:eastAsiaTheme="minorEastAsia"/>
      <w:b/>
      <w:bCs/>
      <w:i/>
      <w:iCs/>
      <w:sz w:val="26"/>
      <w:szCs w:val="26"/>
    </w:rPr>
  </w:style>
  <w:style w:type="character" w:customStyle="1" w:styleId="Heading6Char">
    <w:name w:val="Heading 6 Char"/>
    <w:basedOn w:val="DefaultParagraphFont"/>
    <w:link w:val="Heading6"/>
    <w:rsid w:val="002E70CE"/>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2E70CE"/>
    <w:rPr>
      <w:rFonts w:eastAsiaTheme="minorEastAsia"/>
      <w:sz w:val="24"/>
      <w:szCs w:val="24"/>
    </w:rPr>
  </w:style>
  <w:style w:type="character" w:customStyle="1" w:styleId="Heading8Char">
    <w:name w:val="Heading 8 Char"/>
    <w:basedOn w:val="DefaultParagraphFont"/>
    <w:link w:val="Heading8"/>
    <w:uiPriority w:val="9"/>
    <w:semiHidden/>
    <w:rsid w:val="002E70CE"/>
    <w:rPr>
      <w:rFonts w:eastAsiaTheme="minorEastAsia"/>
      <w:i/>
      <w:iCs/>
      <w:sz w:val="24"/>
      <w:szCs w:val="24"/>
    </w:rPr>
  </w:style>
  <w:style w:type="character" w:customStyle="1" w:styleId="Heading9Char">
    <w:name w:val="Heading 9 Char"/>
    <w:basedOn w:val="DefaultParagraphFont"/>
    <w:link w:val="Heading9"/>
    <w:uiPriority w:val="9"/>
    <w:semiHidden/>
    <w:rsid w:val="002E70CE"/>
    <w:rPr>
      <w:rFonts w:asciiTheme="majorHAnsi" w:eastAsiaTheme="majorEastAsia" w:hAnsiTheme="majorHAnsi" w:cstheme="majorBidi"/>
    </w:rPr>
  </w:style>
  <w:style w:type="table" w:styleId="TableGrid">
    <w:name w:val="Table Grid"/>
    <w:basedOn w:val="TableNormal"/>
    <w:uiPriority w:val="39"/>
    <w:rsid w:val="004B4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122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D1220"/>
    <w:rPr>
      <w:i/>
      <w:iCs/>
    </w:rPr>
  </w:style>
  <w:style w:type="character" w:styleId="Strong">
    <w:name w:val="Strong"/>
    <w:basedOn w:val="DefaultParagraphFont"/>
    <w:uiPriority w:val="22"/>
    <w:qFormat/>
    <w:rsid w:val="000D1220"/>
    <w:rPr>
      <w:b/>
      <w:bCs/>
    </w:rPr>
  </w:style>
  <w:style w:type="character" w:styleId="Hyperlink">
    <w:name w:val="Hyperlink"/>
    <w:basedOn w:val="DefaultParagraphFont"/>
    <w:uiPriority w:val="99"/>
    <w:unhideWhenUsed/>
    <w:rsid w:val="00BD56D0"/>
    <w:rPr>
      <w:color w:val="0000FF"/>
      <w:u w:val="single"/>
    </w:rPr>
  </w:style>
  <w:style w:type="character" w:customStyle="1" w:styleId="notranslate">
    <w:name w:val="notranslate"/>
    <w:basedOn w:val="DefaultParagraphFont"/>
    <w:rsid w:val="00251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25258">
      <w:bodyDiv w:val="1"/>
      <w:marLeft w:val="0"/>
      <w:marRight w:val="0"/>
      <w:marTop w:val="0"/>
      <w:marBottom w:val="0"/>
      <w:divBdr>
        <w:top w:val="none" w:sz="0" w:space="0" w:color="auto"/>
        <w:left w:val="none" w:sz="0" w:space="0" w:color="auto"/>
        <w:bottom w:val="none" w:sz="0" w:space="0" w:color="auto"/>
        <w:right w:val="none" w:sz="0" w:space="0" w:color="auto"/>
      </w:divBdr>
    </w:div>
    <w:div w:id="280258985">
      <w:bodyDiv w:val="1"/>
      <w:marLeft w:val="0"/>
      <w:marRight w:val="0"/>
      <w:marTop w:val="0"/>
      <w:marBottom w:val="0"/>
      <w:divBdr>
        <w:top w:val="none" w:sz="0" w:space="0" w:color="auto"/>
        <w:left w:val="none" w:sz="0" w:space="0" w:color="auto"/>
        <w:bottom w:val="none" w:sz="0" w:space="0" w:color="auto"/>
        <w:right w:val="none" w:sz="0" w:space="0" w:color="auto"/>
      </w:divBdr>
    </w:div>
    <w:div w:id="468479556">
      <w:bodyDiv w:val="1"/>
      <w:marLeft w:val="0"/>
      <w:marRight w:val="0"/>
      <w:marTop w:val="0"/>
      <w:marBottom w:val="0"/>
      <w:divBdr>
        <w:top w:val="none" w:sz="0" w:space="0" w:color="auto"/>
        <w:left w:val="none" w:sz="0" w:space="0" w:color="auto"/>
        <w:bottom w:val="none" w:sz="0" w:space="0" w:color="auto"/>
        <w:right w:val="none" w:sz="0" w:space="0" w:color="auto"/>
      </w:divBdr>
      <w:divsChild>
        <w:div w:id="35393795">
          <w:marLeft w:val="0"/>
          <w:marRight w:val="0"/>
          <w:marTop w:val="0"/>
          <w:marBottom w:val="0"/>
          <w:divBdr>
            <w:top w:val="none" w:sz="0" w:space="0" w:color="auto"/>
            <w:left w:val="none" w:sz="0" w:space="0" w:color="auto"/>
            <w:bottom w:val="none" w:sz="0" w:space="0" w:color="auto"/>
            <w:right w:val="none" w:sz="0" w:space="0" w:color="auto"/>
          </w:divBdr>
        </w:div>
        <w:div w:id="1050034551">
          <w:marLeft w:val="0"/>
          <w:marRight w:val="0"/>
          <w:marTop w:val="0"/>
          <w:marBottom w:val="0"/>
          <w:divBdr>
            <w:top w:val="none" w:sz="0" w:space="0" w:color="auto"/>
            <w:left w:val="none" w:sz="0" w:space="0" w:color="auto"/>
            <w:bottom w:val="none" w:sz="0" w:space="0" w:color="auto"/>
            <w:right w:val="none" w:sz="0" w:space="0" w:color="auto"/>
          </w:divBdr>
        </w:div>
        <w:div w:id="9647247">
          <w:marLeft w:val="0"/>
          <w:marRight w:val="0"/>
          <w:marTop w:val="0"/>
          <w:marBottom w:val="0"/>
          <w:divBdr>
            <w:top w:val="none" w:sz="0" w:space="0" w:color="auto"/>
            <w:left w:val="none" w:sz="0" w:space="0" w:color="auto"/>
            <w:bottom w:val="none" w:sz="0" w:space="0" w:color="auto"/>
            <w:right w:val="none" w:sz="0" w:space="0" w:color="auto"/>
          </w:divBdr>
        </w:div>
        <w:div w:id="2044935319">
          <w:marLeft w:val="0"/>
          <w:marRight w:val="0"/>
          <w:marTop w:val="0"/>
          <w:marBottom w:val="0"/>
          <w:divBdr>
            <w:top w:val="none" w:sz="0" w:space="0" w:color="auto"/>
            <w:left w:val="none" w:sz="0" w:space="0" w:color="auto"/>
            <w:bottom w:val="none" w:sz="0" w:space="0" w:color="auto"/>
            <w:right w:val="none" w:sz="0" w:space="0" w:color="auto"/>
          </w:divBdr>
        </w:div>
        <w:div w:id="403725773">
          <w:marLeft w:val="0"/>
          <w:marRight w:val="0"/>
          <w:marTop w:val="0"/>
          <w:marBottom w:val="0"/>
          <w:divBdr>
            <w:top w:val="none" w:sz="0" w:space="0" w:color="auto"/>
            <w:left w:val="none" w:sz="0" w:space="0" w:color="auto"/>
            <w:bottom w:val="none" w:sz="0" w:space="0" w:color="auto"/>
            <w:right w:val="none" w:sz="0" w:space="0" w:color="auto"/>
          </w:divBdr>
        </w:div>
      </w:divsChild>
    </w:div>
    <w:div w:id="1093017127">
      <w:bodyDiv w:val="1"/>
      <w:marLeft w:val="0"/>
      <w:marRight w:val="0"/>
      <w:marTop w:val="0"/>
      <w:marBottom w:val="0"/>
      <w:divBdr>
        <w:top w:val="none" w:sz="0" w:space="0" w:color="auto"/>
        <w:left w:val="none" w:sz="0" w:space="0" w:color="auto"/>
        <w:bottom w:val="none" w:sz="0" w:space="0" w:color="auto"/>
        <w:right w:val="none" w:sz="0" w:space="0" w:color="auto"/>
      </w:divBdr>
    </w:div>
    <w:div w:id="1387413228">
      <w:bodyDiv w:val="1"/>
      <w:marLeft w:val="0"/>
      <w:marRight w:val="0"/>
      <w:marTop w:val="0"/>
      <w:marBottom w:val="0"/>
      <w:divBdr>
        <w:top w:val="none" w:sz="0" w:space="0" w:color="auto"/>
        <w:left w:val="none" w:sz="0" w:space="0" w:color="auto"/>
        <w:bottom w:val="none" w:sz="0" w:space="0" w:color="auto"/>
        <w:right w:val="none" w:sz="0" w:space="0" w:color="auto"/>
      </w:divBdr>
    </w:div>
    <w:div w:id="1500927269">
      <w:bodyDiv w:val="1"/>
      <w:marLeft w:val="0"/>
      <w:marRight w:val="0"/>
      <w:marTop w:val="0"/>
      <w:marBottom w:val="0"/>
      <w:divBdr>
        <w:top w:val="none" w:sz="0" w:space="0" w:color="auto"/>
        <w:left w:val="none" w:sz="0" w:space="0" w:color="auto"/>
        <w:bottom w:val="none" w:sz="0" w:space="0" w:color="auto"/>
        <w:right w:val="none" w:sz="0" w:space="0" w:color="auto"/>
      </w:divBdr>
    </w:div>
    <w:div w:id="1689942333">
      <w:bodyDiv w:val="1"/>
      <w:marLeft w:val="0"/>
      <w:marRight w:val="0"/>
      <w:marTop w:val="0"/>
      <w:marBottom w:val="0"/>
      <w:divBdr>
        <w:top w:val="none" w:sz="0" w:space="0" w:color="auto"/>
        <w:left w:val="none" w:sz="0" w:space="0" w:color="auto"/>
        <w:bottom w:val="none" w:sz="0" w:space="0" w:color="auto"/>
        <w:right w:val="none" w:sz="0" w:space="0" w:color="auto"/>
      </w:divBdr>
    </w:div>
    <w:div w:id="1824733969">
      <w:bodyDiv w:val="1"/>
      <w:marLeft w:val="0"/>
      <w:marRight w:val="0"/>
      <w:marTop w:val="0"/>
      <w:marBottom w:val="0"/>
      <w:divBdr>
        <w:top w:val="none" w:sz="0" w:space="0" w:color="auto"/>
        <w:left w:val="none" w:sz="0" w:space="0" w:color="auto"/>
        <w:bottom w:val="none" w:sz="0" w:space="0" w:color="auto"/>
        <w:right w:val="none" w:sz="0" w:space="0" w:color="auto"/>
      </w:divBdr>
    </w:div>
    <w:div w:id="1932858044">
      <w:bodyDiv w:val="1"/>
      <w:marLeft w:val="0"/>
      <w:marRight w:val="0"/>
      <w:marTop w:val="0"/>
      <w:marBottom w:val="0"/>
      <w:divBdr>
        <w:top w:val="none" w:sz="0" w:space="0" w:color="auto"/>
        <w:left w:val="none" w:sz="0" w:space="0" w:color="auto"/>
        <w:bottom w:val="none" w:sz="0" w:space="0" w:color="auto"/>
        <w:right w:val="none" w:sz="0" w:space="0" w:color="auto"/>
      </w:divBdr>
    </w:div>
    <w:div w:id="198496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Astragraphia.co.id" TargetMode="External"/><Relationship Id="rId28" Type="http://schemas.openxmlformats.org/officeDocument/2006/relationships/image" Target="media/image18.jpeg"/><Relationship Id="rId10" Type="http://schemas.openxmlformats.org/officeDocument/2006/relationships/header" Target="header2.xml"/><Relationship Id="rId19" Type="http://schemas.openxmlformats.org/officeDocument/2006/relationships/image" Target="media/image10.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7.jpeg"/><Relationship Id="rId30"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B7D6C-C2BF-4E7A-A6E8-F34592AED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3708</TotalTime>
  <Pages>52</Pages>
  <Words>8644</Words>
  <Characters>49273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Budianto</dc:creator>
  <cp:keywords/>
  <dc:description/>
  <cp:lastModifiedBy>Budianto</cp:lastModifiedBy>
  <cp:revision>31</cp:revision>
  <dcterms:created xsi:type="dcterms:W3CDTF">2020-10-18T05:08:00Z</dcterms:created>
  <dcterms:modified xsi:type="dcterms:W3CDTF">2021-03-10T07:04:00Z</dcterms:modified>
</cp:coreProperties>
</file>